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D9DA11" w14:textId="77777777" w:rsidR="000D1CCF" w:rsidRPr="00EA769C" w:rsidRDefault="000D1CCF" w:rsidP="00EA769C">
      <w:pPr>
        <w:rPr>
          <w:rFonts w:eastAsiaTheme="minorHAnsi"/>
        </w:rPr>
      </w:pPr>
    </w:p>
    <w:p w14:paraId="57B91EB8" w14:textId="77777777" w:rsidR="001935E8" w:rsidRPr="001935E8" w:rsidRDefault="001935E8" w:rsidP="001935E8">
      <w:r w:rsidRPr="001935E8">
        <w:rPr>
          <w:rFonts w:eastAsiaTheme="majorEastAsia"/>
        </w:rPr>
        <w:t>Front page</w:t>
      </w:r>
      <w:r w:rsidRPr="001935E8">
        <w:br/>
        <w:t xml:space="preserve">Please visit the </w:t>
      </w:r>
      <w:proofErr w:type="spellStart"/>
      <w:r w:rsidRPr="001935E8">
        <w:t>UiO</w:t>
      </w:r>
      <w:proofErr w:type="spellEnd"/>
      <w:r w:rsidRPr="001935E8">
        <w:t xml:space="preserve"> Library's</w:t>
      </w:r>
      <w:r w:rsidRPr="001935E8">
        <w:rPr>
          <w:rFonts w:eastAsiaTheme="majorEastAsia"/>
        </w:rPr>
        <w:t> </w:t>
      </w:r>
      <w:hyperlink r:id="rId8" w:history="1">
        <w:r w:rsidRPr="001935E8">
          <w:rPr>
            <w:rStyle w:val="Hyperlink"/>
            <w:rFonts w:eastAsiaTheme="majorEastAsia"/>
          </w:rPr>
          <w:t>pages regarding master's theses</w:t>
        </w:r>
      </w:hyperlink>
      <w:r w:rsidRPr="001935E8">
        <w:t xml:space="preserve">. The following needs to be included: Name of student, thesis title, “submitted as master's thesis at the Department of Psychology, University of Oslo», semester and year. Many students also want to include the </w:t>
      </w:r>
      <w:proofErr w:type="spellStart"/>
      <w:r w:rsidRPr="001935E8">
        <w:t>UiO</w:t>
      </w:r>
      <w:proofErr w:type="spellEnd"/>
      <w:r w:rsidRPr="001935E8">
        <w:t xml:space="preserve"> logo ("</w:t>
      </w:r>
      <w:hyperlink r:id="rId9" w:history="1">
        <w:r w:rsidRPr="001935E8">
          <w:rPr>
            <w:rStyle w:val="Hyperlink"/>
            <w:rFonts w:eastAsiaTheme="majorEastAsia"/>
          </w:rPr>
          <w:t>Apollon-</w:t>
        </w:r>
        <w:proofErr w:type="spellStart"/>
        <w:r w:rsidRPr="001935E8">
          <w:rPr>
            <w:rStyle w:val="Hyperlink"/>
            <w:rFonts w:eastAsiaTheme="majorEastAsia"/>
          </w:rPr>
          <w:t>merket</w:t>
        </w:r>
        <w:proofErr w:type="spellEnd"/>
      </w:hyperlink>
      <w:r w:rsidRPr="001935E8">
        <w:t>").</w:t>
      </w:r>
    </w:p>
    <w:p w14:paraId="73DC68C9" w14:textId="77777777" w:rsidR="001935E8" w:rsidRDefault="001935E8" w:rsidP="001935E8"/>
    <w:p w14:paraId="59A3490A" w14:textId="475C7E5A" w:rsidR="001935E8" w:rsidRDefault="001935E8" w:rsidP="001935E8">
      <w:pPr>
        <w:rPr>
          <w:rFonts w:eastAsiaTheme="minorHAnsi"/>
        </w:rPr>
      </w:pPr>
      <w:r>
        <w:rPr>
          <w:rFonts w:eastAsiaTheme="minorHAnsi"/>
        </w:rPr>
        <w:br w:type="page"/>
      </w:r>
    </w:p>
    <w:p w14:paraId="7D64CCAF" w14:textId="38D5F3ED" w:rsidR="003E72D0" w:rsidRDefault="003E72D0" w:rsidP="003E72D0">
      <w:pPr>
        <w:pStyle w:val="Style1"/>
      </w:pPr>
      <w:bookmarkStart w:id="0" w:name="_Toc197292334"/>
      <w:r>
        <w:lastRenderedPageBreak/>
        <w:t>Acknowledgements</w:t>
      </w:r>
      <w:bookmarkEnd w:id="0"/>
    </w:p>
    <w:p w14:paraId="0C9709FB" w14:textId="77777777" w:rsidR="003E72D0" w:rsidRDefault="003E72D0" w:rsidP="003E72D0"/>
    <w:p w14:paraId="1148C8E3" w14:textId="77777777" w:rsidR="003E72D0" w:rsidRDefault="003E72D0" w:rsidP="003E72D0"/>
    <w:p w14:paraId="738E9AB6" w14:textId="77777777" w:rsidR="003E72D0" w:rsidRDefault="003E72D0" w:rsidP="003E72D0"/>
    <w:p w14:paraId="59E31937" w14:textId="77777777" w:rsidR="003E72D0" w:rsidRDefault="003E72D0" w:rsidP="003E72D0"/>
    <w:p w14:paraId="77006616" w14:textId="77777777" w:rsidR="003E72D0" w:rsidRDefault="003E72D0" w:rsidP="003E72D0">
      <w:pPr>
        <w:pStyle w:val="Style1"/>
      </w:pPr>
    </w:p>
    <w:p w14:paraId="5C72B28B" w14:textId="77777777" w:rsidR="003E72D0" w:rsidRDefault="003E72D0" w:rsidP="001935E8"/>
    <w:p w14:paraId="770FE1BD" w14:textId="77777777" w:rsidR="003E72D0" w:rsidRDefault="003E72D0">
      <w:pPr>
        <w:spacing w:line="240" w:lineRule="auto"/>
      </w:pPr>
      <w:r>
        <w:br w:type="page"/>
      </w:r>
    </w:p>
    <w:p w14:paraId="3024F51F" w14:textId="775E5D11" w:rsidR="003E72D0" w:rsidRDefault="003E72D0" w:rsidP="003E72D0">
      <w:pPr>
        <w:pStyle w:val="Style1"/>
      </w:pPr>
      <w:bookmarkStart w:id="1" w:name="_Toc197292335"/>
      <w:r>
        <w:lastRenderedPageBreak/>
        <w:t>Abstract</w:t>
      </w:r>
      <w:bookmarkEnd w:id="1"/>
    </w:p>
    <w:p w14:paraId="13050A35" w14:textId="375417E1" w:rsidR="001935E8" w:rsidRPr="001935E8" w:rsidRDefault="001935E8" w:rsidP="001935E8">
      <w:r w:rsidRPr="001935E8">
        <w:t>The thesis must have an abstract of up to 500 words. This should be placed after the title page and before the table of contents. The abstract should have the same standard as the rest of the thesis with regards to font, paragraph and margin. The abstract should be written on one page and the following needs to be included:</w:t>
      </w:r>
    </w:p>
    <w:p w14:paraId="4365412F" w14:textId="77777777" w:rsidR="001935E8" w:rsidRPr="001935E8" w:rsidRDefault="001935E8" w:rsidP="001935E8">
      <w:r w:rsidRPr="001935E8">
        <w:t>Name of author</w:t>
      </w:r>
    </w:p>
    <w:p w14:paraId="1E828F2E" w14:textId="77777777" w:rsidR="001935E8" w:rsidRPr="001935E8" w:rsidRDefault="001935E8" w:rsidP="001935E8">
      <w:r w:rsidRPr="001935E8">
        <w:t>Title of thesis</w:t>
      </w:r>
    </w:p>
    <w:p w14:paraId="11BB88CB" w14:textId="77777777" w:rsidR="001935E8" w:rsidRPr="001935E8" w:rsidRDefault="001935E8" w:rsidP="001935E8">
      <w:r w:rsidRPr="001935E8">
        <w:t>Name of supervisor</w:t>
      </w:r>
    </w:p>
    <w:p w14:paraId="627B863F" w14:textId="77777777" w:rsidR="001935E8" w:rsidRPr="001935E8" w:rsidRDefault="001935E8" w:rsidP="001935E8">
      <w:r w:rsidRPr="001935E8">
        <w:t>A short presentation of the research question(s)</w:t>
      </w:r>
    </w:p>
    <w:p w14:paraId="37DA0910" w14:textId="77777777" w:rsidR="001935E8" w:rsidRPr="001935E8" w:rsidRDefault="001935E8" w:rsidP="001935E8">
      <w:r w:rsidRPr="001935E8">
        <w:t xml:space="preserve">In </w:t>
      </w:r>
      <w:proofErr w:type="gramStart"/>
      <w:r w:rsidRPr="001935E8">
        <w:t>an  empirical</w:t>
      </w:r>
      <w:proofErr w:type="gramEnd"/>
      <w:r w:rsidRPr="001935E8">
        <w:t xml:space="preserve"> thesis you give an overview of who the participants were, the design and the methods that were used. The most important results are presented briefly. The student clarifies whether the work is an independent research project or whether it is part of a larger project. Moreover, information must be given on the collection of data, whether it was done by the student or based on already existing data material.</w:t>
      </w:r>
    </w:p>
    <w:p w14:paraId="429A6D0D" w14:textId="77777777" w:rsidR="001935E8" w:rsidRPr="001935E8" w:rsidRDefault="001935E8" w:rsidP="001935E8">
      <w:r w:rsidRPr="001935E8">
        <w:t xml:space="preserve">In a theoretical thesis the abstract consists of, in addition to the research questions, a short presentation of the different theoretical positions that are presented and </w:t>
      </w:r>
      <w:proofErr w:type="spellStart"/>
      <w:r w:rsidRPr="001935E8">
        <w:t>analysed</w:t>
      </w:r>
      <w:proofErr w:type="spellEnd"/>
      <w:r w:rsidRPr="001935E8">
        <w:t>. Finally, a few sentences should be written on the main conclusions.</w:t>
      </w:r>
    </w:p>
    <w:p w14:paraId="6B59B2E6" w14:textId="6B31074E" w:rsidR="00427CEF" w:rsidRPr="001935E8" w:rsidRDefault="001935E8" w:rsidP="001935E8">
      <w:pPr>
        <w:rPr>
          <w:rFonts w:eastAsiaTheme="minorHAnsi"/>
        </w:rPr>
      </w:pPr>
      <w:r w:rsidRPr="001935E8">
        <w:rPr>
          <w:rFonts w:eastAsiaTheme="minorHAnsi"/>
        </w:rPr>
        <w:br w:type="page"/>
      </w:r>
    </w:p>
    <w:sdt>
      <w:sdtPr>
        <w:rPr>
          <w:rFonts w:ascii="Times New Roman" w:eastAsia="Times New Roman" w:hAnsi="Times New Roman" w:cs="Times New Roman"/>
          <w:b w:val="0"/>
          <w:bCs w:val="0"/>
          <w:color w:val="auto"/>
          <w:sz w:val="24"/>
          <w:szCs w:val="24"/>
        </w:rPr>
        <w:id w:val="2131512686"/>
        <w:docPartObj>
          <w:docPartGallery w:val="Table of Contents"/>
          <w:docPartUnique/>
        </w:docPartObj>
      </w:sdtPr>
      <w:sdtEndPr>
        <w:rPr>
          <w:noProof/>
        </w:rPr>
      </w:sdtEndPr>
      <w:sdtContent>
        <w:p w14:paraId="39555B83" w14:textId="262DA102" w:rsidR="00C464C2" w:rsidRPr="00541CA3" w:rsidRDefault="00C464C2">
          <w:pPr>
            <w:pStyle w:val="TOCHeading"/>
            <w:rPr>
              <w:rFonts w:ascii="Times New Roman" w:hAnsi="Times New Roman" w:cs="Times New Roman"/>
              <w:sz w:val="24"/>
              <w:szCs w:val="24"/>
            </w:rPr>
          </w:pPr>
          <w:r w:rsidRPr="00541CA3">
            <w:rPr>
              <w:rFonts w:ascii="Times New Roman" w:hAnsi="Times New Roman" w:cs="Times New Roman"/>
              <w:sz w:val="24"/>
              <w:szCs w:val="24"/>
            </w:rPr>
            <w:t>Table of Contents</w:t>
          </w:r>
        </w:p>
        <w:p w14:paraId="3D273CD4" w14:textId="7A1B9282" w:rsidR="008D3496" w:rsidRDefault="00ED3E68">
          <w:pPr>
            <w:pStyle w:val="TOC1"/>
            <w:tabs>
              <w:tab w:val="right" w:leader="dot" w:pos="9350"/>
            </w:tabs>
            <w:rPr>
              <w:rFonts w:eastAsiaTheme="minorEastAsia" w:cstheme="minorBidi"/>
              <w:b w:val="0"/>
              <w:bCs w:val="0"/>
              <w:caps w:val="0"/>
              <w:noProof/>
              <w:kern w:val="2"/>
              <w:sz w:val="24"/>
              <w:szCs w:val="24"/>
              <w14:ligatures w14:val="standardContextual"/>
            </w:rPr>
          </w:pPr>
          <w:r w:rsidRPr="00541CA3">
            <w:rPr>
              <w:rFonts w:ascii="Times New Roman" w:hAnsi="Times New Roman"/>
              <w:i/>
              <w:iCs/>
              <w:caps w:val="0"/>
            </w:rPr>
            <w:fldChar w:fldCharType="begin"/>
          </w:r>
          <w:r w:rsidRPr="00541CA3">
            <w:rPr>
              <w:rFonts w:ascii="Times New Roman" w:hAnsi="Times New Roman"/>
              <w:i/>
              <w:iCs/>
              <w:caps w:val="0"/>
            </w:rPr>
            <w:instrText xml:space="preserve"> TOC \o "1-5" \h \z \u </w:instrText>
          </w:r>
          <w:r w:rsidRPr="00541CA3">
            <w:rPr>
              <w:rFonts w:ascii="Times New Roman" w:hAnsi="Times New Roman"/>
              <w:i/>
              <w:iCs/>
              <w:caps w:val="0"/>
            </w:rPr>
            <w:fldChar w:fldCharType="separate"/>
          </w:r>
          <w:hyperlink w:anchor="_Toc197292334" w:history="1">
            <w:r w:rsidR="008D3496" w:rsidRPr="0027167C">
              <w:rPr>
                <w:rStyle w:val="Hyperlink"/>
                <w:noProof/>
              </w:rPr>
              <w:t>Acknowledgements</w:t>
            </w:r>
            <w:r w:rsidR="008D3496">
              <w:rPr>
                <w:noProof/>
                <w:webHidden/>
              </w:rPr>
              <w:tab/>
            </w:r>
            <w:r w:rsidR="008D3496">
              <w:rPr>
                <w:noProof/>
                <w:webHidden/>
              </w:rPr>
              <w:fldChar w:fldCharType="begin"/>
            </w:r>
            <w:r w:rsidR="008D3496">
              <w:rPr>
                <w:noProof/>
                <w:webHidden/>
              </w:rPr>
              <w:instrText xml:space="preserve"> PAGEREF _Toc197292334 \h </w:instrText>
            </w:r>
            <w:r w:rsidR="008D3496">
              <w:rPr>
                <w:noProof/>
                <w:webHidden/>
              </w:rPr>
            </w:r>
            <w:r w:rsidR="008D3496">
              <w:rPr>
                <w:noProof/>
                <w:webHidden/>
              </w:rPr>
              <w:fldChar w:fldCharType="separate"/>
            </w:r>
            <w:r w:rsidR="008D3496">
              <w:rPr>
                <w:noProof/>
                <w:webHidden/>
              </w:rPr>
              <w:t>2</w:t>
            </w:r>
            <w:r w:rsidR="008D3496">
              <w:rPr>
                <w:noProof/>
                <w:webHidden/>
              </w:rPr>
              <w:fldChar w:fldCharType="end"/>
            </w:r>
          </w:hyperlink>
        </w:p>
        <w:p w14:paraId="255553C7" w14:textId="13038064" w:rsidR="008D3496" w:rsidRDefault="008D3496">
          <w:pPr>
            <w:pStyle w:val="TOC1"/>
            <w:tabs>
              <w:tab w:val="right" w:leader="dot" w:pos="9350"/>
            </w:tabs>
            <w:rPr>
              <w:rFonts w:eastAsiaTheme="minorEastAsia" w:cstheme="minorBidi"/>
              <w:b w:val="0"/>
              <w:bCs w:val="0"/>
              <w:caps w:val="0"/>
              <w:noProof/>
              <w:kern w:val="2"/>
              <w:sz w:val="24"/>
              <w:szCs w:val="24"/>
              <w14:ligatures w14:val="standardContextual"/>
            </w:rPr>
          </w:pPr>
          <w:hyperlink w:anchor="_Toc197292335" w:history="1">
            <w:r w:rsidRPr="0027167C">
              <w:rPr>
                <w:rStyle w:val="Hyperlink"/>
                <w:noProof/>
              </w:rPr>
              <w:t>Abstract</w:t>
            </w:r>
            <w:r>
              <w:rPr>
                <w:noProof/>
                <w:webHidden/>
              </w:rPr>
              <w:tab/>
            </w:r>
            <w:r>
              <w:rPr>
                <w:noProof/>
                <w:webHidden/>
              </w:rPr>
              <w:fldChar w:fldCharType="begin"/>
            </w:r>
            <w:r>
              <w:rPr>
                <w:noProof/>
                <w:webHidden/>
              </w:rPr>
              <w:instrText xml:space="preserve"> PAGEREF _Toc197292335 \h </w:instrText>
            </w:r>
            <w:r>
              <w:rPr>
                <w:noProof/>
                <w:webHidden/>
              </w:rPr>
            </w:r>
            <w:r>
              <w:rPr>
                <w:noProof/>
                <w:webHidden/>
              </w:rPr>
              <w:fldChar w:fldCharType="separate"/>
            </w:r>
            <w:r>
              <w:rPr>
                <w:noProof/>
                <w:webHidden/>
              </w:rPr>
              <w:t>3</w:t>
            </w:r>
            <w:r>
              <w:rPr>
                <w:noProof/>
                <w:webHidden/>
              </w:rPr>
              <w:fldChar w:fldCharType="end"/>
            </w:r>
          </w:hyperlink>
        </w:p>
        <w:p w14:paraId="557BCD10" w14:textId="57142946" w:rsidR="008D3496" w:rsidRDefault="008D3496">
          <w:pPr>
            <w:pStyle w:val="TOC1"/>
            <w:tabs>
              <w:tab w:val="right" w:leader="dot" w:pos="9350"/>
            </w:tabs>
            <w:rPr>
              <w:rFonts w:eastAsiaTheme="minorEastAsia" w:cstheme="minorBidi"/>
              <w:b w:val="0"/>
              <w:bCs w:val="0"/>
              <w:caps w:val="0"/>
              <w:noProof/>
              <w:kern w:val="2"/>
              <w:sz w:val="24"/>
              <w:szCs w:val="24"/>
              <w14:ligatures w14:val="standardContextual"/>
            </w:rPr>
          </w:pPr>
          <w:hyperlink w:anchor="_Toc197292336" w:history="1">
            <w:r w:rsidRPr="0027167C">
              <w:rPr>
                <w:rStyle w:val="Hyperlink"/>
                <w:rFonts w:eastAsiaTheme="minorHAnsi"/>
                <w:noProof/>
              </w:rPr>
              <w:t>Introduction</w:t>
            </w:r>
            <w:r>
              <w:rPr>
                <w:noProof/>
                <w:webHidden/>
              </w:rPr>
              <w:tab/>
            </w:r>
            <w:r>
              <w:rPr>
                <w:noProof/>
                <w:webHidden/>
              </w:rPr>
              <w:fldChar w:fldCharType="begin"/>
            </w:r>
            <w:r>
              <w:rPr>
                <w:noProof/>
                <w:webHidden/>
              </w:rPr>
              <w:instrText xml:space="preserve"> PAGEREF _Toc197292336 \h </w:instrText>
            </w:r>
            <w:r>
              <w:rPr>
                <w:noProof/>
                <w:webHidden/>
              </w:rPr>
            </w:r>
            <w:r>
              <w:rPr>
                <w:noProof/>
                <w:webHidden/>
              </w:rPr>
              <w:fldChar w:fldCharType="separate"/>
            </w:r>
            <w:r>
              <w:rPr>
                <w:noProof/>
                <w:webHidden/>
              </w:rPr>
              <w:t>6</w:t>
            </w:r>
            <w:r>
              <w:rPr>
                <w:noProof/>
                <w:webHidden/>
              </w:rPr>
              <w:fldChar w:fldCharType="end"/>
            </w:r>
          </w:hyperlink>
        </w:p>
        <w:p w14:paraId="0976BB81" w14:textId="319FA74A" w:rsidR="008D3496" w:rsidRDefault="008D3496">
          <w:pPr>
            <w:pStyle w:val="TOC2"/>
            <w:tabs>
              <w:tab w:val="right" w:leader="dot" w:pos="9350"/>
            </w:tabs>
            <w:rPr>
              <w:rFonts w:eastAsiaTheme="minorEastAsia" w:cstheme="minorBidi"/>
              <w:smallCaps w:val="0"/>
              <w:noProof/>
              <w:kern w:val="2"/>
              <w:sz w:val="24"/>
              <w:szCs w:val="24"/>
              <w14:ligatures w14:val="standardContextual"/>
            </w:rPr>
          </w:pPr>
          <w:hyperlink w:anchor="_Toc197292337" w:history="1">
            <w:r w:rsidRPr="0027167C">
              <w:rPr>
                <w:rStyle w:val="Hyperlink"/>
                <w:noProof/>
              </w:rPr>
              <w:t>Obsessive-Compulsive Disorder</w:t>
            </w:r>
            <w:r>
              <w:rPr>
                <w:noProof/>
                <w:webHidden/>
              </w:rPr>
              <w:tab/>
            </w:r>
            <w:r>
              <w:rPr>
                <w:noProof/>
                <w:webHidden/>
              </w:rPr>
              <w:fldChar w:fldCharType="begin"/>
            </w:r>
            <w:r>
              <w:rPr>
                <w:noProof/>
                <w:webHidden/>
              </w:rPr>
              <w:instrText xml:space="preserve"> PAGEREF _Toc197292337 \h </w:instrText>
            </w:r>
            <w:r>
              <w:rPr>
                <w:noProof/>
                <w:webHidden/>
              </w:rPr>
            </w:r>
            <w:r>
              <w:rPr>
                <w:noProof/>
                <w:webHidden/>
              </w:rPr>
              <w:fldChar w:fldCharType="separate"/>
            </w:r>
            <w:r>
              <w:rPr>
                <w:noProof/>
                <w:webHidden/>
              </w:rPr>
              <w:t>6</w:t>
            </w:r>
            <w:r>
              <w:rPr>
                <w:noProof/>
                <w:webHidden/>
              </w:rPr>
              <w:fldChar w:fldCharType="end"/>
            </w:r>
          </w:hyperlink>
        </w:p>
        <w:p w14:paraId="2B03EB6D" w14:textId="4929B541" w:rsidR="008D3496" w:rsidRDefault="008D3496">
          <w:pPr>
            <w:pStyle w:val="TOC2"/>
            <w:tabs>
              <w:tab w:val="right" w:leader="dot" w:pos="9350"/>
            </w:tabs>
            <w:rPr>
              <w:rFonts w:eastAsiaTheme="minorEastAsia" w:cstheme="minorBidi"/>
              <w:smallCaps w:val="0"/>
              <w:noProof/>
              <w:kern w:val="2"/>
              <w:sz w:val="24"/>
              <w:szCs w:val="24"/>
              <w14:ligatures w14:val="standardContextual"/>
            </w:rPr>
          </w:pPr>
          <w:hyperlink w:anchor="_Toc197292338" w:history="1">
            <w:r w:rsidRPr="0027167C">
              <w:rPr>
                <w:rStyle w:val="Hyperlink"/>
                <w:noProof/>
              </w:rPr>
              <w:t>Neurobiology of OCD</w:t>
            </w:r>
            <w:r>
              <w:rPr>
                <w:noProof/>
                <w:webHidden/>
              </w:rPr>
              <w:tab/>
            </w:r>
            <w:r>
              <w:rPr>
                <w:noProof/>
                <w:webHidden/>
              </w:rPr>
              <w:fldChar w:fldCharType="begin"/>
            </w:r>
            <w:r>
              <w:rPr>
                <w:noProof/>
                <w:webHidden/>
              </w:rPr>
              <w:instrText xml:space="preserve"> PAGEREF _Toc197292338 \h </w:instrText>
            </w:r>
            <w:r>
              <w:rPr>
                <w:noProof/>
                <w:webHidden/>
              </w:rPr>
            </w:r>
            <w:r>
              <w:rPr>
                <w:noProof/>
                <w:webHidden/>
              </w:rPr>
              <w:fldChar w:fldCharType="separate"/>
            </w:r>
            <w:r>
              <w:rPr>
                <w:noProof/>
                <w:webHidden/>
              </w:rPr>
              <w:t>8</w:t>
            </w:r>
            <w:r>
              <w:rPr>
                <w:noProof/>
                <w:webHidden/>
              </w:rPr>
              <w:fldChar w:fldCharType="end"/>
            </w:r>
          </w:hyperlink>
        </w:p>
        <w:p w14:paraId="506B8AD7" w14:textId="22CB7C6B" w:rsidR="008D3496" w:rsidRDefault="008D3496">
          <w:pPr>
            <w:pStyle w:val="TOC2"/>
            <w:tabs>
              <w:tab w:val="right" w:leader="dot" w:pos="9350"/>
            </w:tabs>
            <w:rPr>
              <w:rFonts w:eastAsiaTheme="minorEastAsia" w:cstheme="minorBidi"/>
              <w:smallCaps w:val="0"/>
              <w:noProof/>
              <w:kern w:val="2"/>
              <w:sz w:val="24"/>
              <w:szCs w:val="24"/>
              <w14:ligatures w14:val="standardContextual"/>
            </w:rPr>
          </w:pPr>
          <w:hyperlink w:anchor="_Toc197292339" w:history="1">
            <w:r w:rsidRPr="0027167C">
              <w:rPr>
                <w:rStyle w:val="Hyperlink"/>
                <w:noProof/>
              </w:rPr>
              <w:t>Informant Discrepancies</w:t>
            </w:r>
            <w:r>
              <w:rPr>
                <w:noProof/>
                <w:webHidden/>
              </w:rPr>
              <w:tab/>
            </w:r>
            <w:r>
              <w:rPr>
                <w:noProof/>
                <w:webHidden/>
              </w:rPr>
              <w:fldChar w:fldCharType="begin"/>
            </w:r>
            <w:r>
              <w:rPr>
                <w:noProof/>
                <w:webHidden/>
              </w:rPr>
              <w:instrText xml:space="preserve"> PAGEREF _Toc197292339 \h </w:instrText>
            </w:r>
            <w:r>
              <w:rPr>
                <w:noProof/>
                <w:webHidden/>
              </w:rPr>
            </w:r>
            <w:r>
              <w:rPr>
                <w:noProof/>
                <w:webHidden/>
              </w:rPr>
              <w:fldChar w:fldCharType="separate"/>
            </w:r>
            <w:r>
              <w:rPr>
                <w:noProof/>
                <w:webHidden/>
              </w:rPr>
              <w:t>10</w:t>
            </w:r>
            <w:r>
              <w:rPr>
                <w:noProof/>
                <w:webHidden/>
              </w:rPr>
              <w:fldChar w:fldCharType="end"/>
            </w:r>
          </w:hyperlink>
        </w:p>
        <w:p w14:paraId="48BA3691" w14:textId="40F03D23" w:rsidR="008D3496" w:rsidRDefault="008D3496">
          <w:pPr>
            <w:pStyle w:val="TOC2"/>
            <w:tabs>
              <w:tab w:val="right" w:leader="dot" w:pos="9350"/>
            </w:tabs>
            <w:rPr>
              <w:rFonts w:eastAsiaTheme="minorEastAsia" w:cstheme="minorBidi"/>
              <w:smallCaps w:val="0"/>
              <w:noProof/>
              <w:kern w:val="2"/>
              <w:sz w:val="24"/>
              <w:szCs w:val="24"/>
              <w14:ligatures w14:val="standardContextual"/>
            </w:rPr>
          </w:pPr>
          <w:hyperlink w:anchor="_Toc197292340" w:history="1">
            <w:r w:rsidRPr="0027167C">
              <w:rPr>
                <w:rStyle w:val="Hyperlink"/>
                <w:noProof/>
              </w:rPr>
              <w:t>Statistical Learning</w:t>
            </w:r>
            <w:r>
              <w:rPr>
                <w:noProof/>
                <w:webHidden/>
              </w:rPr>
              <w:tab/>
            </w:r>
            <w:r>
              <w:rPr>
                <w:noProof/>
                <w:webHidden/>
              </w:rPr>
              <w:fldChar w:fldCharType="begin"/>
            </w:r>
            <w:r>
              <w:rPr>
                <w:noProof/>
                <w:webHidden/>
              </w:rPr>
              <w:instrText xml:space="preserve"> PAGEREF _Toc197292340 \h </w:instrText>
            </w:r>
            <w:r>
              <w:rPr>
                <w:noProof/>
                <w:webHidden/>
              </w:rPr>
            </w:r>
            <w:r>
              <w:rPr>
                <w:noProof/>
                <w:webHidden/>
              </w:rPr>
              <w:fldChar w:fldCharType="separate"/>
            </w:r>
            <w:r>
              <w:rPr>
                <w:noProof/>
                <w:webHidden/>
              </w:rPr>
              <w:t>13</w:t>
            </w:r>
            <w:r>
              <w:rPr>
                <w:noProof/>
                <w:webHidden/>
              </w:rPr>
              <w:fldChar w:fldCharType="end"/>
            </w:r>
          </w:hyperlink>
        </w:p>
        <w:p w14:paraId="2ACC3810" w14:textId="682140A0" w:rsidR="008D3496" w:rsidRDefault="008D3496">
          <w:pPr>
            <w:pStyle w:val="TOC3"/>
            <w:tabs>
              <w:tab w:val="right" w:leader="dot" w:pos="9350"/>
            </w:tabs>
            <w:rPr>
              <w:rFonts w:eastAsiaTheme="minorEastAsia" w:cstheme="minorBidi"/>
              <w:i w:val="0"/>
              <w:iCs w:val="0"/>
              <w:noProof/>
              <w:kern w:val="2"/>
              <w:sz w:val="24"/>
              <w:szCs w:val="24"/>
              <w14:ligatures w14:val="standardContextual"/>
            </w:rPr>
          </w:pPr>
          <w:hyperlink w:anchor="_Toc197292341" w:history="1">
            <w:r w:rsidRPr="0027167C">
              <w:rPr>
                <w:rStyle w:val="Hyperlink"/>
                <w:noProof/>
              </w:rPr>
              <w:t>Learning methods</w:t>
            </w:r>
            <w:r>
              <w:rPr>
                <w:noProof/>
                <w:webHidden/>
              </w:rPr>
              <w:tab/>
            </w:r>
            <w:r>
              <w:rPr>
                <w:noProof/>
                <w:webHidden/>
              </w:rPr>
              <w:fldChar w:fldCharType="begin"/>
            </w:r>
            <w:r>
              <w:rPr>
                <w:noProof/>
                <w:webHidden/>
              </w:rPr>
              <w:instrText xml:space="preserve"> PAGEREF _Toc197292341 \h </w:instrText>
            </w:r>
            <w:r>
              <w:rPr>
                <w:noProof/>
                <w:webHidden/>
              </w:rPr>
            </w:r>
            <w:r>
              <w:rPr>
                <w:noProof/>
                <w:webHidden/>
              </w:rPr>
              <w:fldChar w:fldCharType="separate"/>
            </w:r>
            <w:r>
              <w:rPr>
                <w:noProof/>
                <w:webHidden/>
              </w:rPr>
              <w:t>13</w:t>
            </w:r>
            <w:r>
              <w:rPr>
                <w:noProof/>
                <w:webHidden/>
              </w:rPr>
              <w:fldChar w:fldCharType="end"/>
            </w:r>
          </w:hyperlink>
        </w:p>
        <w:p w14:paraId="778F7A0D" w14:textId="0E8A021B" w:rsidR="008D3496" w:rsidRDefault="008D3496">
          <w:pPr>
            <w:pStyle w:val="TOC4"/>
            <w:tabs>
              <w:tab w:val="right" w:leader="dot" w:pos="9350"/>
            </w:tabs>
            <w:rPr>
              <w:rFonts w:eastAsiaTheme="minorEastAsia" w:cstheme="minorBidi"/>
              <w:noProof/>
              <w:kern w:val="2"/>
              <w:sz w:val="24"/>
              <w:szCs w:val="24"/>
              <w14:ligatures w14:val="standardContextual"/>
            </w:rPr>
          </w:pPr>
          <w:hyperlink w:anchor="_Toc197292342" w:history="1">
            <w:r w:rsidRPr="0027167C">
              <w:rPr>
                <w:rStyle w:val="Hyperlink"/>
                <w:noProof/>
              </w:rPr>
              <w:t>Linear Model</w:t>
            </w:r>
            <w:r>
              <w:rPr>
                <w:noProof/>
                <w:webHidden/>
              </w:rPr>
              <w:tab/>
            </w:r>
            <w:r>
              <w:rPr>
                <w:noProof/>
                <w:webHidden/>
              </w:rPr>
              <w:fldChar w:fldCharType="begin"/>
            </w:r>
            <w:r>
              <w:rPr>
                <w:noProof/>
                <w:webHidden/>
              </w:rPr>
              <w:instrText xml:space="preserve"> PAGEREF _Toc197292342 \h </w:instrText>
            </w:r>
            <w:r>
              <w:rPr>
                <w:noProof/>
                <w:webHidden/>
              </w:rPr>
            </w:r>
            <w:r>
              <w:rPr>
                <w:noProof/>
                <w:webHidden/>
              </w:rPr>
              <w:fldChar w:fldCharType="separate"/>
            </w:r>
            <w:r>
              <w:rPr>
                <w:noProof/>
                <w:webHidden/>
              </w:rPr>
              <w:t>13</w:t>
            </w:r>
            <w:r>
              <w:rPr>
                <w:noProof/>
                <w:webHidden/>
              </w:rPr>
              <w:fldChar w:fldCharType="end"/>
            </w:r>
          </w:hyperlink>
        </w:p>
        <w:p w14:paraId="564A466C" w14:textId="616095BD" w:rsidR="008D3496" w:rsidRDefault="008D3496">
          <w:pPr>
            <w:pStyle w:val="TOC4"/>
            <w:tabs>
              <w:tab w:val="right" w:leader="dot" w:pos="9350"/>
            </w:tabs>
            <w:rPr>
              <w:rFonts w:eastAsiaTheme="minorEastAsia" w:cstheme="minorBidi"/>
              <w:noProof/>
              <w:kern w:val="2"/>
              <w:sz w:val="24"/>
              <w:szCs w:val="24"/>
              <w14:ligatures w14:val="standardContextual"/>
            </w:rPr>
          </w:pPr>
          <w:hyperlink w:anchor="_Toc197292343" w:history="1">
            <w:r w:rsidRPr="0027167C">
              <w:rPr>
                <w:rStyle w:val="Hyperlink"/>
                <w:noProof/>
              </w:rPr>
              <w:t>Decision Trees</w:t>
            </w:r>
            <w:r>
              <w:rPr>
                <w:noProof/>
                <w:webHidden/>
              </w:rPr>
              <w:tab/>
            </w:r>
            <w:r>
              <w:rPr>
                <w:noProof/>
                <w:webHidden/>
              </w:rPr>
              <w:fldChar w:fldCharType="begin"/>
            </w:r>
            <w:r>
              <w:rPr>
                <w:noProof/>
                <w:webHidden/>
              </w:rPr>
              <w:instrText xml:space="preserve"> PAGEREF _Toc197292343 \h </w:instrText>
            </w:r>
            <w:r>
              <w:rPr>
                <w:noProof/>
                <w:webHidden/>
              </w:rPr>
            </w:r>
            <w:r>
              <w:rPr>
                <w:noProof/>
                <w:webHidden/>
              </w:rPr>
              <w:fldChar w:fldCharType="separate"/>
            </w:r>
            <w:r>
              <w:rPr>
                <w:noProof/>
                <w:webHidden/>
              </w:rPr>
              <w:t>13</w:t>
            </w:r>
            <w:r>
              <w:rPr>
                <w:noProof/>
                <w:webHidden/>
              </w:rPr>
              <w:fldChar w:fldCharType="end"/>
            </w:r>
          </w:hyperlink>
        </w:p>
        <w:p w14:paraId="7A7C8741" w14:textId="6EB4CA6F" w:rsidR="008D3496" w:rsidRDefault="008D3496">
          <w:pPr>
            <w:pStyle w:val="TOC4"/>
            <w:tabs>
              <w:tab w:val="right" w:leader="dot" w:pos="9350"/>
            </w:tabs>
            <w:rPr>
              <w:rFonts w:eastAsiaTheme="minorEastAsia" w:cstheme="minorBidi"/>
              <w:noProof/>
              <w:kern w:val="2"/>
              <w:sz w:val="24"/>
              <w:szCs w:val="24"/>
              <w14:ligatures w14:val="standardContextual"/>
            </w:rPr>
          </w:pPr>
          <w:hyperlink w:anchor="_Toc197292344" w:history="1">
            <w:r w:rsidRPr="0027167C">
              <w:rPr>
                <w:rStyle w:val="Hyperlink"/>
                <w:noProof/>
              </w:rPr>
              <w:t>Boosting</w:t>
            </w:r>
            <w:r>
              <w:rPr>
                <w:noProof/>
                <w:webHidden/>
              </w:rPr>
              <w:tab/>
            </w:r>
            <w:r>
              <w:rPr>
                <w:noProof/>
                <w:webHidden/>
              </w:rPr>
              <w:fldChar w:fldCharType="begin"/>
            </w:r>
            <w:r>
              <w:rPr>
                <w:noProof/>
                <w:webHidden/>
              </w:rPr>
              <w:instrText xml:space="preserve"> PAGEREF _Toc197292344 \h </w:instrText>
            </w:r>
            <w:r>
              <w:rPr>
                <w:noProof/>
                <w:webHidden/>
              </w:rPr>
            </w:r>
            <w:r>
              <w:rPr>
                <w:noProof/>
                <w:webHidden/>
              </w:rPr>
              <w:fldChar w:fldCharType="separate"/>
            </w:r>
            <w:r>
              <w:rPr>
                <w:noProof/>
                <w:webHidden/>
              </w:rPr>
              <w:t>15</w:t>
            </w:r>
            <w:r>
              <w:rPr>
                <w:noProof/>
                <w:webHidden/>
              </w:rPr>
              <w:fldChar w:fldCharType="end"/>
            </w:r>
          </w:hyperlink>
        </w:p>
        <w:p w14:paraId="165DC9A5" w14:textId="11081D24" w:rsidR="008D3496" w:rsidRDefault="008D3496">
          <w:pPr>
            <w:pStyle w:val="TOC2"/>
            <w:tabs>
              <w:tab w:val="right" w:leader="dot" w:pos="9350"/>
            </w:tabs>
            <w:rPr>
              <w:rFonts w:eastAsiaTheme="minorEastAsia" w:cstheme="minorBidi"/>
              <w:smallCaps w:val="0"/>
              <w:noProof/>
              <w:kern w:val="2"/>
              <w:sz w:val="24"/>
              <w:szCs w:val="24"/>
              <w14:ligatures w14:val="standardContextual"/>
            </w:rPr>
          </w:pPr>
          <w:hyperlink w:anchor="_Toc197292345" w:history="1">
            <w:r w:rsidRPr="0027167C">
              <w:rPr>
                <w:rStyle w:val="Hyperlink"/>
                <w:noProof/>
              </w:rPr>
              <w:t>The present study</w:t>
            </w:r>
            <w:r>
              <w:rPr>
                <w:noProof/>
                <w:webHidden/>
              </w:rPr>
              <w:tab/>
            </w:r>
            <w:r>
              <w:rPr>
                <w:noProof/>
                <w:webHidden/>
              </w:rPr>
              <w:fldChar w:fldCharType="begin"/>
            </w:r>
            <w:r>
              <w:rPr>
                <w:noProof/>
                <w:webHidden/>
              </w:rPr>
              <w:instrText xml:space="preserve"> PAGEREF _Toc197292345 \h </w:instrText>
            </w:r>
            <w:r>
              <w:rPr>
                <w:noProof/>
                <w:webHidden/>
              </w:rPr>
            </w:r>
            <w:r>
              <w:rPr>
                <w:noProof/>
                <w:webHidden/>
              </w:rPr>
              <w:fldChar w:fldCharType="separate"/>
            </w:r>
            <w:r>
              <w:rPr>
                <w:noProof/>
                <w:webHidden/>
              </w:rPr>
              <w:t>16</w:t>
            </w:r>
            <w:r>
              <w:rPr>
                <w:noProof/>
                <w:webHidden/>
              </w:rPr>
              <w:fldChar w:fldCharType="end"/>
            </w:r>
          </w:hyperlink>
        </w:p>
        <w:p w14:paraId="270D6A2D" w14:textId="31ACD2A6" w:rsidR="008D3496" w:rsidRDefault="008D3496">
          <w:pPr>
            <w:pStyle w:val="TOC1"/>
            <w:tabs>
              <w:tab w:val="right" w:leader="dot" w:pos="9350"/>
            </w:tabs>
            <w:rPr>
              <w:rFonts w:eastAsiaTheme="minorEastAsia" w:cstheme="minorBidi"/>
              <w:b w:val="0"/>
              <w:bCs w:val="0"/>
              <w:caps w:val="0"/>
              <w:noProof/>
              <w:kern w:val="2"/>
              <w:sz w:val="24"/>
              <w:szCs w:val="24"/>
              <w14:ligatures w14:val="standardContextual"/>
            </w:rPr>
          </w:pPr>
          <w:hyperlink w:anchor="_Toc197292346" w:history="1">
            <w:r w:rsidRPr="0027167C">
              <w:rPr>
                <w:rStyle w:val="Hyperlink"/>
                <w:noProof/>
              </w:rPr>
              <w:t>Methods</w:t>
            </w:r>
            <w:r>
              <w:rPr>
                <w:noProof/>
                <w:webHidden/>
              </w:rPr>
              <w:tab/>
            </w:r>
            <w:r>
              <w:rPr>
                <w:noProof/>
                <w:webHidden/>
              </w:rPr>
              <w:fldChar w:fldCharType="begin"/>
            </w:r>
            <w:r>
              <w:rPr>
                <w:noProof/>
                <w:webHidden/>
              </w:rPr>
              <w:instrText xml:space="preserve"> PAGEREF _Toc197292346 \h </w:instrText>
            </w:r>
            <w:r>
              <w:rPr>
                <w:noProof/>
                <w:webHidden/>
              </w:rPr>
            </w:r>
            <w:r>
              <w:rPr>
                <w:noProof/>
                <w:webHidden/>
              </w:rPr>
              <w:fldChar w:fldCharType="separate"/>
            </w:r>
            <w:r>
              <w:rPr>
                <w:noProof/>
                <w:webHidden/>
              </w:rPr>
              <w:t>18</w:t>
            </w:r>
            <w:r>
              <w:rPr>
                <w:noProof/>
                <w:webHidden/>
              </w:rPr>
              <w:fldChar w:fldCharType="end"/>
            </w:r>
          </w:hyperlink>
        </w:p>
        <w:p w14:paraId="48AF12C5" w14:textId="4C07F646" w:rsidR="008D3496" w:rsidRDefault="008D3496">
          <w:pPr>
            <w:pStyle w:val="TOC2"/>
            <w:tabs>
              <w:tab w:val="right" w:leader="dot" w:pos="9350"/>
            </w:tabs>
            <w:rPr>
              <w:rFonts w:eastAsiaTheme="minorEastAsia" w:cstheme="minorBidi"/>
              <w:smallCaps w:val="0"/>
              <w:noProof/>
              <w:kern w:val="2"/>
              <w:sz w:val="24"/>
              <w:szCs w:val="24"/>
              <w14:ligatures w14:val="standardContextual"/>
            </w:rPr>
          </w:pPr>
          <w:hyperlink w:anchor="_Toc197292347" w:history="1">
            <w:r w:rsidRPr="0027167C">
              <w:rPr>
                <w:rStyle w:val="Hyperlink"/>
                <w:noProof/>
              </w:rPr>
              <w:t>Data Source and Acquisition</w:t>
            </w:r>
            <w:r>
              <w:rPr>
                <w:noProof/>
                <w:webHidden/>
              </w:rPr>
              <w:tab/>
            </w:r>
            <w:r>
              <w:rPr>
                <w:noProof/>
                <w:webHidden/>
              </w:rPr>
              <w:fldChar w:fldCharType="begin"/>
            </w:r>
            <w:r>
              <w:rPr>
                <w:noProof/>
                <w:webHidden/>
              </w:rPr>
              <w:instrText xml:space="preserve"> PAGEREF _Toc197292347 \h </w:instrText>
            </w:r>
            <w:r>
              <w:rPr>
                <w:noProof/>
                <w:webHidden/>
              </w:rPr>
            </w:r>
            <w:r>
              <w:rPr>
                <w:noProof/>
                <w:webHidden/>
              </w:rPr>
              <w:fldChar w:fldCharType="separate"/>
            </w:r>
            <w:r>
              <w:rPr>
                <w:noProof/>
                <w:webHidden/>
              </w:rPr>
              <w:t>18</w:t>
            </w:r>
            <w:r>
              <w:rPr>
                <w:noProof/>
                <w:webHidden/>
              </w:rPr>
              <w:fldChar w:fldCharType="end"/>
            </w:r>
          </w:hyperlink>
        </w:p>
        <w:p w14:paraId="7F6FE1E9" w14:textId="3ACD40CB" w:rsidR="008D3496" w:rsidRDefault="008D3496">
          <w:pPr>
            <w:pStyle w:val="TOC3"/>
            <w:tabs>
              <w:tab w:val="right" w:leader="dot" w:pos="9350"/>
            </w:tabs>
            <w:rPr>
              <w:rFonts w:eastAsiaTheme="minorEastAsia" w:cstheme="minorBidi"/>
              <w:i w:val="0"/>
              <w:iCs w:val="0"/>
              <w:noProof/>
              <w:kern w:val="2"/>
              <w:sz w:val="24"/>
              <w:szCs w:val="24"/>
              <w14:ligatures w14:val="standardContextual"/>
            </w:rPr>
          </w:pPr>
          <w:hyperlink w:anchor="_Toc197292348" w:history="1">
            <w:r w:rsidRPr="0027167C">
              <w:rPr>
                <w:rStyle w:val="Hyperlink"/>
                <w:noProof/>
              </w:rPr>
              <w:t>Structural MRI</w:t>
            </w:r>
            <w:r>
              <w:rPr>
                <w:noProof/>
                <w:webHidden/>
              </w:rPr>
              <w:tab/>
            </w:r>
            <w:r>
              <w:rPr>
                <w:noProof/>
                <w:webHidden/>
              </w:rPr>
              <w:fldChar w:fldCharType="begin"/>
            </w:r>
            <w:r>
              <w:rPr>
                <w:noProof/>
                <w:webHidden/>
              </w:rPr>
              <w:instrText xml:space="preserve"> PAGEREF _Toc197292348 \h </w:instrText>
            </w:r>
            <w:r>
              <w:rPr>
                <w:noProof/>
                <w:webHidden/>
              </w:rPr>
            </w:r>
            <w:r>
              <w:rPr>
                <w:noProof/>
                <w:webHidden/>
              </w:rPr>
              <w:fldChar w:fldCharType="separate"/>
            </w:r>
            <w:r>
              <w:rPr>
                <w:noProof/>
                <w:webHidden/>
              </w:rPr>
              <w:t>18</w:t>
            </w:r>
            <w:r>
              <w:rPr>
                <w:noProof/>
                <w:webHidden/>
              </w:rPr>
              <w:fldChar w:fldCharType="end"/>
            </w:r>
          </w:hyperlink>
        </w:p>
        <w:p w14:paraId="023A9964" w14:textId="6515CF6E" w:rsidR="008D3496" w:rsidRDefault="008D3496">
          <w:pPr>
            <w:pStyle w:val="TOC4"/>
            <w:tabs>
              <w:tab w:val="right" w:leader="dot" w:pos="9350"/>
            </w:tabs>
            <w:rPr>
              <w:rFonts w:eastAsiaTheme="minorEastAsia" w:cstheme="minorBidi"/>
              <w:noProof/>
              <w:kern w:val="2"/>
              <w:sz w:val="24"/>
              <w:szCs w:val="24"/>
              <w14:ligatures w14:val="standardContextual"/>
            </w:rPr>
          </w:pPr>
          <w:hyperlink w:anchor="_Toc197292349" w:history="1">
            <w:r w:rsidRPr="0027167C">
              <w:rPr>
                <w:rStyle w:val="Hyperlink"/>
                <w:noProof/>
              </w:rPr>
              <w:t>Preprocessing sMRI</w:t>
            </w:r>
            <w:r>
              <w:rPr>
                <w:noProof/>
                <w:webHidden/>
              </w:rPr>
              <w:tab/>
            </w:r>
            <w:r>
              <w:rPr>
                <w:noProof/>
                <w:webHidden/>
              </w:rPr>
              <w:fldChar w:fldCharType="begin"/>
            </w:r>
            <w:r>
              <w:rPr>
                <w:noProof/>
                <w:webHidden/>
              </w:rPr>
              <w:instrText xml:space="preserve"> PAGEREF _Toc197292349 \h </w:instrText>
            </w:r>
            <w:r>
              <w:rPr>
                <w:noProof/>
                <w:webHidden/>
              </w:rPr>
            </w:r>
            <w:r>
              <w:rPr>
                <w:noProof/>
                <w:webHidden/>
              </w:rPr>
              <w:fldChar w:fldCharType="separate"/>
            </w:r>
            <w:r>
              <w:rPr>
                <w:noProof/>
                <w:webHidden/>
              </w:rPr>
              <w:t>19</w:t>
            </w:r>
            <w:r>
              <w:rPr>
                <w:noProof/>
                <w:webHidden/>
              </w:rPr>
              <w:fldChar w:fldCharType="end"/>
            </w:r>
          </w:hyperlink>
        </w:p>
        <w:p w14:paraId="1D1B3A77" w14:textId="16560A23" w:rsidR="008D3496" w:rsidRDefault="008D3496">
          <w:pPr>
            <w:pStyle w:val="TOC4"/>
            <w:tabs>
              <w:tab w:val="right" w:leader="dot" w:pos="9350"/>
            </w:tabs>
            <w:rPr>
              <w:rFonts w:eastAsiaTheme="minorEastAsia" w:cstheme="minorBidi"/>
              <w:noProof/>
              <w:kern w:val="2"/>
              <w:sz w:val="24"/>
              <w:szCs w:val="24"/>
              <w14:ligatures w14:val="standardContextual"/>
            </w:rPr>
          </w:pPr>
          <w:hyperlink w:anchor="_Toc197292350" w:history="1">
            <w:r w:rsidRPr="0027167C">
              <w:rPr>
                <w:rStyle w:val="Hyperlink"/>
                <w:noProof/>
              </w:rPr>
              <w:t>Brain Segmentation</w:t>
            </w:r>
            <w:r>
              <w:rPr>
                <w:noProof/>
                <w:webHidden/>
              </w:rPr>
              <w:tab/>
            </w:r>
            <w:r>
              <w:rPr>
                <w:noProof/>
                <w:webHidden/>
              </w:rPr>
              <w:fldChar w:fldCharType="begin"/>
            </w:r>
            <w:r>
              <w:rPr>
                <w:noProof/>
                <w:webHidden/>
              </w:rPr>
              <w:instrText xml:space="preserve"> PAGEREF _Toc197292350 \h </w:instrText>
            </w:r>
            <w:r>
              <w:rPr>
                <w:noProof/>
                <w:webHidden/>
              </w:rPr>
            </w:r>
            <w:r>
              <w:rPr>
                <w:noProof/>
                <w:webHidden/>
              </w:rPr>
              <w:fldChar w:fldCharType="separate"/>
            </w:r>
            <w:r>
              <w:rPr>
                <w:noProof/>
                <w:webHidden/>
              </w:rPr>
              <w:t>20</w:t>
            </w:r>
            <w:r>
              <w:rPr>
                <w:noProof/>
                <w:webHidden/>
              </w:rPr>
              <w:fldChar w:fldCharType="end"/>
            </w:r>
          </w:hyperlink>
        </w:p>
        <w:p w14:paraId="389EB65C" w14:textId="5F7CD7CA" w:rsidR="008D3496" w:rsidRDefault="008D3496">
          <w:pPr>
            <w:pStyle w:val="TOC4"/>
            <w:tabs>
              <w:tab w:val="right" w:leader="dot" w:pos="9350"/>
            </w:tabs>
            <w:rPr>
              <w:rFonts w:eastAsiaTheme="minorEastAsia" w:cstheme="minorBidi"/>
              <w:noProof/>
              <w:kern w:val="2"/>
              <w:sz w:val="24"/>
              <w:szCs w:val="24"/>
              <w14:ligatures w14:val="standardContextual"/>
            </w:rPr>
          </w:pPr>
          <w:hyperlink w:anchor="_Toc197292351" w:history="1">
            <w:r w:rsidRPr="0027167C">
              <w:rPr>
                <w:rStyle w:val="Hyperlink"/>
                <w:noProof/>
              </w:rPr>
              <w:t>Regions of Interest</w:t>
            </w:r>
            <w:r>
              <w:rPr>
                <w:noProof/>
                <w:webHidden/>
              </w:rPr>
              <w:tab/>
            </w:r>
            <w:r>
              <w:rPr>
                <w:noProof/>
                <w:webHidden/>
              </w:rPr>
              <w:fldChar w:fldCharType="begin"/>
            </w:r>
            <w:r>
              <w:rPr>
                <w:noProof/>
                <w:webHidden/>
              </w:rPr>
              <w:instrText xml:space="preserve"> PAGEREF _Toc197292351 \h </w:instrText>
            </w:r>
            <w:r>
              <w:rPr>
                <w:noProof/>
                <w:webHidden/>
              </w:rPr>
            </w:r>
            <w:r>
              <w:rPr>
                <w:noProof/>
                <w:webHidden/>
              </w:rPr>
              <w:fldChar w:fldCharType="separate"/>
            </w:r>
            <w:r>
              <w:rPr>
                <w:noProof/>
                <w:webHidden/>
              </w:rPr>
              <w:t>21</w:t>
            </w:r>
            <w:r>
              <w:rPr>
                <w:noProof/>
                <w:webHidden/>
              </w:rPr>
              <w:fldChar w:fldCharType="end"/>
            </w:r>
          </w:hyperlink>
        </w:p>
        <w:p w14:paraId="3BC6AAB5" w14:textId="1CC344C8" w:rsidR="008D3496" w:rsidRDefault="008D3496">
          <w:pPr>
            <w:pStyle w:val="TOC3"/>
            <w:tabs>
              <w:tab w:val="right" w:leader="dot" w:pos="9350"/>
            </w:tabs>
            <w:rPr>
              <w:rFonts w:eastAsiaTheme="minorEastAsia" w:cstheme="minorBidi"/>
              <w:i w:val="0"/>
              <w:iCs w:val="0"/>
              <w:noProof/>
              <w:kern w:val="2"/>
              <w:sz w:val="24"/>
              <w:szCs w:val="24"/>
              <w14:ligatures w14:val="standardContextual"/>
            </w:rPr>
          </w:pPr>
          <w:hyperlink w:anchor="_Toc197292352" w:history="1">
            <w:r w:rsidRPr="0027167C">
              <w:rPr>
                <w:rStyle w:val="Hyperlink"/>
                <w:noProof/>
              </w:rPr>
              <w:t>Categorical Psychopathology Assessment</w:t>
            </w:r>
            <w:r>
              <w:rPr>
                <w:noProof/>
                <w:webHidden/>
              </w:rPr>
              <w:tab/>
            </w:r>
            <w:r>
              <w:rPr>
                <w:noProof/>
                <w:webHidden/>
              </w:rPr>
              <w:fldChar w:fldCharType="begin"/>
            </w:r>
            <w:r>
              <w:rPr>
                <w:noProof/>
                <w:webHidden/>
              </w:rPr>
              <w:instrText xml:space="preserve"> PAGEREF _Toc197292352 \h </w:instrText>
            </w:r>
            <w:r>
              <w:rPr>
                <w:noProof/>
                <w:webHidden/>
              </w:rPr>
            </w:r>
            <w:r>
              <w:rPr>
                <w:noProof/>
                <w:webHidden/>
              </w:rPr>
              <w:fldChar w:fldCharType="separate"/>
            </w:r>
            <w:r>
              <w:rPr>
                <w:noProof/>
                <w:webHidden/>
              </w:rPr>
              <w:t>23</w:t>
            </w:r>
            <w:r>
              <w:rPr>
                <w:noProof/>
                <w:webHidden/>
              </w:rPr>
              <w:fldChar w:fldCharType="end"/>
            </w:r>
          </w:hyperlink>
        </w:p>
        <w:p w14:paraId="4F8FBFF0" w14:textId="0AE2113C" w:rsidR="008D3496" w:rsidRDefault="008D3496">
          <w:pPr>
            <w:pStyle w:val="TOC3"/>
            <w:tabs>
              <w:tab w:val="right" w:leader="dot" w:pos="9350"/>
            </w:tabs>
            <w:rPr>
              <w:rFonts w:eastAsiaTheme="minorEastAsia" w:cstheme="minorBidi"/>
              <w:i w:val="0"/>
              <w:iCs w:val="0"/>
              <w:noProof/>
              <w:kern w:val="2"/>
              <w:sz w:val="24"/>
              <w:szCs w:val="24"/>
              <w14:ligatures w14:val="standardContextual"/>
            </w:rPr>
          </w:pPr>
          <w:hyperlink w:anchor="_Toc197292353" w:history="1">
            <w:r w:rsidRPr="0027167C">
              <w:rPr>
                <w:rStyle w:val="Hyperlink"/>
                <w:noProof/>
              </w:rPr>
              <w:t>Dimensional Psychopathology Assessment</w:t>
            </w:r>
            <w:r>
              <w:rPr>
                <w:noProof/>
                <w:webHidden/>
              </w:rPr>
              <w:tab/>
            </w:r>
            <w:r>
              <w:rPr>
                <w:noProof/>
                <w:webHidden/>
              </w:rPr>
              <w:fldChar w:fldCharType="begin"/>
            </w:r>
            <w:r>
              <w:rPr>
                <w:noProof/>
                <w:webHidden/>
              </w:rPr>
              <w:instrText xml:space="preserve"> PAGEREF _Toc197292353 \h </w:instrText>
            </w:r>
            <w:r>
              <w:rPr>
                <w:noProof/>
                <w:webHidden/>
              </w:rPr>
            </w:r>
            <w:r>
              <w:rPr>
                <w:noProof/>
                <w:webHidden/>
              </w:rPr>
              <w:fldChar w:fldCharType="separate"/>
            </w:r>
            <w:r>
              <w:rPr>
                <w:noProof/>
                <w:webHidden/>
              </w:rPr>
              <w:t>23</w:t>
            </w:r>
            <w:r>
              <w:rPr>
                <w:noProof/>
                <w:webHidden/>
              </w:rPr>
              <w:fldChar w:fldCharType="end"/>
            </w:r>
          </w:hyperlink>
        </w:p>
        <w:p w14:paraId="58C34063" w14:textId="60008914" w:rsidR="008D3496" w:rsidRDefault="008D3496">
          <w:pPr>
            <w:pStyle w:val="TOC4"/>
            <w:tabs>
              <w:tab w:val="right" w:leader="dot" w:pos="9350"/>
            </w:tabs>
            <w:rPr>
              <w:rFonts w:eastAsiaTheme="minorEastAsia" w:cstheme="minorBidi"/>
              <w:noProof/>
              <w:kern w:val="2"/>
              <w:sz w:val="24"/>
              <w:szCs w:val="24"/>
              <w14:ligatures w14:val="standardContextual"/>
            </w:rPr>
          </w:pPr>
          <w:hyperlink w:anchor="_Toc197292354" w:history="1">
            <w:r w:rsidRPr="0027167C">
              <w:rPr>
                <w:rStyle w:val="Hyperlink"/>
                <w:noProof/>
              </w:rPr>
              <w:t>Parent-Reported Child Behavior Checklist</w:t>
            </w:r>
            <w:r>
              <w:rPr>
                <w:noProof/>
                <w:webHidden/>
              </w:rPr>
              <w:tab/>
            </w:r>
            <w:r>
              <w:rPr>
                <w:noProof/>
                <w:webHidden/>
              </w:rPr>
              <w:fldChar w:fldCharType="begin"/>
            </w:r>
            <w:r>
              <w:rPr>
                <w:noProof/>
                <w:webHidden/>
              </w:rPr>
              <w:instrText xml:space="preserve"> PAGEREF _Toc197292354 \h </w:instrText>
            </w:r>
            <w:r>
              <w:rPr>
                <w:noProof/>
                <w:webHidden/>
              </w:rPr>
            </w:r>
            <w:r>
              <w:rPr>
                <w:noProof/>
                <w:webHidden/>
              </w:rPr>
              <w:fldChar w:fldCharType="separate"/>
            </w:r>
            <w:r>
              <w:rPr>
                <w:noProof/>
                <w:webHidden/>
              </w:rPr>
              <w:t>24</w:t>
            </w:r>
            <w:r>
              <w:rPr>
                <w:noProof/>
                <w:webHidden/>
              </w:rPr>
              <w:fldChar w:fldCharType="end"/>
            </w:r>
          </w:hyperlink>
        </w:p>
        <w:p w14:paraId="558A0CE0" w14:textId="1626E035" w:rsidR="008D3496" w:rsidRDefault="008D3496">
          <w:pPr>
            <w:pStyle w:val="TOC4"/>
            <w:tabs>
              <w:tab w:val="right" w:leader="dot" w:pos="9350"/>
            </w:tabs>
            <w:rPr>
              <w:rFonts w:eastAsiaTheme="minorEastAsia" w:cstheme="minorBidi"/>
              <w:noProof/>
              <w:kern w:val="2"/>
              <w:sz w:val="24"/>
              <w:szCs w:val="24"/>
              <w14:ligatures w14:val="standardContextual"/>
            </w:rPr>
          </w:pPr>
          <w:hyperlink w:anchor="_Toc197292355" w:history="1">
            <w:r w:rsidRPr="0027167C">
              <w:rPr>
                <w:rStyle w:val="Hyperlink"/>
                <w:noProof/>
              </w:rPr>
              <w:t>Self-Reported Brief Problem Monitor</w:t>
            </w:r>
            <w:r>
              <w:rPr>
                <w:noProof/>
                <w:webHidden/>
              </w:rPr>
              <w:tab/>
            </w:r>
            <w:r>
              <w:rPr>
                <w:noProof/>
                <w:webHidden/>
              </w:rPr>
              <w:fldChar w:fldCharType="begin"/>
            </w:r>
            <w:r>
              <w:rPr>
                <w:noProof/>
                <w:webHidden/>
              </w:rPr>
              <w:instrText xml:space="preserve"> PAGEREF _Toc197292355 \h </w:instrText>
            </w:r>
            <w:r>
              <w:rPr>
                <w:noProof/>
                <w:webHidden/>
              </w:rPr>
            </w:r>
            <w:r>
              <w:rPr>
                <w:noProof/>
                <w:webHidden/>
              </w:rPr>
              <w:fldChar w:fldCharType="separate"/>
            </w:r>
            <w:r>
              <w:rPr>
                <w:noProof/>
                <w:webHidden/>
              </w:rPr>
              <w:t>24</w:t>
            </w:r>
            <w:r>
              <w:rPr>
                <w:noProof/>
                <w:webHidden/>
              </w:rPr>
              <w:fldChar w:fldCharType="end"/>
            </w:r>
          </w:hyperlink>
        </w:p>
        <w:p w14:paraId="2C1CD155" w14:textId="6C82B359" w:rsidR="008D3496" w:rsidRDefault="008D3496">
          <w:pPr>
            <w:pStyle w:val="TOC2"/>
            <w:tabs>
              <w:tab w:val="right" w:leader="dot" w:pos="9350"/>
            </w:tabs>
            <w:rPr>
              <w:rFonts w:eastAsiaTheme="minorEastAsia" w:cstheme="minorBidi"/>
              <w:smallCaps w:val="0"/>
              <w:noProof/>
              <w:kern w:val="2"/>
              <w:sz w:val="24"/>
              <w:szCs w:val="24"/>
              <w14:ligatures w14:val="standardContextual"/>
            </w:rPr>
          </w:pPr>
          <w:hyperlink w:anchor="_Toc197292356" w:history="1">
            <w:r w:rsidRPr="0027167C">
              <w:rPr>
                <w:rStyle w:val="Hyperlink"/>
                <w:noProof/>
              </w:rPr>
              <w:t>Sample</w:t>
            </w:r>
            <w:r>
              <w:rPr>
                <w:noProof/>
                <w:webHidden/>
              </w:rPr>
              <w:tab/>
            </w:r>
            <w:r>
              <w:rPr>
                <w:noProof/>
                <w:webHidden/>
              </w:rPr>
              <w:fldChar w:fldCharType="begin"/>
            </w:r>
            <w:r>
              <w:rPr>
                <w:noProof/>
                <w:webHidden/>
              </w:rPr>
              <w:instrText xml:space="preserve"> PAGEREF _Toc197292356 \h </w:instrText>
            </w:r>
            <w:r>
              <w:rPr>
                <w:noProof/>
                <w:webHidden/>
              </w:rPr>
            </w:r>
            <w:r>
              <w:rPr>
                <w:noProof/>
                <w:webHidden/>
              </w:rPr>
              <w:fldChar w:fldCharType="separate"/>
            </w:r>
            <w:r>
              <w:rPr>
                <w:noProof/>
                <w:webHidden/>
              </w:rPr>
              <w:t>25</w:t>
            </w:r>
            <w:r>
              <w:rPr>
                <w:noProof/>
                <w:webHidden/>
              </w:rPr>
              <w:fldChar w:fldCharType="end"/>
            </w:r>
          </w:hyperlink>
        </w:p>
        <w:p w14:paraId="68976931" w14:textId="5AD56030" w:rsidR="008D3496" w:rsidRDefault="008D3496">
          <w:pPr>
            <w:pStyle w:val="TOC2"/>
            <w:tabs>
              <w:tab w:val="right" w:leader="dot" w:pos="9350"/>
            </w:tabs>
            <w:rPr>
              <w:rFonts w:eastAsiaTheme="minorEastAsia" w:cstheme="minorBidi"/>
              <w:smallCaps w:val="0"/>
              <w:noProof/>
              <w:kern w:val="2"/>
              <w:sz w:val="24"/>
              <w:szCs w:val="24"/>
              <w14:ligatures w14:val="standardContextual"/>
            </w:rPr>
          </w:pPr>
          <w:hyperlink w:anchor="_Toc197292357" w:history="1">
            <w:r w:rsidRPr="0027167C">
              <w:rPr>
                <w:rStyle w:val="Hyperlink"/>
                <w:noProof/>
                <w:lang w:val="en-GB"/>
              </w:rPr>
              <w:t>Modelling approach</w:t>
            </w:r>
            <w:r>
              <w:rPr>
                <w:noProof/>
                <w:webHidden/>
              </w:rPr>
              <w:tab/>
            </w:r>
            <w:r>
              <w:rPr>
                <w:noProof/>
                <w:webHidden/>
              </w:rPr>
              <w:fldChar w:fldCharType="begin"/>
            </w:r>
            <w:r>
              <w:rPr>
                <w:noProof/>
                <w:webHidden/>
              </w:rPr>
              <w:instrText xml:space="preserve"> PAGEREF _Toc197292357 \h </w:instrText>
            </w:r>
            <w:r>
              <w:rPr>
                <w:noProof/>
                <w:webHidden/>
              </w:rPr>
            </w:r>
            <w:r>
              <w:rPr>
                <w:noProof/>
                <w:webHidden/>
              </w:rPr>
              <w:fldChar w:fldCharType="separate"/>
            </w:r>
            <w:r>
              <w:rPr>
                <w:noProof/>
                <w:webHidden/>
              </w:rPr>
              <w:t>28</w:t>
            </w:r>
            <w:r>
              <w:rPr>
                <w:noProof/>
                <w:webHidden/>
              </w:rPr>
              <w:fldChar w:fldCharType="end"/>
            </w:r>
          </w:hyperlink>
        </w:p>
        <w:p w14:paraId="13AB694D" w14:textId="0C1B41C3" w:rsidR="008D3496" w:rsidRDefault="008D3496">
          <w:pPr>
            <w:pStyle w:val="TOC3"/>
            <w:tabs>
              <w:tab w:val="right" w:leader="dot" w:pos="9350"/>
            </w:tabs>
            <w:rPr>
              <w:rFonts w:eastAsiaTheme="minorEastAsia" w:cstheme="minorBidi"/>
              <w:i w:val="0"/>
              <w:iCs w:val="0"/>
              <w:noProof/>
              <w:kern w:val="2"/>
              <w:sz w:val="24"/>
              <w:szCs w:val="24"/>
              <w14:ligatures w14:val="standardContextual"/>
            </w:rPr>
          </w:pPr>
          <w:hyperlink w:anchor="_Toc197292358" w:history="1">
            <w:r w:rsidRPr="0027167C">
              <w:rPr>
                <w:rStyle w:val="Hyperlink"/>
                <w:noProof/>
              </w:rPr>
              <w:t>Initial Regression Approach</w:t>
            </w:r>
            <w:r>
              <w:rPr>
                <w:noProof/>
                <w:webHidden/>
              </w:rPr>
              <w:tab/>
            </w:r>
            <w:r>
              <w:rPr>
                <w:noProof/>
                <w:webHidden/>
              </w:rPr>
              <w:fldChar w:fldCharType="begin"/>
            </w:r>
            <w:r>
              <w:rPr>
                <w:noProof/>
                <w:webHidden/>
              </w:rPr>
              <w:instrText xml:space="preserve"> PAGEREF _Toc197292358 \h </w:instrText>
            </w:r>
            <w:r>
              <w:rPr>
                <w:noProof/>
                <w:webHidden/>
              </w:rPr>
            </w:r>
            <w:r>
              <w:rPr>
                <w:noProof/>
                <w:webHidden/>
              </w:rPr>
              <w:fldChar w:fldCharType="separate"/>
            </w:r>
            <w:r>
              <w:rPr>
                <w:noProof/>
                <w:webHidden/>
              </w:rPr>
              <w:t>30</w:t>
            </w:r>
            <w:r>
              <w:rPr>
                <w:noProof/>
                <w:webHidden/>
              </w:rPr>
              <w:fldChar w:fldCharType="end"/>
            </w:r>
          </w:hyperlink>
        </w:p>
        <w:p w14:paraId="31F3630D" w14:textId="2A84A122" w:rsidR="008D3496" w:rsidRDefault="008D3496">
          <w:pPr>
            <w:pStyle w:val="TOC3"/>
            <w:tabs>
              <w:tab w:val="right" w:leader="dot" w:pos="9350"/>
            </w:tabs>
            <w:rPr>
              <w:rFonts w:eastAsiaTheme="minorEastAsia" w:cstheme="minorBidi"/>
              <w:i w:val="0"/>
              <w:iCs w:val="0"/>
              <w:noProof/>
              <w:kern w:val="2"/>
              <w:sz w:val="24"/>
              <w:szCs w:val="24"/>
              <w14:ligatures w14:val="standardContextual"/>
            </w:rPr>
          </w:pPr>
          <w:hyperlink w:anchor="_Toc197292359" w:history="1">
            <w:r w:rsidRPr="0027167C">
              <w:rPr>
                <w:rStyle w:val="Hyperlink"/>
                <w:noProof/>
              </w:rPr>
              <w:t>Redefining the Task as Multiclass Classification</w:t>
            </w:r>
            <w:r>
              <w:rPr>
                <w:noProof/>
                <w:webHidden/>
              </w:rPr>
              <w:tab/>
            </w:r>
            <w:r>
              <w:rPr>
                <w:noProof/>
                <w:webHidden/>
              </w:rPr>
              <w:fldChar w:fldCharType="begin"/>
            </w:r>
            <w:r>
              <w:rPr>
                <w:noProof/>
                <w:webHidden/>
              </w:rPr>
              <w:instrText xml:space="preserve"> PAGEREF _Toc197292359 \h </w:instrText>
            </w:r>
            <w:r>
              <w:rPr>
                <w:noProof/>
                <w:webHidden/>
              </w:rPr>
            </w:r>
            <w:r>
              <w:rPr>
                <w:noProof/>
                <w:webHidden/>
              </w:rPr>
              <w:fldChar w:fldCharType="separate"/>
            </w:r>
            <w:r>
              <w:rPr>
                <w:noProof/>
                <w:webHidden/>
              </w:rPr>
              <w:t>30</w:t>
            </w:r>
            <w:r>
              <w:rPr>
                <w:noProof/>
                <w:webHidden/>
              </w:rPr>
              <w:fldChar w:fldCharType="end"/>
            </w:r>
          </w:hyperlink>
        </w:p>
        <w:p w14:paraId="612BA66A" w14:textId="15FA7395" w:rsidR="008D3496" w:rsidRDefault="008D3496">
          <w:pPr>
            <w:pStyle w:val="TOC3"/>
            <w:tabs>
              <w:tab w:val="right" w:leader="dot" w:pos="9350"/>
            </w:tabs>
            <w:rPr>
              <w:rFonts w:eastAsiaTheme="minorEastAsia" w:cstheme="minorBidi"/>
              <w:i w:val="0"/>
              <w:iCs w:val="0"/>
              <w:noProof/>
              <w:kern w:val="2"/>
              <w:sz w:val="24"/>
              <w:szCs w:val="24"/>
              <w14:ligatures w14:val="standardContextual"/>
            </w:rPr>
          </w:pPr>
          <w:hyperlink w:anchor="_Toc197292360" w:history="1">
            <w:r w:rsidRPr="0027167C">
              <w:rPr>
                <w:rStyle w:val="Hyperlink"/>
                <w:noProof/>
              </w:rPr>
              <w:t>Addressing Class Imbalance with Cost-Sensitive Learning</w:t>
            </w:r>
            <w:r>
              <w:rPr>
                <w:noProof/>
                <w:webHidden/>
              </w:rPr>
              <w:tab/>
            </w:r>
            <w:r>
              <w:rPr>
                <w:noProof/>
                <w:webHidden/>
              </w:rPr>
              <w:fldChar w:fldCharType="begin"/>
            </w:r>
            <w:r>
              <w:rPr>
                <w:noProof/>
                <w:webHidden/>
              </w:rPr>
              <w:instrText xml:space="preserve"> PAGEREF _Toc197292360 \h </w:instrText>
            </w:r>
            <w:r>
              <w:rPr>
                <w:noProof/>
                <w:webHidden/>
              </w:rPr>
            </w:r>
            <w:r>
              <w:rPr>
                <w:noProof/>
                <w:webHidden/>
              </w:rPr>
              <w:fldChar w:fldCharType="separate"/>
            </w:r>
            <w:r>
              <w:rPr>
                <w:noProof/>
                <w:webHidden/>
              </w:rPr>
              <w:t>31</w:t>
            </w:r>
            <w:r>
              <w:rPr>
                <w:noProof/>
                <w:webHidden/>
              </w:rPr>
              <w:fldChar w:fldCharType="end"/>
            </w:r>
          </w:hyperlink>
        </w:p>
        <w:p w14:paraId="629C0F4A" w14:textId="1921FBB4" w:rsidR="008D3496" w:rsidRDefault="008D3496">
          <w:pPr>
            <w:pStyle w:val="TOC3"/>
            <w:tabs>
              <w:tab w:val="right" w:leader="dot" w:pos="9350"/>
            </w:tabs>
            <w:rPr>
              <w:rFonts w:eastAsiaTheme="minorEastAsia" w:cstheme="minorBidi"/>
              <w:i w:val="0"/>
              <w:iCs w:val="0"/>
              <w:noProof/>
              <w:kern w:val="2"/>
              <w:sz w:val="24"/>
              <w:szCs w:val="24"/>
              <w14:ligatures w14:val="standardContextual"/>
            </w:rPr>
          </w:pPr>
          <w:hyperlink w:anchor="_Toc197292361" w:history="1">
            <w:r w:rsidRPr="0027167C">
              <w:rPr>
                <w:rStyle w:val="Hyperlink"/>
                <w:noProof/>
              </w:rPr>
              <w:t>Hyperparameter Tuning and Validation</w:t>
            </w:r>
            <w:r>
              <w:rPr>
                <w:noProof/>
                <w:webHidden/>
              </w:rPr>
              <w:tab/>
            </w:r>
            <w:r>
              <w:rPr>
                <w:noProof/>
                <w:webHidden/>
              </w:rPr>
              <w:fldChar w:fldCharType="begin"/>
            </w:r>
            <w:r>
              <w:rPr>
                <w:noProof/>
                <w:webHidden/>
              </w:rPr>
              <w:instrText xml:space="preserve"> PAGEREF _Toc197292361 \h </w:instrText>
            </w:r>
            <w:r>
              <w:rPr>
                <w:noProof/>
                <w:webHidden/>
              </w:rPr>
            </w:r>
            <w:r>
              <w:rPr>
                <w:noProof/>
                <w:webHidden/>
              </w:rPr>
              <w:fldChar w:fldCharType="separate"/>
            </w:r>
            <w:r>
              <w:rPr>
                <w:noProof/>
                <w:webHidden/>
              </w:rPr>
              <w:t>31</w:t>
            </w:r>
            <w:r>
              <w:rPr>
                <w:noProof/>
                <w:webHidden/>
              </w:rPr>
              <w:fldChar w:fldCharType="end"/>
            </w:r>
          </w:hyperlink>
        </w:p>
        <w:p w14:paraId="18038179" w14:textId="7B61DFC3" w:rsidR="008D3496" w:rsidRDefault="008D3496">
          <w:pPr>
            <w:pStyle w:val="TOC3"/>
            <w:tabs>
              <w:tab w:val="right" w:leader="dot" w:pos="9350"/>
            </w:tabs>
            <w:rPr>
              <w:rFonts w:eastAsiaTheme="minorEastAsia" w:cstheme="minorBidi"/>
              <w:i w:val="0"/>
              <w:iCs w:val="0"/>
              <w:noProof/>
              <w:kern w:val="2"/>
              <w:sz w:val="24"/>
              <w:szCs w:val="24"/>
              <w14:ligatures w14:val="standardContextual"/>
            </w:rPr>
          </w:pPr>
          <w:hyperlink w:anchor="_Toc197292362" w:history="1">
            <w:r w:rsidRPr="0027167C">
              <w:rPr>
                <w:rStyle w:val="Hyperlink"/>
                <w:noProof/>
              </w:rPr>
              <w:t>Threshold Calibration</w:t>
            </w:r>
            <w:r>
              <w:rPr>
                <w:noProof/>
                <w:webHidden/>
              </w:rPr>
              <w:tab/>
            </w:r>
            <w:r>
              <w:rPr>
                <w:noProof/>
                <w:webHidden/>
              </w:rPr>
              <w:fldChar w:fldCharType="begin"/>
            </w:r>
            <w:r>
              <w:rPr>
                <w:noProof/>
                <w:webHidden/>
              </w:rPr>
              <w:instrText xml:space="preserve"> PAGEREF _Toc197292362 \h </w:instrText>
            </w:r>
            <w:r>
              <w:rPr>
                <w:noProof/>
                <w:webHidden/>
              </w:rPr>
            </w:r>
            <w:r>
              <w:rPr>
                <w:noProof/>
                <w:webHidden/>
              </w:rPr>
              <w:fldChar w:fldCharType="separate"/>
            </w:r>
            <w:r>
              <w:rPr>
                <w:noProof/>
                <w:webHidden/>
              </w:rPr>
              <w:t>32</w:t>
            </w:r>
            <w:r>
              <w:rPr>
                <w:noProof/>
                <w:webHidden/>
              </w:rPr>
              <w:fldChar w:fldCharType="end"/>
            </w:r>
          </w:hyperlink>
        </w:p>
        <w:p w14:paraId="598AAE89" w14:textId="7215FD4B" w:rsidR="008D3496" w:rsidRDefault="008D3496">
          <w:pPr>
            <w:pStyle w:val="TOC3"/>
            <w:tabs>
              <w:tab w:val="right" w:leader="dot" w:pos="9350"/>
            </w:tabs>
            <w:rPr>
              <w:rFonts w:eastAsiaTheme="minorEastAsia" w:cstheme="minorBidi"/>
              <w:i w:val="0"/>
              <w:iCs w:val="0"/>
              <w:noProof/>
              <w:kern w:val="2"/>
              <w:sz w:val="24"/>
              <w:szCs w:val="24"/>
              <w14:ligatures w14:val="standardContextual"/>
            </w:rPr>
          </w:pPr>
          <w:hyperlink w:anchor="_Toc197292363" w:history="1">
            <w:r w:rsidRPr="0027167C">
              <w:rPr>
                <w:rStyle w:val="Hyperlink"/>
                <w:noProof/>
              </w:rPr>
              <w:t>Evaluation Metrics</w:t>
            </w:r>
            <w:r>
              <w:rPr>
                <w:noProof/>
                <w:webHidden/>
              </w:rPr>
              <w:tab/>
            </w:r>
            <w:r>
              <w:rPr>
                <w:noProof/>
                <w:webHidden/>
              </w:rPr>
              <w:fldChar w:fldCharType="begin"/>
            </w:r>
            <w:r>
              <w:rPr>
                <w:noProof/>
                <w:webHidden/>
              </w:rPr>
              <w:instrText xml:space="preserve"> PAGEREF _Toc197292363 \h </w:instrText>
            </w:r>
            <w:r>
              <w:rPr>
                <w:noProof/>
                <w:webHidden/>
              </w:rPr>
            </w:r>
            <w:r>
              <w:rPr>
                <w:noProof/>
                <w:webHidden/>
              </w:rPr>
              <w:fldChar w:fldCharType="separate"/>
            </w:r>
            <w:r>
              <w:rPr>
                <w:noProof/>
                <w:webHidden/>
              </w:rPr>
              <w:t>33</w:t>
            </w:r>
            <w:r>
              <w:rPr>
                <w:noProof/>
                <w:webHidden/>
              </w:rPr>
              <w:fldChar w:fldCharType="end"/>
            </w:r>
          </w:hyperlink>
        </w:p>
        <w:p w14:paraId="3856A4B9" w14:textId="7EF8872A" w:rsidR="008D3496" w:rsidRDefault="008D3496">
          <w:pPr>
            <w:pStyle w:val="TOC3"/>
            <w:tabs>
              <w:tab w:val="right" w:leader="dot" w:pos="9350"/>
            </w:tabs>
            <w:rPr>
              <w:rFonts w:eastAsiaTheme="minorEastAsia" w:cstheme="minorBidi"/>
              <w:i w:val="0"/>
              <w:iCs w:val="0"/>
              <w:noProof/>
              <w:kern w:val="2"/>
              <w:sz w:val="24"/>
              <w:szCs w:val="24"/>
              <w14:ligatures w14:val="standardContextual"/>
            </w:rPr>
          </w:pPr>
          <w:hyperlink w:anchor="_Toc197292364" w:history="1">
            <w:r w:rsidRPr="0027167C">
              <w:rPr>
                <w:rStyle w:val="Hyperlink"/>
                <w:noProof/>
              </w:rPr>
              <w:t>Permutation Based Significance Testing</w:t>
            </w:r>
            <w:r>
              <w:rPr>
                <w:noProof/>
                <w:webHidden/>
              </w:rPr>
              <w:tab/>
            </w:r>
            <w:r>
              <w:rPr>
                <w:noProof/>
                <w:webHidden/>
              </w:rPr>
              <w:fldChar w:fldCharType="begin"/>
            </w:r>
            <w:r>
              <w:rPr>
                <w:noProof/>
                <w:webHidden/>
              </w:rPr>
              <w:instrText xml:space="preserve"> PAGEREF _Toc197292364 \h </w:instrText>
            </w:r>
            <w:r>
              <w:rPr>
                <w:noProof/>
                <w:webHidden/>
              </w:rPr>
            </w:r>
            <w:r>
              <w:rPr>
                <w:noProof/>
                <w:webHidden/>
              </w:rPr>
              <w:fldChar w:fldCharType="separate"/>
            </w:r>
            <w:r>
              <w:rPr>
                <w:noProof/>
                <w:webHidden/>
              </w:rPr>
              <w:t>33</w:t>
            </w:r>
            <w:r>
              <w:rPr>
                <w:noProof/>
                <w:webHidden/>
              </w:rPr>
              <w:fldChar w:fldCharType="end"/>
            </w:r>
          </w:hyperlink>
        </w:p>
        <w:p w14:paraId="6EFA16B6" w14:textId="1C03DF6D" w:rsidR="008D3496" w:rsidRDefault="008D3496">
          <w:pPr>
            <w:pStyle w:val="TOC1"/>
            <w:tabs>
              <w:tab w:val="right" w:leader="dot" w:pos="9350"/>
            </w:tabs>
            <w:rPr>
              <w:rFonts w:eastAsiaTheme="minorEastAsia" w:cstheme="minorBidi"/>
              <w:b w:val="0"/>
              <w:bCs w:val="0"/>
              <w:caps w:val="0"/>
              <w:noProof/>
              <w:kern w:val="2"/>
              <w:sz w:val="24"/>
              <w:szCs w:val="24"/>
              <w14:ligatures w14:val="standardContextual"/>
            </w:rPr>
          </w:pPr>
          <w:hyperlink w:anchor="_Toc197292365" w:history="1">
            <w:r w:rsidRPr="0027167C">
              <w:rPr>
                <w:rStyle w:val="Hyperlink"/>
                <w:noProof/>
              </w:rPr>
              <w:t>Results</w:t>
            </w:r>
            <w:r>
              <w:rPr>
                <w:noProof/>
                <w:webHidden/>
              </w:rPr>
              <w:tab/>
            </w:r>
            <w:r>
              <w:rPr>
                <w:noProof/>
                <w:webHidden/>
              </w:rPr>
              <w:fldChar w:fldCharType="begin"/>
            </w:r>
            <w:r>
              <w:rPr>
                <w:noProof/>
                <w:webHidden/>
              </w:rPr>
              <w:instrText xml:space="preserve"> PAGEREF _Toc197292365 \h </w:instrText>
            </w:r>
            <w:r>
              <w:rPr>
                <w:noProof/>
                <w:webHidden/>
              </w:rPr>
            </w:r>
            <w:r>
              <w:rPr>
                <w:noProof/>
                <w:webHidden/>
              </w:rPr>
              <w:fldChar w:fldCharType="separate"/>
            </w:r>
            <w:r>
              <w:rPr>
                <w:noProof/>
                <w:webHidden/>
              </w:rPr>
              <w:t>35</w:t>
            </w:r>
            <w:r>
              <w:rPr>
                <w:noProof/>
                <w:webHidden/>
              </w:rPr>
              <w:fldChar w:fldCharType="end"/>
            </w:r>
          </w:hyperlink>
        </w:p>
        <w:p w14:paraId="0B46253A" w14:textId="6E9E33EE" w:rsidR="008D3496" w:rsidRDefault="008D3496">
          <w:pPr>
            <w:pStyle w:val="TOC2"/>
            <w:tabs>
              <w:tab w:val="right" w:leader="dot" w:pos="9350"/>
            </w:tabs>
            <w:rPr>
              <w:rFonts w:eastAsiaTheme="minorEastAsia" w:cstheme="minorBidi"/>
              <w:smallCaps w:val="0"/>
              <w:noProof/>
              <w:kern w:val="2"/>
              <w:sz w:val="24"/>
              <w:szCs w:val="24"/>
              <w14:ligatures w14:val="standardContextual"/>
            </w:rPr>
          </w:pPr>
          <w:hyperlink w:anchor="_Toc197292366" w:history="1">
            <w:r w:rsidRPr="0027167C">
              <w:rPr>
                <w:rStyle w:val="Hyperlink"/>
                <w:noProof/>
              </w:rPr>
              <w:t>Symptom Score Distribution and Baseline Models</w:t>
            </w:r>
            <w:r>
              <w:rPr>
                <w:noProof/>
                <w:webHidden/>
              </w:rPr>
              <w:tab/>
            </w:r>
            <w:r>
              <w:rPr>
                <w:noProof/>
                <w:webHidden/>
              </w:rPr>
              <w:fldChar w:fldCharType="begin"/>
            </w:r>
            <w:r>
              <w:rPr>
                <w:noProof/>
                <w:webHidden/>
              </w:rPr>
              <w:instrText xml:space="preserve"> PAGEREF _Toc197292366 \h </w:instrText>
            </w:r>
            <w:r>
              <w:rPr>
                <w:noProof/>
                <w:webHidden/>
              </w:rPr>
            </w:r>
            <w:r>
              <w:rPr>
                <w:noProof/>
                <w:webHidden/>
              </w:rPr>
              <w:fldChar w:fldCharType="separate"/>
            </w:r>
            <w:r>
              <w:rPr>
                <w:noProof/>
                <w:webHidden/>
              </w:rPr>
              <w:t>35</w:t>
            </w:r>
            <w:r>
              <w:rPr>
                <w:noProof/>
                <w:webHidden/>
              </w:rPr>
              <w:fldChar w:fldCharType="end"/>
            </w:r>
          </w:hyperlink>
        </w:p>
        <w:p w14:paraId="1D0EE522" w14:textId="60F889EB" w:rsidR="008D3496" w:rsidRDefault="008D3496">
          <w:pPr>
            <w:pStyle w:val="TOC2"/>
            <w:tabs>
              <w:tab w:val="right" w:leader="dot" w:pos="9350"/>
            </w:tabs>
            <w:rPr>
              <w:rFonts w:eastAsiaTheme="minorEastAsia" w:cstheme="minorBidi"/>
              <w:smallCaps w:val="0"/>
              <w:noProof/>
              <w:kern w:val="2"/>
              <w:sz w:val="24"/>
              <w:szCs w:val="24"/>
              <w14:ligatures w14:val="standardContextual"/>
            </w:rPr>
          </w:pPr>
          <w:hyperlink w:anchor="_Toc197292367" w:history="1">
            <w:r w:rsidRPr="0027167C">
              <w:rPr>
                <w:rStyle w:val="Hyperlink"/>
                <w:noProof/>
              </w:rPr>
              <w:t>Tuning Parameter Exploration and Loss Minimization Across Configurations</w:t>
            </w:r>
            <w:r>
              <w:rPr>
                <w:noProof/>
                <w:webHidden/>
              </w:rPr>
              <w:tab/>
            </w:r>
            <w:r>
              <w:rPr>
                <w:noProof/>
                <w:webHidden/>
              </w:rPr>
              <w:fldChar w:fldCharType="begin"/>
            </w:r>
            <w:r>
              <w:rPr>
                <w:noProof/>
                <w:webHidden/>
              </w:rPr>
              <w:instrText xml:space="preserve"> PAGEREF _Toc197292367 \h </w:instrText>
            </w:r>
            <w:r>
              <w:rPr>
                <w:noProof/>
                <w:webHidden/>
              </w:rPr>
            </w:r>
            <w:r>
              <w:rPr>
                <w:noProof/>
                <w:webHidden/>
              </w:rPr>
              <w:fldChar w:fldCharType="separate"/>
            </w:r>
            <w:r>
              <w:rPr>
                <w:noProof/>
                <w:webHidden/>
              </w:rPr>
              <w:t>38</w:t>
            </w:r>
            <w:r>
              <w:rPr>
                <w:noProof/>
                <w:webHidden/>
              </w:rPr>
              <w:fldChar w:fldCharType="end"/>
            </w:r>
          </w:hyperlink>
        </w:p>
        <w:p w14:paraId="5F7912A1" w14:textId="0D1C4520" w:rsidR="008D3496" w:rsidRDefault="008D3496">
          <w:pPr>
            <w:pStyle w:val="TOC2"/>
            <w:tabs>
              <w:tab w:val="right" w:leader="dot" w:pos="9350"/>
            </w:tabs>
            <w:rPr>
              <w:rFonts w:eastAsiaTheme="minorEastAsia" w:cstheme="minorBidi"/>
              <w:smallCaps w:val="0"/>
              <w:noProof/>
              <w:kern w:val="2"/>
              <w:sz w:val="24"/>
              <w:szCs w:val="24"/>
              <w14:ligatures w14:val="standardContextual"/>
            </w:rPr>
          </w:pPr>
          <w:hyperlink w:anchor="_Toc197292368" w:history="1">
            <w:r w:rsidRPr="0027167C">
              <w:rPr>
                <w:rStyle w:val="Hyperlink"/>
                <w:noProof/>
              </w:rPr>
              <w:t>Threshold Calibration</w:t>
            </w:r>
            <w:r>
              <w:rPr>
                <w:noProof/>
                <w:webHidden/>
              </w:rPr>
              <w:tab/>
            </w:r>
            <w:r>
              <w:rPr>
                <w:noProof/>
                <w:webHidden/>
              </w:rPr>
              <w:fldChar w:fldCharType="begin"/>
            </w:r>
            <w:r>
              <w:rPr>
                <w:noProof/>
                <w:webHidden/>
              </w:rPr>
              <w:instrText xml:space="preserve"> PAGEREF _Toc197292368 \h </w:instrText>
            </w:r>
            <w:r>
              <w:rPr>
                <w:noProof/>
                <w:webHidden/>
              </w:rPr>
            </w:r>
            <w:r>
              <w:rPr>
                <w:noProof/>
                <w:webHidden/>
              </w:rPr>
              <w:fldChar w:fldCharType="separate"/>
            </w:r>
            <w:r>
              <w:rPr>
                <w:noProof/>
                <w:webHidden/>
              </w:rPr>
              <w:t>42</w:t>
            </w:r>
            <w:r>
              <w:rPr>
                <w:noProof/>
                <w:webHidden/>
              </w:rPr>
              <w:fldChar w:fldCharType="end"/>
            </w:r>
          </w:hyperlink>
        </w:p>
        <w:p w14:paraId="42CC9D0E" w14:textId="335EB95C" w:rsidR="008D3496" w:rsidRDefault="008D3496">
          <w:pPr>
            <w:pStyle w:val="TOC2"/>
            <w:tabs>
              <w:tab w:val="right" w:leader="dot" w:pos="9350"/>
            </w:tabs>
            <w:rPr>
              <w:rFonts w:eastAsiaTheme="minorEastAsia" w:cstheme="minorBidi"/>
              <w:smallCaps w:val="0"/>
              <w:noProof/>
              <w:kern w:val="2"/>
              <w:sz w:val="24"/>
              <w:szCs w:val="24"/>
              <w14:ligatures w14:val="standardContextual"/>
            </w:rPr>
          </w:pPr>
          <w:hyperlink w:anchor="_Toc197292369" w:history="1">
            <w:r w:rsidRPr="0027167C">
              <w:rPr>
                <w:rStyle w:val="Hyperlink"/>
                <w:noProof/>
              </w:rPr>
              <w:t>Model Performance and Class Discrimination</w:t>
            </w:r>
            <w:r>
              <w:rPr>
                <w:noProof/>
                <w:webHidden/>
              </w:rPr>
              <w:tab/>
            </w:r>
            <w:r>
              <w:rPr>
                <w:noProof/>
                <w:webHidden/>
              </w:rPr>
              <w:fldChar w:fldCharType="begin"/>
            </w:r>
            <w:r>
              <w:rPr>
                <w:noProof/>
                <w:webHidden/>
              </w:rPr>
              <w:instrText xml:space="preserve"> PAGEREF _Toc197292369 \h </w:instrText>
            </w:r>
            <w:r>
              <w:rPr>
                <w:noProof/>
                <w:webHidden/>
              </w:rPr>
            </w:r>
            <w:r>
              <w:rPr>
                <w:noProof/>
                <w:webHidden/>
              </w:rPr>
              <w:fldChar w:fldCharType="separate"/>
            </w:r>
            <w:r>
              <w:rPr>
                <w:noProof/>
                <w:webHidden/>
              </w:rPr>
              <w:t>42</w:t>
            </w:r>
            <w:r>
              <w:rPr>
                <w:noProof/>
                <w:webHidden/>
              </w:rPr>
              <w:fldChar w:fldCharType="end"/>
            </w:r>
          </w:hyperlink>
        </w:p>
        <w:p w14:paraId="3EB1F183" w14:textId="3DE751BB" w:rsidR="008D3496" w:rsidRDefault="008D3496">
          <w:pPr>
            <w:pStyle w:val="TOC2"/>
            <w:tabs>
              <w:tab w:val="right" w:leader="dot" w:pos="9350"/>
            </w:tabs>
            <w:rPr>
              <w:rFonts w:eastAsiaTheme="minorEastAsia" w:cstheme="minorBidi"/>
              <w:smallCaps w:val="0"/>
              <w:noProof/>
              <w:kern w:val="2"/>
              <w:sz w:val="24"/>
              <w:szCs w:val="24"/>
              <w14:ligatures w14:val="standardContextual"/>
            </w:rPr>
          </w:pPr>
          <w:hyperlink w:anchor="_Toc197292370" w:history="1">
            <w:r w:rsidRPr="0027167C">
              <w:rPr>
                <w:rStyle w:val="Hyperlink"/>
                <w:noProof/>
              </w:rPr>
              <w:t>Null Model Validation</w:t>
            </w:r>
            <w:r>
              <w:rPr>
                <w:noProof/>
                <w:webHidden/>
              </w:rPr>
              <w:tab/>
            </w:r>
            <w:r>
              <w:rPr>
                <w:noProof/>
                <w:webHidden/>
              </w:rPr>
              <w:fldChar w:fldCharType="begin"/>
            </w:r>
            <w:r>
              <w:rPr>
                <w:noProof/>
                <w:webHidden/>
              </w:rPr>
              <w:instrText xml:space="preserve"> PAGEREF _Toc197292370 \h </w:instrText>
            </w:r>
            <w:r>
              <w:rPr>
                <w:noProof/>
                <w:webHidden/>
              </w:rPr>
            </w:r>
            <w:r>
              <w:rPr>
                <w:noProof/>
                <w:webHidden/>
              </w:rPr>
              <w:fldChar w:fldCharType="separate"/>
            </w:r>
            <w:r>
              <w:rPr>
                <w:noProof/>
                <w:webHidden/>
              </w:rPr>
              <w:t>45</w:t>
            </w:r>
            <w:r>
              <w:rPr>
                <w:noProof/>
                <w:webHidden/>
              </w:rPr>
              <w:fldChar w:fldCharType="end"/>
            </w:r>
          </w:hyperlink>
        </w:p>
        <w:p w14:paraId="4B8AF6BF" w14:textId="0F9C8B9F" w:rsidR="008D3496" w:rsidRDefault="008D3496">
          <w:pPr>
            <w:pStyle w:val="TOC1"/>
            <w:tabs>
              <w:tab w:val="right" w:leader="dot" w:pos="9350"/>
            </w:tabs>
            <w:rPr>
              <w:rFonts w:eastAsiaTheme="minorEastAsia" w:cstheme="minorBidi"/>
              <w:b w:val="0"/>
              <w:bCs w:val="0"/>
              <w:caps w:val="0"/>
              <w:noProof/>
              <w:kern w:val="2"/>
              <w:sz w:val="24"/>
              <w:szCs w:val="24"/>
              <w14:ligatures w14:val="standardContextual"/>
            </w:rPr>
          </w:pPr>
          <w:hyperlink w:anchor="_Toc197292371" w:history="1">
            <w:r w:rsidRPr="0027167C">
              <w:rPr>
                <w:rStyle w:val="Hyperlink"/>
                <w:noProof/>
              </w:rPr>
              <w:t>Discussion</w:t>
            </w:r>
            <w:r>
              <w:rPr>
                <w:noProof/>
                <w:webHidden/>
              </w:rPr>
              <w:tab/>
            </w:r>
            <w:r>
              <w:rPr>
                <w:noProof/>
                <w:webHidden/>
              </w:rPr>
              <w:fldChar w:fldCharType="begin"/>
            </w:r>
            <w:r>
              <w:rPr>
                <w:noProof/>
                <w:webHidden/>
              </w:rPr>
              <w:instrText xml:space="preserve"> PAGEREF _Toc197292371 \h </w:instrText>
            </w:r>
            <w:r>
              <w:rPr>
                <w:noProof/>
                <w:webHidden/>
              </w:rPr>
            </w:r>
            <w:r>
              <w:rPr>
                <w:noProof/>
                <w:webHidden/>
              </w:rPr>
              <w:fldChar w:fldCharType="separate"/>
            </w:r>
            <w:r>
              <w:rPr>
                <w:noProof/>
                <w:webHidden/>
              </w:rPr>
              <w:t>47</w:t>
            </w:r>
            <w:r>
              <w:rPr>
                <w:noProof/>
                <w:webHidden/>
              </w:rPr>
              <w:fldChar w:fldCharType="end"/>
            </w:r>
          </w:hyperlink>
        </w:p>
        <w:p w14:paraId="2D28D428" w14:textId="2EA90D24" w:rsidR="008D3496" w:rsidRDefault="008D3496">
          <w:pPr>
            <w:pStyle w:val="TOC2"/>
            <w:tabs>
              <w:tab w:val="right" w:leader="dot" w:pos="9350"/>
            </w:tabs>
            <w:rPr>
              <w:rFonts w:eastAsiaTheme="minorEastAsia" w:cstheme="minorBidi"/>
              <w:smallCaps w:val="0"/>
              <w:noProof/>
              <w:kern w:val="2"/>
              <w:sz w:val="24"/>
              <w:szCs w:val="24"/>
              <w14:ligatures w14:val="standardContextual"/>
            </w:rPr>
          </w:pPr>
          <w:hyperlink w:anchor="_Toc197292372" w:history="1">
            <w:r w:rsidRPr="0027167C">
              <w:rPr>
                <w:rStyle w:val="Hyperlink"/>
                <w:noProof/>
              </w:rPr>
              <w:t>Main Findings</w:t>
            </w:r>
            <w:r>
              <w:rPr>
                <w:noProof/>
                <w:webHidden/>
              </w:rPr>
              <w:tab/>
            </w:r>
            <w:r>
              <w:rPr>
                <w:noProof/>
                <w:webHidden/>
              </w:rPr>
              <w:fldChar w:fldCharType="begin"/>
            </w:r>
            <w:r>
              <w:rPr>
                <w:noProof/>
                <w:webHidden/>
              </w:rPr>
              <w:instrText xml:space="preserve"> PAGEREF _Toc197292372 \h </w:instrText>
            </w:r>
            <w:r>
              <w:rPr>
                <w:noProof/>
                <w:webHidden/>
              </w:rPr>
            </w:r>
            <w:r>
              <w:rPr>
                <w:noProof/>
                <w:webHidden/>
              </w:rPr>
              <w:fldChar w:fldCharType="separate"/>
            </w:r>
            <w:r>
              <w:rPr>
                <w:noProof/>
                <w:webHidden/>
              </w:rPr>
              <w:t>47</w:t>
            </w:r>
            <w:r>
              <w:rPr>
                <w:noProof/>
                <w:webHidden/>
              </w:rPr>
              <w:fldChar w:fldCharType="end"/>
            </w:r>
          </w:hyperlink>
        </w:p>
        <w:p w14:paraId="125FC30C" w14:textId="65FF1522" w:rsidR="008D3496" w:rsidRDefault="008D3496">
          <w:pPr>
            <w:pStyle w:val="TOC3"/>
            <w:tabs>
              <w:tab w:val="right" w:leader="dot" w:pos="9350"/>
            </w:tabs>
            <w:rPr>
              <w:rFonts w:eastAsiaTheme="minorEastAsia" w:cstheme="minorBidi"/>
              <w:i w:val="0"/>
              <w:iCs w:val="0"/>
              <w:noProof/>
              <w:kern w:val="2"/>
              <w:sz w:val="24"/>
              <w:szCs w:val="24"/>
              <w14:ligatures w14:val="standardContextual"/>
            </w:rPr>
          </w:pPr>
          <w:hyperlink w:anchor="_Toc197292373" w:history="1">
            <w:r w:rsidRPr="0027167C">
              <w:rPr>
                <w:rStyle w:val="Hyperlink"/>
                <w:noProof/>
              </w:rPr>
              <w:t>The Problem of Imbalanced Data</w:t>
            </w:r>
            <w:r>
              <w:rPr>
                <w:noProof/>
                <w:webHidden/>
              </w:rPr>
              <w:tab/>
            </w:r>
            <w:r>
              <w:rPr>
                <w:noProof/>
                <w:webHidden/>
              </w:rPr>
              <w:fldChar w:fldCharType="begin"/>
            </w:r>
            <w:r>
              <w:rPr>
                <w:noProof/>
                <w:webHidden/>
              </w:rPr>
              <w:instrText xml:space="preserve"> PAGEREF _Toc197292373 \h </w:instrText>
            </w:r>
            <w:r>
              <w:rPr>
                <w:noProof/>
                <w:webHidden/>
              </w:rPr>
            </w:r>
            <w:r>
              <w:rPr>
                <w:noProof/>
                <w:webHidden/>
              </w:rPr>
              <w:fldChar w:fldCharType="separate"/>
            </w:r>
            <w:r>
              <w:rPr>
                <w:noProof/>
                <w:webHidden/>
              </w:rPr>
              <w:t>48</w:t>
            </w:r>
            <w:r>
              <w:rPr>
                <w:noProof/>
                <w:webHidden/>
              </w:rPr>
              <w:fldChar w:fldCharType="end"/>
            </w:r>
          </w:hyperlink>
        </w:p>
        <w:p w14:paraId="7ECA65E4" w14:textId="65DCDF0F" w:rsidR="008D3496" w:rsidRDefault="008D3496">
          <w:pPr>
            <w:pStyle w:val="TOC3"/>
            <w:tabs>
              <w:tab w:val="right" w:leader="dot" w:pos="9350"/>
            </w:tabs>
            <w:rPr>
              <w:rFonts w:eastAsiaTheme="minorEastAsia" w:cstheme="minorBidi"/>
              <w:i w:val="0"/>
              <w:iCs w:val="0"/>
              <w:noProof/>
              <w:kern w:val="2"/>
              <w:sz w:val="24"/>
              <w:szCs w:val="24"/>
              <w14:ligatures w14:val="standardContextual"/>
            </w:rPr>
          </w:pPr>
          <w:hyperlink w:anchor="_Toc197292374" w:history="1">
            <w:r w:rsidRPr="0027167C">
              <w:rPr>
                <w:rStyle w:val="Hyperlink"/>
                <w:noProof/>
              </w:rPr>
              <w:t>Challenges of Using Symptom Scores for Prediction</w:t>
            </w:r>
            <w:r>
              <w:rPr>
                <w:noProof/>
                <w:webHidden/>
              </w:rPr>
              <w:tab/>
            </w:r>
            <w:r>
              <w:rPr>
                <w:noProof/>
                <w:webHidden/>
              </w:rPr>
              <w:fldChar w:fldCharType="begin"/>
            </w:r>
            <w:r>
              <w:rPr>
                <w:noProof/>
                <w:webHidden/>
              </w:rPr>
              <w:instrText xml:space="preserve"> PAGEREF _Toc197292374 \h </w:instrText>
            </w:r>
            <w:r>
              <w:rPr>
                <w:noProof/>
                <w:webHidden/>
              </w:rPr>
            </w:r>
            <w:r>
              <w:rPr>
                <w:noProof/>
                <w:webHidden/>
              </w:rPr>
              <w:fldChar w:fldCharType="separate"/>
            </w:r>
            <w:r>
              <w:rPr>
                <w:noProof/>
                <w:webHidden/>
              </w:rPr>
              <w:t>49</w:t>
            </w:r>
            <w:r>
              <w:rPr>
                <w:noProof/>
                <w:webHidden/>
              </w:rPr>
              <w:fldChar w:fldCharType="end"/>
            </w:r>
          </w:hyperlink>
        </w:p>
        <w:p w14:paraId="35B3E76C" w14:textId="1FC29A74" w:rsidR="008D3496" w:rsidRDefault="008D3496">
          <w:pPr>
            <w:pStyle w:val="TOC3"/>
            <w:tabs>
              <w:tab w:val="right" w:leader="dot" w:pos="9350"/>
            </w:tabs>
            <w:rPr>
              <w:rFonts w:eastAsiaTheme="minorEastAsia" w:cstheme="minorBidi"/>
              <w:i w:val="0"/>
              <w:iCs w:val="0"/>
              <w:noProof/>
              <w:kern w:val="2"/>
              <w:sz w:val="24"/>
              <w:szCs w:val="24"/>
              <w14:ligatures w14:val="standardContextual"/>
            </w:rPr>
          </w:pPr>
          <w:hyperlink w:anchor="_Toc197292375" w:history="1">
            <w:r w:rsidRPr="0027167C">
              <w:rPr>
                <w:rStyle w:val="Hyperlink"/>
                <w:noProof/>
              </w:rPr>
              <w:t>Lack of contextual and behavioral data</w:t>
            </w:r>
            <w:r>
              <w:rPr>
                <w:noProof/>
                <w:webHidden/>
              </w:rPr>
              <w:tab/>
            </w:r>
            <w:r>
              <w:rPr>
                <w:noProof/>
                <w:webHidden/>
              </w:rPr>
              <w:fldChar w:fldCharType="begin"/>
            </w:r>
            <w:r>
              <w:rPr>
                <w:noProof/>
                <w:webHidden/>
              </w:rPr>
              <w:instrText xml:space="preserve"> PAGEREF _Toc197292375 \h </w:instrText>
            </w:r>
            <w:r>
              <w:rPr>
                <w:noProof/>
                <w:webHidden/>
              </w:rPr>
            </w:r>
            <w:r>
              <w:rPr>
                <w:noProof/>
                <w:webHidden/>
              </w:rPr>
              <w:fldChar w:fldCharType="separate"/>
            </w:r>
            <w:r>
              <w:rPr>
                <w:noProof/>
                <w:webHidden/>
              </w:rPr>
              <w:t>50</w:t>
            </w:r>
            <w:r>
              <w:rPr>
                <w:noProof/>
                <w:webHidden/>
              </w:rPr>
              <w:fldChar w:fldCharType="end"/>
            </w:r>
          </w:hyperlink>
        </w:p>
        <w:p w14:paraId="51C1DCFF" w14:textId="0040543E" w:rsidR="008D3496" w:rsidRDefault="008D3496">
          <w:pPr>
            <w:pStyle w:val="TOC2"/>
            <w:tabs>
              <w:tab w:val="right" w:leader="dot" w:pos="9350"/>
            </w:tabs>
            <w:rPr>
              <w:rFonts w:eastAsiaTheme="minorEastAsia" w:cstheme="minorBidi"/>
              <w:smallCaps w:val="0"/>
              <w:noProof/>
              <w:kern w:val="2"/>
              <w:sz w:val="24"/>
              <w:szCs w:val="24"/>
              <w14:ligatures w14:val="standardContextual"/>
            </w:rPr>
          </w:pPr>
          <w:hyperlink w:anchor="_Toc197292376" w:history="1">
            <w:r w:rsidRPr="0027167C">
              <w:rPr>
                <w:rStyle w:val="Hyperlink"/>
                <w:noProof/>
              </w:rPr>
              <w:t>Implications for Future Research</w:t>
            </w:r>
            <w:r>
              <w:rPr>
                <w:noProof/>
                <w:webHidden/>
              </w:rPr>
              <w:tab/>
            </w:r>
            <w:r>
              <w:rPr>
                <w:noProof/>
                <w:webHidden/>
              </w:rPr>
              <w:fldChar w:fldCharType="begin"/>
            </w:r>
            <w:r>
              <w:rPr>
                <w:noProof/>
                <w:webHidden/>
              </w:rPr>
              <w:instrText xml:space="preserve"> PAGEREF _Toc197292376 \h </w:instrText>
            </w:r>
            <w:r>
              <w:rPr>
                <w:noProof/>
                <w:webHidden/>
              </w:rPr>
            </w:r>
            <w:r>
              <w:rPr>
                <w:noProof/>
                <w:webHidden/>
              </w:rPr>
              <w:fldChar w:fldCharType="separate"/>
            </w:r>
            <w:r>
              <w:rPr>
                <w:noProof/>
                <w:webHidden/>
              </w:rPr>
              <w:t>50</w:t>
            </w:r>
            <w:r>
              <w:rPr>
                <w:noProof/>
                <w:webHidden/>
              </w:rPr>
              <w:fldChar w:fldCharType="end"/>
            </w:r>
          </w:hyperlink>
        </w:p>
        <w:p w14:paraId="1547F669" w14:textId="419BF7B4" w:rsidR="008D3496" w:rsidRDefault="008D3496">
          <w:pPr>
            <w:pStyle w:val="TOC2"/>
            <w:tabs>
              <w:tab w:val="right" w:leader="dot" w:pos="9350"/>
            </w:tabs>
            <w:rPr>
              <w:rFonts w:eastAsiaTheme="minorEastAsia" w:cstheme="minorBidi"/>
              <w:smallCaps w:val="0"/>
              <w:noProof/>
              <w:kern w:val="2"/>
              <w:sz w:val="24"/>
              <w:szCs w:val="24"/>
              <w14:ligatures w14:val="standardContextual"/>
            </w:rPr>
          </w:pPr>
          <w:hyperlink w:anchor="_Toc197292377" w:history="1">
            <w:r w:rsidRPr="0027167C">
              <w:rPr>
                <w:rStyle w:val="Hyperlink"/>
                <w:noProof/>
              </w:rPr>
              <w:t>Future Directions</w:t>
            </w:r>
            <w:r>
              <w:rPr>
                <w:noProof/>
                <w:webHidden/>
              </w:rPr>
              <w:tab/>
            </w:r>
            <w:r>
              <w:rPr>
                <w:noProof/>
                <w:webHidden/>
              </w:rPr>
              <w:fldChar w:fldCharType="begin"/>
            </w:r>
            <w:r>
              <w:rPr>
                <w:noProof/>
                <w:webHidden/>
              </w:rPr>
              <w:instrText xml:space="preserve"> PAGEREF _Toc197292377 \h </w:instrText>
            </w:r>
            <w:r>
              <w:rPr>
                <w:noProof/>
                <w:webHidden/>
              </w:rPr>
            </w:r>
            <w:r>
              <w:rPr>
                <w:noProof/>
                <w:webHidden/>
              </w:rPr>
              <w:fldChar w:fldCharType="separate"/>
            </w:r>
            <w:r>
              <w:rPr>
                <w:noProof/>
                <w:webHidden/>
              </w:rPr>
              <w:t>50</w:t>
            </w:r>
            <w:r>
              <w:rPr>
                <w:noProof/>
                <w:webHidden/>
              </w:rPr>
              <w:fldChar w:fldCharType="end"/>
            </w:r>
          </w:hyperlink>
        </w:p>
        <w:p w14:paraId="04C4D079" w14:textId="348CDE56" w:rsidR="008D3496" w:rsidRDefault="008D3496">
          <w:pPr>
            <w:pStyle w:val="TOC2"/>
            <w:tabs>
              <w:tab w:val="right" w:leader="dot" w:pos="9350"/>
            </w:tabs>
            <w:rPr>
              <w:rFonts w:eastAsiaTheme="minorEastAsia" w:cstheme="minorBidi"/>
              <w:smallCaps w:val="0"/>
              <w:noProof/>
              <w:kern w:val="2"/>
              <w:sz w:val="24"/>
              <w:szCs w:val="24"/>
              <w14:ligatures w14:val="standardContextual"/>
            </w:rPr>
          </w:pPr>
          <w:hyperlink w:anchor="_Toc197292378" w:history="1">
            <w:r w:rsidRPr="0027167C">
              <w:rPr>
                <w:rStyle w:val="Hyperlink"/>
                <w:noProof/>
              </w:rPr>
              <w:t>Conclusion</w:t>
            </w:r>
            <w:r>
              <w:rPr>
                <w:noProof/>
                <w:webHidden/>
              </w:rPr>
              <w:tab/>
            </w:r>
            <w:r>
              <w:rPr>
                <w:noProof/>
                <w:webHidden/>
              </w:rPr>
              <w:fldChar w:fldCharType="begin"/>
            </w:r>
            <w:r>
              <w:rPr>
                <w:noProof/>
                <w:webHidden/>
              </w:rPr>
              <w:instrText xml:space="preserve"> PAGEREF _Toc197292378 \h </w:instrText>
            </w:r>
            <w:r>
              <w:rPr>
                <w:noProof/>
                <w:webHidden/>
              </w:rPr>
            </w:r>
            <w:r>
              <w:rPr>
                <w:noProof/>
                <w:webHidden/>
              </w:rPr>
              <w:fldChar w:fldCharType="separate"/>
            </w:r>
            <w:r>
              <w:rPr>
                <w:noProof/>
                <w:webHidden/>
              </w:rPr>
              <w:t>52</w:t>
            </w:r>
            <w:r>
              <w:rPr>
                <w:noProof/>
                <w:webHidden/>
              </w:rPr>
              <w:fldChar w:fldCharType="end"/>
            </w:r>
          </w:hyperlink>
        </w:p>
        <w:p w14:paraId="0D7E5986" w14:textId="5D07F302" w:rsidR="008D3496" w:rsidRDefault="008D3496">
          <w:pPr>
            <w:pStyle w:val="TOC1"/>
            <w:tabs>
              <w:tab w:val="right" w:leader="dot" w:pos="9350"/>
            </w:tabs>
            <w:rPr>
              <w:rFonts w:eastAsiaTheme="minorEastAsia" w:cstheme="minorBidi"/>
              <w:b w:val="0"/>
              <w:bCs w:val="0"/>
              <w:caps w:val="0"/>
              <w:noProof/>
              <w:kern w:val="2"/>
              <w:sz w:val="24"/>
              <w:szCs w:val="24"/>
              <w14:ligatures w14:val="standardContextual"/>
            </w:rPr>
          </w:pPr>
          <w:hyperlink w:anchor="_Toc197292379" w:history="1">
            <w:r w:rsidRPr="0027167C">
              <w:rPr>
                <w:rStyle w:val="Hyperlink"/>
                <w:noProof/>
              </w:rPr>
              <w:t>References</w:t>
            </w:r>
            <w:r>
              <w:rPr>
                <w:noProof/>
                <w:webHidden/>
              </w:rPr>
              <w:tab/>
            </w:r>
            <w:r>
              <w:rPr>
                <w:noProof/>
                <w:webHidden/>
              </w:rPr>
              <w:fldChar w:fldCharType="begin"/>
            </w:r>
            <w:r>
              <w:rPr>
                <w:noProof/>
                <w:webHidden/>
              </w:rPr>
              <w:instrText xml:space="preserve"> PAGEREF _Toc197292379 \h </w:instrText>
            </w:r>
            <w:r>
              <w:rPr>
                <w:noProof/>
                <w:webHidden/>
              </w:rPr>
            </w:r>
            <w:r>
              <w:rPr>
                <w:noProof/>
                <w:webHidden/>
              </w:rPr>
              <w:fldChar w:fldCharType="separate"/>
            </w:r>
            <w:r>
              <w:rPr>
                <w:noProof/>
                <w:webHidden/>
              </w:rPr>
              <w:t>53</w:t>
            </w:r>
            <w:r>
              <w:rPr>
                <w:noProof/>
                <w:webHidden/>
              </w:rPr>
              <w:fldChar w:fldCharType="end"/>
            </w:r>
          </w:hyperlink>
        </w:p>
        <w:p w14:paraId="433D198F" w14:textId="215B5BF9" w:rsidR="008D3496" w:rsidRDefault="008D3496">
          <w:pPr>
            <w:pStyle w:val="TOC1"/>
            <w:tabs>
              <w:tab w:val="right" w:leader="dot" w:pos="9350"/>
            </w:tabs>
            <w:rPr>
              <w:rFonts w:eastAsiaTheme="minorEastAsia" w:cstheme="minorBidi"/>
              <w:b w:val="0"/>
              <w:bCs w:val="0"/>
              <w:caps w:val="0"/>
              <w:noProof/>
              <w:kern w:val="2"/>
              <w:sz w:val="24"/>
              <w:szCs w:val="24"/>
              <w14:ligatures w14:val="standardContextual"/>
            </w:rPr>
          </w:pPr>
          <w:hyperlink w:anchor="_Toc197292380" w:history="1">
            <w:r w:rsidRPr="0027167C">
              <w:rPr>
                <w:rStyle w:val="Hyperlink"/>
                <w:noProof/>
              </w:rPr>
              <w:t>Appendix I</w:t>
            </w:r>
            <w:r>
              <w:rPr>
                <w:noProof/>
                <w:webHidden/>
              </w:rPr>
              <w:tab/>
            </w:r>
            <w:r>
              <w:rPr>
                <w:noProof/>
                <w:webHidden/>
              </w:rPr>
              <w:fldChar w:fldCharType="begin"/>
            </w:r>
            <w:r>
              <w:rPr>
                <w:noProof/>
                <w:webHidden/>
              </w:rPr>
              <w:instrText xml:space="preserve"> PAGEREF _Toc197292380 \h </w:instrText>
            </w:r>
            <w:r>
              <w:rPr>
                <w:noProof/>
                <w:webHidden/>
              </w:rPr>
            </w:r>
            <w:r>
              <w:rPr>
                <w:noProof/>
                <w:webHidden/>
              </w:rPr>
              <w:fldChar w:fldCharType="separate"/>
            </w:r>
            <w:r>
              <w:rPr>
                <w:noProof/>
                <w:webHidden/>
              </w:rPr>
              <w:t>68</w:t>
            </w:r>
            <w:r>
              <w:rPr>
                <w:noProof/>
                <w:webHidden/>
              </w:rPr>
              <w:fldChar w:fldCharType="end"/>
            </w:r>
          </w:hyperlink>
        </w:p>
        <w:p w14:paraId="1A0A5F6A" w14:textId="76D010A9" w:rsidR="008D3496" w:rsidRDefault="008D3496">
          <w:pPr>
            <w:pStyle w:val="TOC1"/>
            <w:tabs>
              <w:tab w:val="right" w:leader="dot" w:pos="9350"/>
            </w:tabs>
            <w:rPr>
              <w:rFonts w:eastAsiaTheme="minorEastAsia" w:cstheme="minorBidi"/>
              <w:b w:val="0"/>
              <w:bCs w:val="0"/>
              <w:caps w:val="0"/>
              <w:noProof/>
              <w:kern w:val="2"/>
              <w:sz w:val="24"/>
              <w:szCs w:val="24"/>
              <w14:ligatures w14:val="standardContextual"/>
            </w:rPr>
          </w:pPr>
          <w:hyperlink w:anchor="_Toc197292381" w:history="1">
            <w:r w:rsidRPr="0027167C">
              <w:rPr>
                <w:rStyle w:val="Hyperlink"/>
                <w:noProof/>
              </w:rPr>
              <w:t>Appendix II</w:t>
            </w:r>
            <w:r>
              <w:rPr>
                <w:noProof/>
                <w:webHidden/>
              </w:rPr>
              <w:tab/>
            </w:r>
            <w:r>
              <w:rPr>
                <w:noProof/>
                <w:webHidden/>
              </w:rPr>
              <w:fldChar w:fldCharType="begin"/>
            </w:r>
            <w:r>
              <w:rPr>
                <w:noProof/>
                <w:webHidden/>
              </w:rPr>
              <w:instrText xml:space="preserve"> PAGEREF _Toc197292381 \h </w:instrText>
            </w:r>
            <w:r>
              <w:rPr>
                <w:noProof/>
                <w:webHidden/>
              </w:rPr>
            </w:r>
            <w:r>
              <w:rPr>
                <w:noProof/>
                <w:webHidden/>
              </w:rPr>
              <w:fldChar w:fldCharType="separate"/>
            </w:r>
            <w:r>
              <w:rPr>
                <w:noProof/>
                <w:webHidden/>
              </w:rPr>
              <w:t>69</w:t>
            </w:r>
            <w:r>
              <w:rPr>
                <w:noProof/>
                <w:webHidden/>
              </w:rPr>
              <w:fldChar w:fldCharType="end"/>
            </w:r>
          </w:hyperlink>
        </w:p>
        <w:p w14:paraId="1AFB1E88" w14:textId="7B994953" w:rsidR="008D3496" w:rsidRDefault="008D3496">
          <w:pPr>
            <w:pStyle w:val="TOC1"/>
            <w:tabs>
              <w:tab w:val="right" w:leader="dot" w:pos="9350"/>
            </w:tabs>
            <w:rPr>
              <w:rFonts w:eastAsiaTheme="minorEastAsia" w:cstheme="minorBidi"/>
              <w:b w:val="0"/>
              <w:bCs w:val="0"/>
              <w:caps w:val="0"/>
              <w:noProof/>
              <w:kern w:val="2"/>
              <w:sz w:val="24"/>
              <w:szCs w:val="24"/>
              <w14:ligatures w14:val="standardContextual"/>
            </w:rPr>
          </w:pPr>
          <w:hyperlink w:anchor="_Toc197292382" w:history="1">
            <w:r w:rsidRPr="0027167C">
              <w:rPr>
                <w:rStyle w:val="Hyperlink"/>
                <w:noProof/>
              </w:rPr>
              <w:t>Modeling externalizing symptoms w</w:t>
            </w:r>
            <w:r w:rsidRPr="0027167C">
              <w:rPr>
                <w:rStyle w:val="Hyperlink"/>
                <w:noProof/>
              </w:rPr>
              <w:t>i</w:t>
            </w:r>
            <w:r w:rsidRPr="0027167C">
              <w:rPr>
                <w:rStyle w:val="Hyperlink"/>
                <w:noProof/>
              </w:rPr>
              <w:t>th XGBoost</w:t>
            </w:r>
            <w:r>
              <w:rPr>
                <w:noProof/>
                <w:webHidden/>
              </w:rPr>
              <w:tab/>
            </w:r>
            <w:r>
              <w:rPr>
                <w:noProof/>
                <w:webHidden/>
              </w:rPr>
              <w:fldChar w:fldCharType="begin"/>
            </w:r>
            <w:r>
              <w:rPr>
                <w:noProof/>
                <w:webHidden/>
              </w:rPr>
              <w:instrText xml:space="preserve"> PAGEREF _Toc197292382 \h </w:instrText>
            </w:r>
            <w:r>
              <w:rPr>
                <w:noProof/>
                <w:webHidden/>
              </w:rPr>
            </w:r>
            <w:r>
              <w:rPr>
                <w:noProof/>
                <w:webHidden/>
              </w:rPr>
              <w:fldChar w:fldCharType="separate"/>
            </w:r>
            <w:r>
              <w:rPr>
                <w:noProof/>
                <w:webHidden/>
              </w:rPr>
              <w:t>69</w:t>
            </w:r>
            <w:r>
              <w:rPr>
                <w:noProof/>
                <w:webHidden/>
              </w:rPr>
              <w:fldChar w:fldCharType="end"/>
            </w:r>
          </w:hyperlink>
        </w:p>
        <w:p w14:paraId="1AA47D8B" w14:textId="2ECF03A6" w:rsidR="00C464C2" w:rsidRPr="00541CA3" w:rsidRDefault="00ED3E68">
          <w:r w:rsidRPr="00541CA3">
            <w:rPr>
              <w:i/>
              <w:iCs/>
              <w:caps/>
              <w:sz w:val="20"/>
              <w:szCs w:val="20"/>
            </w:rPr>
            <w:fldChar w:fldCharType="end"/>
          </w:r>
        </w:p>
      </w:sdtContent>
    </w:sdt>
    <w:p w14:paraId="621B61FD" w14:textId="77777777" w:rsidR="000D1CCF" w:rsidRPr="00541CA3" w:rsidRDefault="000D1CCF" w:rsidP="00E95E86">
      <w:pPr>
        <w:pStyle w:val="Heading1"/>
        <w:rPr>
          <w:rFonts w:ascii="Times New Roman" w:eastAsiaTheme="minorHAnsi" w:hAnsi="Times New Roman" w:cs="Times New Roman"/>
          <w:sz w:val="24"/>
          <w:szCs w:val="24"/>
        </w:rPr>
      </w:pPr>
    </w:p>
    <w:p w14:paraId="6F305928" w14:textId="77777777" w:rsidR="00C464C2" w:rsidRPr="00541CA3" w:rsidRDefault="00C464C2" w:rsidP="00C464C2">
      <w:pPr>
        <w:rPr>
          <w:rFonts w:eastAsiaTheme="minorHAnsi"/>
        </w:rPr>
      </w:pPr>
    </w:p>
    <w:p w14:paraId="27A20E27" w14:textId="77777777" w:rsidR="00C464C2" w:rsidRDefault="00C464C2" w:rsidP="00C464C2">
      <w:pPr>
        <w:rPr>
          <w:rFonts w:eastAsiaTheme="minorHAnsi"/>
        </w:rPr>
      </w:pPr>
    </w:p>
    <w:p w14:paraId="69A07FE0" w14:textId="77777777" w:rsidR="00C464C2" w:rsidRPr="00C464C2" w:rsidRDefault="00C464C2" w:rsidP="00C464C2">
      <w:pPr>
        <w:pStyle w:val="Style3"/>
      </w:pPr>
    </w:p>
    <w:p w14:paraId="1653696B" w14:textId="77777777" w:rsidR="000D1CCF" w:rsidRPr="000D1CCF" w:rsidRDefault="000D1CCF" w:rsidP="000D1CCF">
      <w:pPr>
        <w:rPr>
          <w:rFonts w:eastAsiaTheme="minorHAnsi"/>
        </w:rPr>
      </w:pPr>
    </w:p>
    <w:p w14:paraId="29DE72AB" w14:textId="77777777" w:rsidR="000D1CCF" w:rsidRPr="000D1CCF" w:rsidRDefault="000D1CCF" w:rsidP="000D1CCF">
      <w:pPr>
        <w:rPr>
          <w:rFonts w:eastAsiaTheme="minorHAnsi"/>
        </w:rPr>
      </w:pPr>
    </w:p>
    <w:p w14:paraId="22C83600" w14:textId="55E1E323" w:rsidR="000D1CCF" w:rsidRDefault="000D1CCF">
      <w:pPr>
        <w:rPr>
          <w:rFonts w:asciiTheme="majorHAnsi" w:eastAsiaTheme="minorHAnsi" w:hAnsiTheme="majorHAnsi" w:cstheme="majorBidi"/>
          <w:color w:val="0F4761" w:themeColor="accent1" w:themeShade="BF"/>
          <w:sz w:val="40"/>
          <w:szCs w:val="40"/>
        </w:rPr>
      </w:pPr>
    </w:p>
    <w:p w14:paraId="3F01B195" w14:textId="77777777" w:rsidR="000D1CCF" w:rsidRDefault="000D1CCF" w:rsidP="00E95E86">
      <w:pPr>
        <w:pStyle w:val="Heading1"/>
        <w:rPr>
          <w:rFonts w:eastAsiaTheme="minorHAnsi"/>
        </w:rPr>
      </w:pPr>
    </w:p>
    <w:p w14:paraId="6187B413" w14:textId="09B64137" w:rsidR="00E95E86" w:rsidRPr="00201BF6" w:rsidRDefault="000D1CCF" w:rsidP="00201BF6">
      <w:pPr>
        <w:rPr>
          <w:rFonts w:asciiTheme="majorHAnsi" w:eastAsiaTheme="minorHAnsi" w:hAnsiTheme="majorHAnsi" w:cstheme="majorBidi"/>
          <w:color w:val="0F4761" w:themeColor="accent1" w:themeShade="BF"/>
          <w:sz w:val="40"/>
          <w:szCs w:val="40"/>
        </w:rPr>
      </w:pPr>
      <w:r>
        <w:rPr>
          <w:rFonts w:eastAsiaTheme="minorHAnsi"/>
        </w:rPr>
        <w:br w:type="page"/>
      </w:r>
    </w:p>
    <w:p w14:paraId="6ABAE586" w14:textId="4C2CD1BE" w:rsidR="00F41E9F" w:rsidRDefault="00E95E86" w:rsidP="003E72D0">
      <w:pPr>
        <w:pStyle w:val="Style1"/>
        <w:rPr>
          <w:rFonts w:eastAsiaTheme="minorHAnsi"/>
        </w:rPr>
      </w:pPr>
      <w:bookmarkStart w:id="2" w:name="_Toc191292069"/>
      <w:bookmarkStart w:id="3" w:name="_Toc197292336"/>
      <w:r w:rsidRPr="00201BF6">
        <w:rPr>
          <w:rFonts w:eastAsiaTheme="minorHAnsi"/>
        </w:rPr>
        <w:lastRenderedPageBreak/>
        <w:t>Introduction</w:t>
      </w:r>
      <w:bookmarkEnd w:id="2"/>
      <w:bookmarkEnd w:id="3"/>
    </w:p>
    <w:p w14:paraId="01FCF69B" w14:textId="77777777" w:rsidR="0065716C" w:rsidRPr="003E72D0" w:rsidRDefault="0065716C" w:rsidP="003E72D0">
      <w:pPr>
        <w:pStyle w:val="Style1"/>
        <w:rPr>
          <w:rFonts w:eastAsiaTheme="minorHAnsi"/>
        </w:rPr>
      </w:pPr>
    </w:p>
    <w:p w14:paraId="74D492B3" w14:textId="77777777" w:rsidR="003E7D87" w:rsidRPr="00207F5F" w:rsidRDefault="003E7D87" w:rsidP="003E7D87">
      <w:pPr>
        <w:pStyle w:val="Style2"/>
        <w:rPr>
          <w:rFonts w:cs="Times New Roman"/>
          <w:szCs w:val="24"/>
        </w:rPr>
      </w:pPr>
      <w:bookmarkStart w:id="4" w:name="_Toc197292337"/>
      <w:commentRangeStart w:id="5"/>
      <w:r w:rsidRPr="00207F5F">
        <w:rPr>
          <w:rFonts w:cs="Times New Roman"/>
          <w:szCs w:val="24"/>
        </w:rPr>
        <w:t>Obsessive-Compulsive Disorder</w:t>
      </w:r>
      <w:commentRangeEnd w:id="5"/>
      <w:r>
        <w:rPr>
          <w:rStyle w:val="CommentReference"/>
          <w:rFonts w:eastAsia="Times New Roman" w:cs="Times New Roman"/>
          <w:b w:val="0"/>
          <w:color w:val="auto"/>
        </w:rPr>
        <w:commentReference w:id="5"/>
      </w:r>
      <w:bookmarkEnd w:id="4"/>
    </w:p>
    <w:p w14:paraId="3A1C76F1" w14:textId="0CABB42E" w:rsidR="006108E7" w:rsidRPr="006B46B6" w:rsidRDefault="003E7D87" w:rsidP="003E7D87">
      <w:pPr>
        <w:rPr>
          <w:rStyle w:val="relative"/>
          <w:rFonts w:eastAsiaTheme="majorEastAsia"/>
          <w:color w:val="000000"/>
        </w:rPr>
      </w:pPr>
      <w:r>
        <w:t>Obsessive-compulsive disorder (</w:t>
      </w:r>
      <w:r w:rsidRPr="00207F5F">
        <w:t>OCD</w:t>
      </w:r>
      <w:r>
        <w:t>)</w:t>
      </w:r>
      <w:r w:rsidRPr="00207F5F">
        <w:t xml:space="preserve"> is recognized as a prevalent and persistent neuropsychiatric condition, impacting an estimated 2</w:t>
      </w:r>
      <w:r w:rsidR="00EC3030">
        <w:t>-</w:t>
      </w:r>
      <w:r w:rsidRPr="00207F5F">
        <w:t xml:space="preserve">3% of individuals worldwide  </w:t>
      </w:r>
      <w:r w:rsidRPr="00207F5F">
        <w:fldChar w:fldCharType="begin"/>
      </w:r>
      <w:r w:rsidR="006E215B">
        <w:instrText xml:space="preserve"> ADDIN ZOTERO_ITEM CSL_CITATION {"citationID":"eOJyKvjg","properties":{"formattedCitation":"(de Mathis et al., 2013)","plainCitation":"(de Mathis et al., 2013)","noteIndex":0},"citationItems":[{"id":3240,"uris":["http://zotero.org/users/13126831/items/5YBTZPNG"],"itemData":{"id":3240,"type":"article-journal","abstract":"Abstract The main goal of this study is to contribute to the understanding of the trajectory of comorbid disorders associated with obsessive-compulsive disorder (OCD) according to the first manifested psychiatric disorder and its impact in the clinical course of OCD and subsequent psychiatric comorbidities. One thousand and one OCD patients were evaluated at a single time point. Standardized instruments were used to determine the current and lifetime psychiatric diagnoses (Structured Clinical Interview for DSM-IV Axis I and for impulse-control disorders) as well as to establish current obsessive-compulsive, depressive and anxiety symptom severity (Yale-Brown Obsessive-Compulsive Scale","container-title":"Eur Neuropsychopharmacol","DOI":"10.1016/j.euroneuro.2012.08.006","ISSN":"0924-977X","issue":"7","note":"publisher-place: Netherlands\npublisher: Netherlands: Elsevier B.V","page":"594-601","title":"Trajectory in obsessive-compulsive disorder comorbidities","volume":"23","author":[{"family":"Mathis","given":"Maria Alice","non-dropping-particle":"de"},{"family":"Diniz","given":"Juliana B"},{"family":"Hounie","given":"Ana G"},{"family":"Shavitt","given":"Roseli G"},{"family":"Fossaluza","given":"Victor"},{"family":"Ferrão","given":"Ygor"},{"family":"Leckman","given":"James F"},{"family":"Bragança Pereira","given":"Carlos","non-dropping-particle":"de"},{"family":"Rosario","given":"Maria Conceição","non-dropping-particle":"do"},{"family":"Miguel","given":"Eurípedes C"}],"issued":{"date-parts":[["2013"]]},"citation-key":"demathisTrajectoryObsessivecompulsiveDisorder2013"}}],"schema":"https://github.com/citation-style-language/schema/raw/master/csl-citation.json"} </w:instrText>
      </w:r>
      <w:r w:rsidRPr="00207F5F">
        <w:fldChar w:fldCharType="separate"/>
      </w:r>
      <w:r w:rsidR="00FC0E79">
        <w:rPr>
          <w:noProof/>
        </w:rPr>
        <w:t>(de Mathis et al., 2013)</w:t>
      </w:r>
      <w:r w:rsidRPr="00207F5F">
        <w:fldChar w:fldCharType="end"/>
      </w:r>
      <w:r w:rsidRPr="00207F5F">
        <w:t>.</w:t>
      </w:r>
      <w:r>
        <w:t xml:space="preserve"> </w:t>
      </w:r>
      <w:r w:rsidR="0078418E">
        <w:rPr>
          <w:color w:val="FF0000"/>
        </w:rPr>
        <w:t xml:space="preserve">It </w:t>
      </w:r>
      <w:r w:rsidRPr="00E46331">
        <w:t>is defined in the</w:t>
      </w:r>
      <w:r w:rsidRPr="00E46331">
        <w:rPr>
          <w:rFonts w:eastAsiaTheme="majorEastAsia"/>
        </w:rPr>
        <w:t> </w:t>
      </w:r>
      <w:r w:rsidRPr="0078418E">
        <w:rPr>
          <w:rFonts w:eastAsiaTheme="majorEastAsia"/>
          <w:i/>
          <w:iCs/>
        </w:rPr>
        <w:t>Diagnostic and Statistical Manual of Mental Disorders, Fifth Edition </w:t>
      </w:r>
      <w:r w:rsidRPr="00E46331">
        <w:t xml:space="preserve">(DSM-5) as the presence of obsessions, compulsions, or both. Obsessions are recurrent, intrusive, and unwanted thoughts, urges, or images that typically cause significant anxiety or distress, and which the individual attempts to ignore or neutralize. Compulsions are repetitive behaviors or mental acts performed in response to obsessions or rigid rules, aimed at reducing distress or preventing a feared outcome, though they are not realistically connected to the outcome or are clearly excessive. </w:t>
      </w:r>
      <w:r w:rsidR="00371B62" w:rsidRPr="00B12895">
        <w:t xml:space="preserve">Though often ritualistic in nature, compulsions rarely offer lasting relief and tend to interfere with </w:t>
      </w:r>
      <w:r w:rsidR="0078418E">
        <w:rPr>
          <w:rStyle w:val="relative"/>
          <w:rFonts w:eastAsiaTheme="majorEastAsia"/>
          <w:color w:val="000000"/>
        </w:rPr>
        <w:t xml:space="preserve">social, occupational, or other important areas of functioning </w:t>
      </w:r>
      <w:r w:rsidRPr="00EC3030">
        <w:rPr>
          <w:rStyle w:val="relative"/>
          <w:rFonts w:eastAsiaTheme="majorEastAsia"/>
          <w:color w:val="D86DCB" w:themeColor="accent5" w:themeTint="99"/>
        </w:rPr>
        <w:fldChar w:fldCharType="begin"/>
      </w:r>
      <w:r w:rsidR="006E215B">
        <w:rPr>
          <w:rStyle w:val="relative"/>
          <w:rFonts w:eastAsiaTheme="majorEastAsia"/>
          <w:color w:val="D86DCB" w:themeColor="accent5" w:themeTint="99"/>
        </w:rPr>
        <w:instrText xml:space="preserve"> ADDIN ZOTERO_ITEM CSL_CITATION {"citationID":"cyOhe8Dj","properties":{"formattedCitation":"(American Psychiatric Association, 2013)","plainCitation":"(American Psychiatric Association, 2013)","noteIndex":0},"citationItems":[{"id":3675,"uris":["http://zotero.org/users/13126831/items/I4DZVZQN"],"itemData":{"id":3675,"type":"book","collection-title":"DSM-5","edition":"5th ed.","event-place":"Washington, D.C","ISBN":"978-0-89042-555-8","publisher":"American Psychiatric Association","publisher-place":"Washington, D.C","title":"Diagnostic and statistical manual of mental disorders : DSM-5","author":[{"literal":"American Psychiatric Association"}],"issued":{"date-parts":[["2013"]]},"citation-key":"americanpsychiatricassociationDiagnosticStatisticalManual2013"}}],"schema":"https://github.com/citation-style-language/schema/raw/master/csl-citation.json"} </w:instrText>
      </w:r>
      <w:r w:rsidRPr="00EC3030">
        <w:rPr>
          <w:rStyle w:val="relative"/>
          <w:rFonts w:eastAsiaTheme="majorEastAsia"/>
          <w:color w:val="D86DCB" w:themeColor="accent5" w:themeTint="99"/>
        </w:rPr>
        <w:fldChar w:fldCharType="separate"/>
      </w:r>
      <w:r w:rsidR="00FC0E79">
        <w:rPr>
          <w:rStyle w:val="relative"/>
          <w:rFonts w:eastAsiaTheme="majorEastAsia"/>
          <w:noProof/>
          <w:color w:val="D86DCB" w:themeColor="accent5" w:themeTint="99"/>
        </w:rPr>
        <w:t>(American Psychiatric Association, 2013)</w:t>
      </w:r>
      <w:r w:rsidRPr="00EC3030">
        <w:rPr>
          <w:rStyle w:val="relative"/>
          <w:rFonts w:eastAsiaTheme="majorEastAsia"/>
          <w:color w:val="D86DCB" w:themeColor="accent5" w:themeTint="99"/>
        </w:rPr>
        <w:fldChar w:fldCharType="end"/>
      </w:r>
      <w:r>
        <w:rPr>
          <w:rStyle w:val="relative"/>
          <w:rFonts w:eastAsiaTheme="majorEastAsia"/>
          <w:color w:val="000000"/>
        </w:rPr>
        <w:t>.</w:t>
      </w:r>
      <w:r>
        <w:rPr>
          <w:rStyle w:val="apple-converted-space"/>
          <w:rFonts w:ascii="-webkit-standard" w:eastAsiaTheme="majorEastAsia" w:hAnsi="-webkit-standard"/>
          <w:color w:val="000000"/>
          <w:sz w:val="27"/>
          <w:szCs w:val="27"/>
        </w:rPr>
        <w:t> </w:t>
      </w:r>
      <w:r>
        <w:rPr>
          <w:rStyle w:val="relative"/>
          <w:rFonts w:eastAsiaTheme="majorEastAsia"/>
          <w:color w:val="000000"/>
        </w:rPr>
        <w:t xml:space="preserve"> </w:t>
      </w:r>
    </w:p>
    <w:p w14:paraId="4F5BA12C" w14:textId="4E542211" w:rsidR="005D60D2" w:rsidRDefault="004A306A" w:rsidP="0078418E">
      <w:pPr>
        <w:ind w:firstLine="720"/>
        <w:rPr>
          <w:color w:val="000000" w:themeColor="text1"/>
        </w:rPr>
      </w:pPr>
      <w:r>
        <w:t>OCD</w:t>
      </w:r>
      <w:r w:rsidR="0078418E">
        <w:t xml:space="preserve"> </w:t>
      </w:r>
      <w:r w:rsidR="0078418E" w:rsidRPr="005D60D2">
        <w:t>is widely recognized as a clinically and etiologically heterogeneous disorder</w:t>
      </w:r>
      <w:r w:rsidR="0004343C">
        <w:t xml:space="preserve">, </w:t>
      </w:r>
      <w:r w:rsidR="0004343C" w:rsidRPr="00B12895">
        <w:t>, with symptom profiles that vary widely across individuals</w:t>
      </w:r>
      <w:r w:rsidR="0004343C" w:rsidRPr="000740BF">
        <w:t xml:space="preserve"> </w:t>
      </w:r>
      <w:r w:rsidR="0078418E" w:rsidRPr="000740BF">
        <w:fldChar w:fldCharType="begin"/>
      </w:r>
      <w:r w:rsidR="006E215B">
        <w:instrText xml:space="preserve"> ADDIN ZOTERO_ITEM CSL_CITATION {"citationID":"mYvt4PCk","properties":{"formattedCitation":"(Bragdon &amp; Coles, 2017)","plainCitation":"(Bragdon &amp; Coles, 2017)","noteIndex":0},"citationItems":[{"id":3263,"uris":["http://zotero.org/users/13126831/items/GZYY3HZ8","http://zotero.org/users/13126831/items/9YTVIK6Z"],"itemData":{"id":3263,"type":"article-journal","abstract":"Highlights • A model of OCD based on levels and types of motivations is supported. • The motivational domains of incompleteness and harm avoidance may be related to different levels of beliefs, symptoms, and treatment variables.","container-title":"J Anxiety Disord","DOI":"10.1016/j.janxdis.2016.12.002","ISSN":"0887-6185","journalAbbreviation":"J ANXIETY DISORD","note":"publisher-place: OXFORD\npublisher: OXFORD: Elsevier Ltd","page":"64-71","title":"Examining Heterogeneity of Obsessive-Compulsive Disorder: Evidence for Subgroups Based on Motivations","volume":"45","author":[{"family":"Bragdon","given":"Laura B"},{"family":"Coles","given":"Meredith E"}],"issued":{"date-parts":[["2017"]]},"citation-key":"bragdonExaminingHeterogeneityObsessiveCompulsive2017"}}],"schema":"https://github.com/citation-style-language/schema/raw/master/csl-citation.json"} </w:instrText>
      </w:r>
      <w:r w:rsidR="0078418E" w:rsidRPr="000740BF">
        <w:fldChar w:fldCharType="separate"/>
      </w:r>
      <w:r w:rsidR="0078418E">
        <w:t>(Bragdon &amp; Coles, 2017)</w:t>
      </w:r>
      <w:r w:rsidR="0078418E" w:rsidRPr="000740BF">
        <w:fldChar w:fldCharType="end"/>
      </w:r>
      <w:r w:rsidR="0078418E" w:rsidRPr="005D60D2">
        <w:t>.</w:t>
      </w:r>
      <w:r w:rsidR="0078418E" w:rsidRPr="00C206A3">
        <w:rPr>
          <w:color w:val="FF0000"/>
        </w:rPr>
        <w:t xml:space="preserve"> </w:t>
      </w:r>
      <w:r w:rsidR="0004343C" w:rsidRPr="00B12895">
        <w:t xml:space="preserve">These symptoms are shaped by a convergence of genetic, neurobiological, and environmental influences </w:t>
      </w:r>
      <w:r w:rsidR="0088170E">
        <w:fldChar w:fldCharType="begin"/>
      </w:r>
      <w:r w:rsidR="0088170E">
        <w:instrText xml:space="preserve"> ADDIN ZOTERO_ITEM CSL_CITATION {"citationID":"az0W2Ooq","properties":{"formattedCitation":"(Bragdon &amp; Coles, 2017; Shephard et al., 2021)","plainCitation":"(Bragdon &amp; Coles, 2017; Shephard et al., 2021)","noteIndex":0},"citationItems":[{"id":3263,"uris":["http://zotero.org/users/13126831/items/GZYY3HZ8","http://zotero.org/users/13126831/items/9YTVIK6Z"],"itemData":{"id":3263,"type":"article-journal","abstract":"Highlights • A model of OCD based on levels and types of motivations is supported. • The motivational domains of incompleteness and harm avoidance may be related to different levels of beliefs, symptoms, and treatment variables.","container-title":"J Anxiety Disord","DOI":"10.1016/j.janxdis.2016.12.002","ISSN":"0887-6185","journalAbbreviation":"J ANXIETY DISORD","note":"publisher-place: OXFORD\npublisher: OXFORD: Elsevier Ltd","page":"64-71","title":"Examining Heterogeneity of Obsessive-Compulsive Disorder: Evidence for Subgroups Based on Motivations","volume":"45","author":[{"family":"Bragdon","given":"Laura B"},{"family":"Coles","given":"Meredith E"}],"issued":{"date-parts":[["2017"]]},"citation-key":"bragdonExaminingHeterogeneityObsessiveCompulsive2017"},"label":"page"},{"id":3773,"uris":["http://zotero.org/users/13126831/items/4ZQSFPMA"],"itemData":{"id":3773,"type":"article-journal","abstract":"An important challenge in mental health research is to translate findings from cognitive neuroscience and neuroimaging research into effective treatments that target the neurobiological alterations involved in psychiatric symptoms. To address this challenge, in this review we propose a heuristic neurocircuit-based taxonomy to guide the treatment of obsessive–compulsive disorder (OCD). We do this by integrating information from several sources. First, we provide case vignettes in which patients with OCD describe their symptoms and discuss different clinical profiles in the phenotypic expression of the condition. Second, we link variations in these clinical profiles to underlying neurocircuit dysfunctions, drawing on findings from neuropsychological and neuroimaging studies in OCD. Third, we consider behavioral, pharmacological, and neuromodulatory treatments that could target those specific neurocircuit dysfunctions. Finally, we suggest methods of testing this neurocircuit-based taxonomy as well as important limitations to this approach that should be considered in future research.","container-title":"Mol Psychiatry","DOI":"10.1038/s41380-020-01007-8","ISSN":"1359-4184","issue":"9","journalAbbreviation":"Mol Psychiatry","note":"publisher-place: London\npublisher: London: Nature Publishing Group UK","page":"4583-4604","title":"Toward a neurocircuit-based taxonomy to guide treatment of obsessive–compulsive disorder","volume":"26","author":[{"family":"Shephard","given":"Elizabeth"},{"family":"Stern","given":"Emily R."},{"family":"Heuvel","given":"Odile A.","non-dropping-particle":"van den"},{"family":"Costa","given":"Daniel L. C."},{"family":"Batistuzzo","given":"Marcelo C."},{"family":"Godoy","given":"Priscilla B. G."},{"family":"Lopes","given":"Antonio C."},{"family":"Brunoni","given":"Andre R."},{"family":"Hoexter","given":"Marcelo Q."},{"family":"Shavitt","given":"Roseli G."},{"family":"Reddy","given":"Y. C. Janardhan"},{"family":"Lochner","given":"Christine"},{"family":"Stein","given":"Dan J."},{"family":"Simpson","given":"H. Blair"},{"family":"Miguel","given":"Euripedes C."}],"issued":{"date-parts":[["2021"]]},"citation-key":"shephardNeurocircuitbasedTaxonomyGuide2021"},"label":"page"}],"schema":"https://github.com/citation-style-language/schema/raw/master/csl-citation.json"} </w:instrText>
      </w:r>
      <w:r w:rsidR="0088170E">
        <w:fldChar w:fldCharType="separate"/>
      </w:r>
      <w:r w:rsidR="0088170E">
        <w:rPr>
          <w:noProof/>
        </w:rPr>
        <w:t>(Bragdon &amp; Coles, 2017; Shephard et al., 2021)</w:t>
      </w:r>
      <w:r w:rsidR="0088170E">
        <w:fldChar w:fldCharType="end"/>
      </w:r>
      <w:r w:rsidR="0088170E">
        <w:t>.</w:t>
      </w:r>
      <w:r w:rsidR="00DC2B89" w:rsidRPr="006B46B6">
        <w:rPr>
          <w:color w:val="A5C9EB" w:themeColor="text2" w:themeTint="40"/>
        </w:rPr>
        <w:t xml:space="preserve"> </w:t>
      </w:r>
      <w:r w:rsidR="0004343C" w:rsidRPr="00B12895">
        <w:t xml:space="preserve">Onset frequently occurs during childhood or adolescence, with reports indicating that up to half of adults with OCD first experienced symptoms </w:t>
      </w:r>
      <w:r w:rsidR="0004343C">
        <w:t xml:space="preserve">during </w:t>
      </w:r>
      <w:r w:rsidR="0004343C">
        <w:t>early life</w:t>
      </w:r>
      <w:r w:rsidR="006108E7" w:rsidRPr="005D60D2">
        <w:t xml:space="preserve">, with prevalence rates in these age groups ranging from 1-4% </w:t>
      </w:r>
      <w:r w:rsidR="006108E7" w:rsidRPr="005D60D2">
        <w:fldChar w:fldCharType="begin"/>
      </w:r>
      <w:r w:rsidR="006E215B">
        <w:instrText xml:space="preserve"> ADDIN ZOTERO_ITEM CSL_CITATION {"citationID":"zVMjpqXO","properties":{"formattedCitation":"(Nazeer et al., 2020)","plainCitation":"(Nazeer et al., 2020)","noteIndex":0},"citationItems":[{"id":4515,"uris":["http://zotero.org/users/13126831/items/MEN5J3IG"],"itemData":{"id":4515,"type":"article-journal","container-title":"Translational pediatrics","issue":"Suppl 1","journalAbbreviation":"Translational pediatrics","page":"S76","title":"Obsessive-compulsive disorder in children and adolescents: epidemiology, diagnosis and management","volume":"9","author":[{"family":"Nazeer","given":"Ahsan"},{"family":"Latif","given":"Finza"},{"family":"Mondal","given":"Aisha"},{"family":"Azeem","given":"Muhammad Waqar"},{"family":"Greydanus","given":"Donald E"}],"issued":{"date-parts":[["2020"]]},"citation-key":"nazeerObsessivecompulsiveDisorderChildren2020"}}],"schema":"https://github.com/citation-style-language/schema/raw/master/csl-citation.json"} </w:instrText>
      </w:r>
      <w:r w:rsidR="006108E7" w:rsidRPr="005D60D2">
        <w:fldChar w:fldCharType="separate"/>
      </w:r>
      <w:r w:rsidR="006108E7">
        <w:t>(Nazeer et al., 2020)</w:t>
      </w:r>
      <w:r w:rsidR="006108E7" w:rsidRPr="005D60D2">
        <w:fldChar w:fldCharType="end"/>
      </w:r>
      <w:r w:rsidR="006108E7" w:rsidRPr="005D60D2">
        <w:t>.</w:t>
      </w:r>
      <w:r w:rsidR="006108E7" w:rsidRPr="004A306A">
        <w:t xml:space="preserve"> </w:t>
      </w:r>
      <w:r w:rsidR="0004343C" w:rsidRPr="00B12895">
        <w:t>This developmental period is particularly important to consider, as adolescence is marked by significant brain maturation processes</w:t>
      </w:r>
      <w:r w:rsidRPr="004A306A">
        <w:t>, including synaptic pruning, increased myelination, and cortical remodeling in brain regions implicated in OCD, such as the prefrontal cortex, striatum, and limbic system</w:t>
      </w:r>
      <w:r w:rsidR="0088170E">
        <w:t xml:space="preserve"> </w:t>
      </w:r>
      <w:r w:rsidR="0088170E">
        <w:fldChar w:fldCharType="begin"/>
      </w:r>
      <w:r w:rsidR="0088170E">
        <w:instrText xml:space="preserve"> ADDIN ZOTERO_ITEM CSL_CITATION {"citationID":"YDBfqoJn","properties":{"formattedCitation":"(Casey et al., 2008)","plainCitation":"(Casey et al., 2008)","noteIndex":0},"citationItems":[{"id":3190,"uris":["http://zotero.org/users/13126831/items/HD9R472Z"],"itemData":{"id":3190,"type":"article-journal","abstract":"Adolescence is a developmental period characterized by suboptimal decisions and actions that are associated with an increased incidence of unintentional injuries, violence, substance abuse, unintended pregnancy, and sexually transmitted diseases. Traditional neurobiological and cognitive explanations for adolescent behavior have failed to account for the nonlinear changes in behavior observed during adolescence, relative to both childhood and adulthood. This review provides a biologically plausible model of the neural mechanisms underlying these nonlinear changes in behavior. We provide evidence from recent human brain imaging and animal studies that there is a heightened responsiveness to incentives and socioemotional contexts during this time, when impulse control is still relatively immature. These findings suggest differential development of bottom-up limbic systems, implicated in incentive and emotional processing, to top-down control systems during adolescence as compared to childhood and adulthood. This developmental pattern may be exacerbated in those adolescents prone to emotional reactivity, increasing the likelihood of poor outcomes.","container-title":"Annals of the New York Academy of Sciences","DOI":"10.1196/annals.1440.010","ISSN":"1749-6632","issue":"1","language":"en","note":"_eprint: https://onlinelibrary.wiley.com/doi/pdf/10.1196/annals.1440.010","page":"111-126","source":"Wiley Online Library","title":"The Adolescent Brain","volume":"1124","author":[{"family":"Casey","given":"B.j."},{"family":"Jones","given":"Rebecca M."},{"family":"Hare","given":"Todd A."}],"issued":{"date-parts":[["2008"]]},"citation-key":"caseyAdolescentBrain2008"}}],"schema":"https://github.com/citation-style-language/schema/raw/master/csl-citation.json"} </w:instrText>
      </w:r>
      <w:r w:rsidR="0088170E">
        <w:fldChar w:fldCharType="separate"/>
      </w:r>
      <w:r w:rsidR="0088170E">
        <w:rPr>
          <w:noProof/>
        </w:rPr>
        <w:t>(Casey et al., 2008)</w:t>
      </w:r>
      <w:r w:rsidR="0088170E">
        <w:fldChar w:fldCharType="end"/>
      </w:r>
      <w:r w:rsidR="0088170E">
        <w:rPr>
          <w:color w:val="3A7C22" w:themeColor="accent6" w:themeShade="BF"/>
        </w:rPr>
        <w:t xml:space="preserve">. </w:t>
      </w:r>
      <w:r w:rsidRPr="004A306A">
        <w:t>These changes influence emotional regulation and self-control, potentially heightening vulnerability to compulsive and intrusive thought patterns.</w:t>
      </w:r>
    </w:p>
    <w:p w14:paraId="1C92E961" w14:textId="2404CB0C" w:rsidR="00FF6ADB" w:rsidRPr="00102F36" w:rsidRDefault="00FF6ADB" w:rsidP="00FF6ADB">
      <w:pPr>
        <w:ind w:firstLine="720"/>
        <w:rPr>
          <w:rFonts w:eastAsiaTheme="majorEastAsia"/>
        </w:rPr>
      </w:pPr>
      <w:r w:rsidRPr="006B46B6">
        <w:t xml:space="preserve">An important </w:t>
      </w:r>
      <w:r w:rsidR="004A306A">
        <w:t>aspect</w:t>
      </w:r>
      <w:r w:rsidRPr="006B46B6">
        <w:t xml:space="preserve"> of the assessment process is recognizing that OCD frequently occurs alongside a wide range of other mental health conditions. Studies show that individuals with pediatric-onset OCD often experience higher rates of co-existing disorders, many of which overlap with conditions considered in the differential diagnosis process</w:t>
      </w:r>
      <w:r w:rsidR="0088170E">
        <w:t xml:space="preserve"> </w:t>
      </w:r>
      <w:r w:rsidR="0088170E">
        <w:fldChar w:fldCharType="begin"/>
      </w:r>
      <w:r w:rsidR="0088170E">
        <w:instrText xml:space="preserve"> ADDIN ZOTERO_ITEM CSL_CITATION {"citationID":"IVeHwIlz","properties":{"formattedCitation":"(Saad et al., 2017)","plainCitation":"(Saad et al., 2017)","noteIndex":0},"citationItems":[{"id":3233,"uris":["http://zotero.org/users/13126831/items/LSMLDPRL"],"itemData":{"id":3233,"type":"article-journal","abstract":"Objective: The aims of this study were (1) to assess obsessive-compulsive symptoms (OCS) dimensionally in a school-aged community sample and to correlate them with clinical and demographical variables; (2) to determine a subgroup with significant OCS (“at-risk for OCD”) using the Child Behavior Checklist (CBCL-OCS) and (3) to compare it with the rest of the sample; (4) To review the CBCL-OCS subscale properties as a screening tool for pediatric OCD., Methods: Data from the Brazilian High Risk Cohort were analyzed. The presence and severity of OCS were assessed through the CBCL-OCS subscale. DSM-IV psychiatric diagnoses were obtained by the Developmental and Well-Being Assessment. Behavioral problems were assessed using the Strengths and Difficulties Questionnaire, the Youth Strengths Inventory, and the CBCL internalizing and externalizing behavior subscales., Results: A total of 2512 (mean age: 8.86 ± 1.84 years; 55.0% male) children were included. Moderate correlations were found between OCS severity and functional impairment (r = 0.36, p &lt; 0.001). Children with higher levels of OCS had higher rates of psychiatric comorbidity and behavioral problems (p &lt; 0.001). A score of 5 or higher in the CBCL-OCS scale determined an “at-risk for OCD” subgroup, comprising 9.7% of the sample (n = 244), with behavioral patterns and psychiatric comorbidities (e.g., tics [odds ratios, OR = 6.41, p &lt; 0.001]), anxiety disorders grouped [OR = 3.68, p &lt; 0.001] and depressive disorders [OR = 3.0, p &lt; 0.001] very similar to those described in OCD. Sensitivity, specificity, positive predictive value, and negative predictive value of the CBCL-OCS for OCD diagnosis were, respectively, 48%, 91.5%; 15.1%, and 98.2%., Conclusions: The dimensional approach suggests that the presence of OCS in children is associated with higher rates of comorbidity, behavioral problems, and impairment. The “at-risk for OCD” group defined by the CBCL revealed a group of patients phenotypically similar to full blown OCD.","container-title":"Journal of Child and Adolescent Psychopharmacology","DOI":"10.1089/cap.2016.0125","ISSN":"1044-5463","issue":"4","journalAbbreviation":"J Child Adolesc Psychopharmacol","note":"PMID: 28151703\nPMCID: PMC5439443","page":"342-348","source":"PubMed Central","title":"The Child Behavior Checklist—Obsessive-Compulsive Subscale Detects Severe Psychopathology and Behavioral Problems Among School-Aged Children","volume":"27","author":[{"family":"Saad","given":"Laura O."},{"family":"Rosario","given":"Maria C.","non-dropping-particle":"do"},{"family":"Cesar","given":"Raony C."},{"family":"Batistuzzo","given":"Marcelo C."},{"family":"Hoexter","given":"Marcelo Q."},{"family":"Manfro","given":"Gisele G."},{"family":"Shavitt","given":"Roseli G."},{"family":"Leckman","given":"James F."},{"family":"Miguel","given":"Eurípedes C."},{"family":"Alvarenga","given":"Pedro G."}],"issued":{"date-parts":[["2017",5,1]]},"citation-key":"saadChildBehaviorChecklist2017"}}],"schema":"https://github.com/citation-style-language/schema/raw/master/csl-citation.json"} </w:instrText>
      </w:r>
      <w:r w:rsidR="0088170E">
        <w:fldChar w:fldCharType="separate"/>
      </w:r>
      <w:r w:rsidR="0088170E">
        <w:rPr>
          <w:noProof/>
        </w:rPr>
        <w:t>(Saad et al., 2017)</w:t>
      </w:r>
      <w:r w:rsidR="0088170E">
        <w:fldChar w:fldCharType="end"/>
      </w:r>
      <w:r w:rsidR="0088170E">
        <w:t>.</w:t>
      </w:r>
      <w:r w:rsidRPr="006B46B6">
        <w:t xml:space="preserve"> </w:t>
      </w:r>
      <w:r w:rsidR="0004343C" w:rsidRPr="00B12895">
        <w:t xml:space="preserve">These include mood disorders, anxiety disorders, Tourette’s disorder, eating disorders, and various </w:t>
      </w:r>
      <w:r w:rsidR="0004343C" w:rsidRPr="00B12895">
        <w:lastRenderedPageBreak/>
        <w:t>personality disorders</w:t>
      </w:r>
      <w:r w:rsidRPr="006B46B6">
        <w:rPr>
          <w:rStyle w:val="relative"/>
          <w:rFonts w:eastAsiaTheme="majorEastAsia"/>
          <w:color w:val="FF0000"/>
        </w:rPr>
        <w:t xml:space="preserve"> </w:t>
      </w:r>
      <w:r w:rsidR="0088170E" w:rsidRPr="0088170E">
        <w:rPr>
          <w:rStyle w:val="relative"/>
          <w:rFonts w:eastAsiaTheme="majorEastAsia"/>
          <w:color w:val="000000" w:themeColor="text1"/>
        </w:rPr>
        <w:fldChar w:fldCharType="begin"/>
      </w:r>
      <w:r w:rsidR="0088170E" w:rsidRPr="0088170E">
        <w:rPr>
          <w:rStyle w:val="relative"/>
          <w:rFonts w:eastAsiaTheme="majorEastAsia"/>
          <w:color w:val="000000" w:themeColor="text1"/>
        </w:rPr>
        <w:instrText xml:space="preserve"> ADDIN ZOTERO_ITEM CSL_CITATION {"citationID":"joM1dRn6","properties":{"formattedCitation":"(Anagnostopoulos et al., 2016; Ivarsson et al., 2008; M. S. Wu et al., 2019)","plainCitation":"(Anagnostopoulos et al., 2016; Ivarsson et al., 2008; M. S. Wu et al., 2019)","noteIndex":0},"citationItems":[{"id":4579,"uris":["http://zotero.org/users/13126831/items/EYYJ2QJQ"],"itemData":{"id":4579,"type":"article-journal","abstract":"Comorbid psychopathology in children and adolescents with obsessive-compulsive disorder (OCD) has been investigated in a number of studies over the last twenty years. The aim of the present study was to investigate the phenomenology of illness and broader psychopathology in a group of Greek children and adolescents with OCD. The investigation of parental psychopathology in children and adolescents with OCD was a secondary aim of the present study. We studied 31 children and adolescents with OCD (n=31, age range 8-15 years) and their parents (n=62, age range 43-48 years) and compared to children and adolescents with specific reading and written expression learning disorders (n=30, age range 7-16 years) and their parents (n=58, age range 40-46 years). Appropriate testing showed specific reading and learning disorders, which were of mild to moderate severity for the 85% of this latter group. The diagnosis of learning disorder of reading and written expression was made through the use of standardized reading material, appropriate for ages 10-15 years. Reading comprehension and narration were tested. The written expression (spelling, syntax, content) was examined by a written text, in which the subject developed a certain theme from the reading material. Based on their level of education and occupation, the index families were classified as high (29%), average (45%) and low (26%) socioeconomic status, whereas 6.7% of control families belonged to high, 63.3% to average, and 30% to low status. In order to investigate psychopathology, the Schedule for Affective Disorders and Schizophrenia for School Aged Children, Present and Life-time version was administered to children and their parents, as well as the Child Behavior Checklist 4/18 (CBCL) to both parents and adolescents (Youth Self-Report). Also the Yale- Brown Obsessive Compulsive Scale (Y-BOCS) was rated for both children and parents. Moreover, the children were given the Children's Depression Inventory (CDI) and the Revised Children's Manifest Anxiety Scale (RCMAS). In the OCD group, 48% had contamination obsessions, 42% aggressive obsessions and 52% had washing and cleaning compulsions. Moreover, 32% had one additional disorder and 16.1% had two additional disorders. In comparison, only 17.2% of the control group children had one comorbid disorder. The OCD proband group had higher Total Problems score, as well as higher Anxiety/Depression, Thought Problems and Externalizing scores on the CBCL. When proband parents and control parents (29 mothers and 21 fathers) were compared, the percentage of fathers in the clinical range was significantly higher in the study group (Fisher's exact test: p=0.011, two tailed), whereas for mothers the difference did not attain significance (Fisher's exact test: p=0.106, two tailed). The fathers and mothers of children with OCD were more clinically affected than those of controls. Mothers of probands differed from controls in compulsions, compared to fathers, who differed in both obsessions and compulsions. Comorbidity rate was higher to children and adolescents with OCD. A considerable number of children and adolescents with OCD had higher symptomatology of anxiety and depression than controls, as well as higher rates of thought problems. Children and adolescents with OCD also exhibited higher rates of externalizing problems. This latter finding is considered as important and needs to be highlighted in terms of case management and treatment. Moreover, the parents of children and adolescents with OCD had more OCD symptomatology than the parents of children and adolescents with learning disorders. The symptomatology of the parents may create difficulties in interactions within the family and become burdensome for a vulnerable child. In turn, the child's symptomatology may create or increase some of the symptoms in the parents i.e. anxiety and depression. These findings suggest that at least for a percentage of children and adolescents with OCD, parental and especially paternal influence may contribute to the development and severity of their symptoms, not only through hereditary factors but also through the control exerted and the anxiety created in the family context.","container-title":"Psychiatriki","ISSN":"1105-2333","issue":"1","note":"publisher-place: Greece\npublisher: Greece","page":"27","title":"Comorbid psychopathology and clinical symptomatology in children and adolescents with obsessive-compulsive disorder","volume":"27","author":[{"family":"Anagnostopoulos","given":"D C"},{"family":"Korlou","given":"S"},{"family":"Sakellariou","given":"K"},{"family":"Kondyli","given":"V"},{"family":"Sarafidou","given":"J"},{"family":"Tsakanikos","given":"E"},{"family":"Giannakopoulos","given":"G"},{"family":"Liakopoulou","given":"M"}],"issued":{"date-parts":[["2016"]]},"citation-key":"anagnostopoulosComorbidPsychopathologyClinical2016"},"label":"page"},{"id":4580,"uris":["http://zotero.org/users/13126831/items/3U7EGIVX"],"itemData":{"id":4580,"type":"article-journal","abstract":"Objective\nObsessive-compulsive disorder (OCD) defined at the diagnostic level encompasses divergent symptoms and is often associated with other psychiatric problems. The present study examines OCD versus co-morbid symptom patterns in OCD in children and adolescents in order to investigate the presence of diagnostic heterogeneity.\nSubjects and methods\nA total of 113 outpatients with primary OCD participated. The patients’ and primary caretakers’ responses on semi-structured interviews (child version of Schedule for Affective Disorders and Schizophrenia and the Children’s Yale-Brown Obsessive Compulsive Scale) and parents’ responses on the Child Behaviour Checklist were used in the study. Psychiatric diagnoses were related to CBCL syndrome scores and CBCL scores were compared with the Swedish normative data.\nResults\nCo-morbid diagnoses were very common and only one out of five patients had only OCD. The most common group was the neuropsychiatric disorders (47%) where tic disorders were most common (27%), especially among boys (40.8%","container-title":"Eur Child Adolesc Psychiatry","DOI":"10.1007/s00787-007-0626-z","ISSN":"1018-8827","issue":"1","journalAbbreviation":"Eur Child Adolesc Psychiatry","note":"publisher-place: Dordrecht\npublisher: Dordrecht: D. Steinkopff-Verlag","page":"20-31","title":"Categorical and dimensional aspects of co-morbidity in obsessive-compulsive disorder (OCD)","volume":"17","author":[{"family":"Ivarsson","given":"Tord"},{"family":"Melin","given":"Karin"},{"family":"Wallin","given":"Lena"}],"issued":{"date-parts":[["2008"]]},"citation-key":"ivarssonCategoricalDimensionalAspects2008"},"label":"page"},{"id":4581,"uris":["http://zotero.org/users/13126831/items/E5R6PD8H"],"itemData":{"id":4581,"type":"article-journal","abstract":"Family accommodation (FA) has been linked with myriad negative outcomes in pediatric obsessive–compulsive disorder (OCD), but extant literature has yielded differential relationships between FA and clinical variables of interest. Consequently, this study examined the phenomenology, clinical profile, and effects of comorbid psychopathology on FA to better understand these behaviors. A total of 150 youths and their caregivers completed clinician- and self-reported measures at a </w:instrText>
      </w:r>
      <w:r w:rsidR="0088170E" w:rsidRPr="0088170E">
        <w:rPr>
          <w:rStyle w:val="relative"/>
          <w:rFonts w:eastAsiaTheme="majorEastAsia"/>
          <w:color w:val="000000" w:themeColor="text1"/>
          <w:lang w:val="nb-NO"/>
        </w:rPr>
        <w:instrText xml:space="preserve">baseline visit for a larger randomized controlled trial. Sociodemographic variables were not associated with FA, but specific types of OCD symptom clusters were. Higher OC-symptom severity and functional impairment were associated with increased FA. Comorbid anxiety disorders moderated the relationship between OC-symptom severity and FA, but comorbid attention deficit hyperactivity, oppositional defiant, and mood disorders did not. Internalizing and externalizing problems both mediated the relationship between FA and functional impairment. These findings provide clinical implications for important treatment targets and factors that may impact FA.","container-title":"Child Psychiatry Hum Dev","DOI":"10.1007/s10578-019-00876-7","ISSN":"0009-398X","issue":"5","journalAbbreviation":"Child Psychiatry Hum Dev","note":"publisher-place: New York\npublisher: New York: Springer US","page":"717-726","title":"Comorbid Psychopathology and the Clinical Profile of Family Accommodation in Pediatric OCD","volume":"50","author":[{"family":"Wu","given":"Monica S."},{"family":"Geller","given":"Daniel A."},{"family":"Schneider","given":"Sophie C."},{"family":"Small","given":"Brent J."},{"family":"Murphy","given":"Tanya K."},{"family":"Wilhelm","given":"Sabine"},{"family":"Storch","given":"Eric A."}],"issued":{"date-parts":[["2019"]]},"citation-key":"wuComorbidPsychopathologyClinical2019"},"label":"page"}],"schema":"https://github.com/citation-style-language/schema/raw/master/csl-citation.json"} </w:instrText>
      </w:r>
      <w:r w:rsidR="0088170E" w:rsidRPr="0088170E">
        <w:rPr>
          <w:rStyle w:val="relative"/>
          <w:rFonts w:eastAsiaTheme="majorEastAsia"/>
          <w:color w:val="000000" w:themeColor="text1"/>
        </w:rPr>
        <w:fldChar w:fldCharType="separate"/>
      </w:r>
      <w:r w:rsidR="0088170E" w:rsidRPr="0088170E">
        <w:rPr>
          <w:rStyle w:val="relative"/>
          <w:rFonts w:eastAsiaTheme="majorEastAsia"/>
          <w:noProof/>
          <w:color w:val="000000" w:themeColor="text1"/>
          <w:lang w:val="nb-NO"/>
        </w:rPr>
        <w:t>(Anagnostopoulos et al., 2016; Ivarsson et al., 2008; M. S. Wu et al., 2019)</w:t>
      </w:r>
      <w:r w:rsidR="0088170E" w:rsidRPr="0088170E">
        <w:rPr>
          <w:rStyle w:val="relative"/>
          <w:rFonts w:eastAsiaTheme="majorEastAsia"/>
          <w:color w:val="000000" w:themeColor="text1"/>
        </w:rPr>
        <w:fldChar w:fldCharType="end"/>
      </w:r>
      <w:r w:rsidR="0088170E" w:rsidRPr="0088170E">
        <w:rPr>
          <w:rStyle w:val="relative"/>
          <w:rFonts w:eastAsiaTheme="majorEastAsia"/>
          <w:color w:val="000000" w:themeColor="text1"/>
          <w:lang w:val="nb-NO"/>
        </w:rPr>
        <w:t>.</w:t>
      </w:r>
      <w:r w:rsidR="0004343C" w:rsidRPr="0088170E">
        <w:rPr>
          <w:rStyle w:val="relative"/>
          <w:rFonts w:eastAsiaTheme="majorEastAsia"/>
          <w:color w:val="000000" w:themeColor="text1"/>
          <w:lang w:val="nb-NO"/>
        </w:rPr>
        <w:t xml:space="preserve"> </w:t>
      </w:r>
      <w:r w:rsidR="0004343C" w:rsidRPr="00B12895">
        <w:rPr>
          <w:color w:val="000000" w:themeColor="text1"/>
        </w:rPr>
        <w:t xml:space="preserve">In youth populations, internalizing symptoms such as fear, avoidance, and distress may be especially </w:t>
      </w:r>
      <w:r w:rsidR="0004343C" w:rsidRPr="00B12895">
        <w:t>difficult to detect due to their subjective nature, increasing the likelihood of underdiagnosis. Suicidality also emerges as a particularly serious risk in this group, underscoring the need for comprehensive and accurate assessment strategies</w:t>
      </w:r>
      <w:r w:rsidR="0004343C">
        <w:t xml:space="preserve"> </w:t>
      </w:r>
      <w:r w:rsidR="0088170E">
        <w:fldChar w:fldCharType="begin"/>
      </w:r>
      <w:r w:rsidR="0088170E">
        <w:instrText xml:space="preserve"> ADDIN ZOTERO_ITEM CSL_CITATION {"citationID":"y26YdNMy","properties":{"formattedCitation":"(Storch et al., 2017)","plainCitation":"(Storch et al., 2017)","noteIndex":0},"citationItems":[{"id":4582,"uris":["http://zotero.org/users/13126831/items/PYEEKDW4"],"itemData":{"id":4582,"type":"article-journal","abstract":"Background\nThis study examined the frequency and relation of death and/or suicidal ideation to treatment response in 101 adults with obsessive-compulsive disorder (OCD) presenting for intensive intervention.\nMethods\nWithin 2 days of admission to an intensive treatment program, 101 adults with OCD completed the Yale-Brown Obsessive Compulsive Scale-Self Report, Quick Inventory of Depressive SymptomatologySelf Report, Intolerance of Uncertainty Scale, Obsessive-Compulsive Inventory-Revised, Penn State Worry Questionnaire, and Quality of Life Enjoyment and Satisfaction Questionnaire-Short Form, and were administered the Columbia Suicide Scale by a trained clinician.\nResults\nA majority of patients reported death ideation within their lifetime (62.4%) and within the past month (67%). Approximately 12% of patients reported recent suicidal ideation. Patients with recent suicidal ideation reported significantly more depressive symptoms, more OCD symptoms, and less life satisfaction compared with patients not reporting suicidal ideation. Although prevalent, the presence of suicidal ideation was not associated with treatment response in the current sample.\nConclusions\nSuicidal ideation and history are prevalent among patients being treated intensively and are associated with OCD severity and depression, but they do not predict intensive multimodal treatment response.","container-title":"Ann Clin Psychiatry","DOI":"10.1177/104012371702900109","ISSN":"1040-1237","issue":"1","note":"publisher-place: Los Angeles, CA\npublisher: Los Angeles, CA: SAGE Publications","page":"46-53","title":"Suicidal and Death Ideation among Adults with Obsessive-Compulsive Disorder Presenting for Intensive Intervention","volume":"29","author":[{"family":"Storch","given":"Eric A."},{"family":"Kay","given":"Brian"},{"family":"Wu","given":"Monica S."},{"family":"Nadeau","given":"Joshua M."},{"family":"Riemann","given":"Bradley"}],"issued":{"date-parts":[["2017"]]},"citation-key":"storchSuicidalDeathIdeation2017"}}],"schema":"https://github.com/citation-style-language/schema/raw/master/csl-citation.json"} </w:instrText>
      </w:r>
      <w:r w:rsidR="0088170E">
        <w:fldChar w:fldCharType="separate"/>
      </w:r>
      <w:r w:rsidR="0088170E">
        <w:rPr>
          <w:noProof/>
        </w:rPr>
        <w:t>(Storch et al., 2017)</w:t>
      </w:r>
      <w:r w:rsidR="0088170E">
        <w:fldChar w:fldCharType="end"/>
      </w:r>
      <w:r w:rsidRPr="00B2253E">
        <w:rPr>
          <w:rStyle w:val="relative"/>
          <w:rFonts w:eastAsiaTheme="majorEastAsia"/>
          <w:color w:val="FF0000"/>
        </w:rPr>
        <w:t>.</w:t>
      </w:r>
    </w:p>
    <w:p w14:paraId="42D8B9A7" w14:textId="589D5814" w:rsidR="00872E98" w:rsidRPr="00B12895" w:rsidRDefault="00872E98" w:rsidP="00872E98">
      <w:pPr>
        <w:ind w:firstLine="720"/>
      </w:pPr>
      <w:r w:rsidRPr="00B12895">
        <w:t>From a neurobiological perspective, OCD has been linked to dysfunction within the</w:t>
      </w:r>
      <w:r w:rsidRPr="00B12895">
        <w:rPr>
          <w:rFonts w:eastAsiaTheme="majorEastAsia"/>
        </w:rPr>
        <w:t> cortico-</w:t>
      </w:r>
      <w:proofErr w:type="spellStart"/>
      <w:r w:rsidRPr="00B12895">
        <w:rPr>
          <w:rFonts w:eastAsiaTheme="majorEastAsia"/>
        </w:rPr>
        <w:t>striato</w:t>
      </w:r>
      <w:proofErr w:type="spellEnd"/>
      <w:r w:rsidRPr="00B12895">
        <w:rPr>
          <w:rFonts w:eastAsiaTheme="majorEastAsia"/>
        </w:rPr>
        <w:t>-</w:t>
      </w:r>
      <w:proofErr w:type="spellStart"/>
      <w:r w:rsidRPr="00B12895">
        <w:rPr>
          <w:rFonts w:eastAsiaTheme="majorEastAsia"/>
        </w:rPr>
        <w:t>thalamo</w:t>
      </w:r>
      <w:proofErr w:type="spellEnd"/>
      <w:r w:rsidRPr="00B12895">
        <w:rPr>
          <w:rFonts w:eastAsiaTheme="majorEastAsia"/>
        </w:rPr>
        <w:t>-cortical (CSTC) </w:t>
      </w:r>
      <w:r w:rsidRPr="00B12895">
        <w:t>circuitry, which includes the orbitofrontal cortex, anterior cingulate cortex, thalamus, and basal ganglia</w:t>
      </w:r>
      <w:r w:rsidR="0088170E">
        <w:t xml:space="preserve"> </w:t>
      </w:r>
      <w:r w:rsidR="0088170E">
        <w:fldChar w:fldCharType="begin"/>
      </w:r>
      <w:r w:rsidR="0088170E">
        <w:instrText xml:space="preserve"> ADDIN ZOTERO_ITEM CSL_CITATION {"citationID":"BCesLhbL","properties":{"formattedCitation":"(Graybiel &amp; Rauch, 2000)","plainCitation":"(Graybiel &amp; Rauch, 2000)","noteIndex":0},"citationItems":[{"id":3803,"uris":["http://zotero.org/users/13126831/items/DRRQ9SNF"],"itemData":{"id":3803,"type":"article-journal","container-title":"Neuron","DOI":"10.1016/S0896-6273(00)00113-6","ISSN":"0896-6273","issue":"2","journalAbbreviation":"Neuron","language":"English","note":"publisher: Elsevier\nPMID: 11144344","page":"343-347","source":"www.cell.com","title":"Toward a Neurobiology of Obsessive-Compulsive Disorder","volume":"28","author":[{"family":"Graybiel","given":"Ann M."},{"family":"Rauch","given":"Scott L."}],"issued":{"date-parts":[["2000",11,1]]},"citation-key":"graybielNeurobiologyObsessiveCompulsiveDisorder2000"}}],"schema":"https://github.com/citation-style-language/schema/raw/master/csl-citation.json"} </w:instrText>
      </w:r>
      <w:r w:rsidR="0088170E">
        <w:fldChar w:fldCharType="separate"/>
      </w:r>
      <w:r w:rsidR="0088170E">
        <w:rPr>
          <w:noProof/>
        </w:rPr>
        <w:t>(Graybiel &amp; Rauch, 2000)</w:t>
      </w:r>
      <w:r w:rsidR="0088170E">
        <w:fldChar w:fldCharType="end"/>
      </w:r>
      <w:r w:rsidRPr="00B12895">
        <w:t>. Structural magnetic resonance imaging (sMRI) studies have consistently reported abnormalities in these regions, particularly among pediatric populations</w:t>
      </w:r>
      <w:r w:rsidR="0088170E">
        <w:t xml:space="preserve"> </w:t>
      </w:r>
      <w:r w:rsidR="0088170E">
        <w:fldChar w:fldCharType="begin"/>
      </w:r>
      <w:r w:rsidR="0088170E">
        <w:instrText xml:space="preserve"> ADDIN ZOTERO_ITEM CSL_CITATION {"citationID":"pPXh3jfX","properties":{"formattedCitation":"(van den Heuvel et al., 2022; Wang et al., 2022)","plainCitation":"(van den Heuvel et al., 2022; Wang et al., 2022)","noteIndex":0},"citationItems":[{"id":3993,"uris":["http://zotero.org/users/13126831/items/YZL2XY2V"],"itemData":{"id":3993,"type":"article-journal","abstract":"Neuroimaging has played an important part in advancing our understanding of the neurobiology of obsessive-compulsive disorder (OCD). At the same time, neuroimaging studies of OCD have had notable limitations, including reliance on relatively small samples. International collaborative efforts to increase statistical power by combining samples from across sites have been bolstered by the ENIGMA consortium; this provides specific technical expertise for conducting multi-site analyses, as well as access to a collaborative community of neuroimaging scientists. In this article, we outline the background to, development of, and initial findings from ENIGMA's OCD working group, which currently consists of 47 samples from 34 institutes in 15 countries on 5 continents, with a total sample of 2,323 OCD patients and 2,325 healthy controls. Initial work has focused on studies of cortical thickness and subcortical volumes, structural connectivity, and brain lateralization in children, adolescents and adults with OCD, also including the study on the commonalities and distinctions across different neurodevelopment disorders. Additional work is ongoing, employing machine learning techniques. Findings to date have contributed to the development of neurobiological models of OCD, have provided an important model of global scientific collaboration, and have had a number of clinical implications. Importantly, our work has shed new light on questions about whether structural and functional alterations found in OCD reflect neurodevelopmental changes, effects of the disease process, or medication impacts. We conclude with a summary of ongoing work by ENIGMA-OCD, and a consideration of future directions for neuroimaging research on OCD within and beyond ENIGMA.","container-title":"Human Brain Mapping","DOI":"10.1002/hbm.24972","ISSN":"1097-0193","issue":"1","journalAbbreviation":"Hum Brain Mapp","language":"eng","note":"PMID: 32154629\nPMCID: PMC8675414","page":"23-36","source":"PubMed","title":"An overview of the first 5 years of the ENIGMA obsessive-compulsive disorder working group: The power of worldwide collaboration","title-short":"An overview of the first 5 years of the ENIGMA obsessive-compulsive disorder working group","volume":"43","author":[{"family":"Heuvel","given":"Odile A.","non-dropping-particle":"van den"},{"family":"Boedhoe","given":"Premika S. W."},{"family":"Bertolin","given":"Sara"},{"family":"Bruin","given":"Willem B."},{"family":"Francks","given":"Clyde"},{"family":"Ivanov","given":"Iliyan"},{"family":"Jahanshad","given":"Neda"},{"family":"Kong","given":"Xiang-Zhen"},{"family":"Kwon","given":"Jun Soo"},{"family":"O'Neill","given":"Joseph"},{"family":"Paus","given":"Tomas"},{"family":"Patel","given":"Yash"},{"family":"Piras","given":"Fabrizio"},{"family":"Schmaal","given":"Lianne"},{"family":"Soriano-Mas","given":"Carles"},{"family":"Spalletta","given":"Gianfranco"},{"family":"Wingen","given":"Guido A.","non-dropping-particle":"van"},{"family":"Yun","given":"Je-Yeon"},{"family":"Vriend","given":"Chris"},{"family":"Simpson","given":"H. Blair"},{"family":"Rooij","given":"Daan","non-dropping-particle":"van"},{"family":"Hoexter","given":"Marcelo Q."},{"family":"Hoogman","given":"Martine"},{"family":"Buitelaar","given":"Jan K."},{"family":"Arnold","given":"Paul"},{"family":"Beucke","given":"Jan C."},{"family":"Benedetti","given":"Francesco"},{"family":"Bollettini","given":"Irene"},{"family":"Bose","given":"Anushree"},{"family":"Brennan","given":"Brian P."},{"family":"De Nadai","given":"Alessandro S."},{"family":"Fitzgerald","given":"Kate"},{"family":"Gruner","given":"Patricia"},{"family":"Grünblatt","given":"Edna"},{"family":"Hirano","given":"Yoshiyuki"},{"family":"Huyser","given":"Chaim"},{"family":"James","given":"Anthony"},{"family":"Koch","given":"Kathrin"},{"family":"Kvale","given":"Gerd"},{"family":"Lazaro","given":"Luisa"},{"family":"Lochner","given":"Christine"},{"family":"Marsh","given":"Rachel"},{"family":"Mataix-Cols","given":"David"},{"family":"Morgado","given":"Pedro"},{"family":"Nakamae","given":"Takashi"},{"family":"Nakao","given":"Tomohiro"},{"family":"Narayanaswamy","given":"Janardhanan C."},{"family":"Nurmi","given":"Erika"},{"family":"Pittenger","given":"Christopher"},{"family":"Reddy","given":"Y. C. Janardhan"},{"family":"Sato","given":"João R."},{"family":"Soreni","given":"Noam"},{"family":"Stewart","given":"S. Evelyn"},{"family":"Taylor","given":"Stephan F."},{"family":"Tolin","given":"David"},{"family":"Thomopoulos","given":"Sophia I."},{"family":"Veltman","given":"Dick J."},{"family":"Venkatasubramanian","given":"Ganesan"},{"family":"Walitza","given":"Susanne"},{"family":"Wang","given":"Zhen"},{"family":"Thompson","given":"Paul M."},{"family":"Stein","given":"Dan J."},{"literal":"ENIGMA-OCD working group"}],"issued":{"date-parts":[["2022",1]]},"citation-key":"vandenheuvelOverviewFirst52022"},"label":"page"},{"id":3725,"uris":["http://zotero.org/users/13126831/items/KHTIZSJH"],"itemData":{"id":3725,"type":"article-journal","abstract":"Background Obsessive-compulsive disorder (OCD) implicates alterations in cortico-striato-thalamo-cortical and fronto-limbic circuits. Building on prior structural findings, this is the largest study to date examining subcortical surface morphometry in OCD. Methods Structural magnetic resonance imaging data were collected from 200 participants across development (5–55 years): 28 youth and 75 adults with OCD and 27 psychiatrically healthy youth and 70 adults. General linear models were used to assess group differences and group-by-age interactions on subcortical shape (FSL FIRST). Results Compared to healthy participants, those with OCD exhibited surface expansions on the right nucleus accumbens and inward left amygdala deformations, which were associated with greater OCD symptom severity ([Children's] Yale-Brown Obsessive-Compulsive Scale). Group-by-age interactions indicated that accumbens group differences were driven by younger</w:instrText>
      </w:r>
      <w:r w:rsidR="0088170E" w:rsidRPr="0088170E">
        <w:rPr>
          <w:lang w:val="nb-NO"/>
        </w:rPr>
        <w:instrText xml:space="preserve"> participants and that right pallidum shape was associated inversely with age in healthy participants, but not in participants with OCD. No differences in the shape of other subcortical regions or in volumes (FreeSurfer) were detected in supplementary analyses. Conclusions This study is the largest to date examining subcortical shape in OCD and the first to do so across the developmental spectrum. NAcc and amygdala shape deformation builds on extant neuroimaging findings and suggests subtle, subregional alterations beyond volumetric findings. Results shed light on morphometric alterations in OCD, informing current pathophysiological models.","container-title":"Depression and Anxiety","DOI":"10.1002/da.23261","ISSN":"1520-6394","issue":"6","language":"en","license":"© 2022 Wiley Periodicals LLC.","note":"_eprint: https://onlinelibrary.wiley.com/doi/pdf/10.1002/da.23261","page":"504-514","source":"Wiley Online Library","title":"Subcortical shape in pediatric and adult obsessive-compulsive disorder","volume":"39","author":[{"family":"Wang","given":"Zhishun"},{"family":"Fontaine","given":"Martine"},{"family":"Cyr","given":"Marilyn"},{"family":"Rynn","given":"Moira A."},{"family":"Simpson","given":"Helen Blair"},{"family":"Marsh","given":"Rachel"},{"family":"Pagliaccio","given":"David"}],"issued":{"date-parts":[["2022"]]},"citation-key":"wangSubcorticalShapePediatric2022"},"label":"page"}],"schema":"https://github.com/citation-style-language/schema/raw/master/csl-citation.json"} </w:instrText>
      </w:r>
      <w:r w:rsidR="0088170E">
        <w:fldChar w:fldCharType="separate"/>
      </w:r>
      <w:r w:rsidR="0088170E" w:rsidRPr="0088170E">
        <w:rPr>
          <w:noProof/>
          <w:lang w:val="nb-NO"/>
        </w:rPr>
        <w:t>(van den Heuvel et al., 2022; Wang et al., 2022)</w:t>
      </w:r>
      <w:r w:rsidR="0088170E">
        <w:fldChar w:fldCharType="end"/>
      </w:r>
      <w:r w:rsidRPr="00B12895">
        <w:rPr>
          <w:lang w:val="nb-NO"/>
        </w:rPr>
        <w:t xml:space="preserve">. </w:t>
      </w:r>
      <w:r w:rsidRPr="00B12895">
        <w:t>These anomalies are believed to reflect developmental deviations in brain circuits responsible for habit formation, error monitoring, and emotional processing. Furthermore, pharmacological treatment—especially with selective serotonin reuptake inhibitors (SSRIs)—has been shown to modulate these structural features, indicating the importance of accounting for medication effects in neuroimaging research.</w:t>
      </w:r>
    </w:p>
    <w:p w14:paraId="73F4196A" w14:textId="530C15CE" w:rsidR="00872E98" w:rsidRPr="00B12895" w:rsidRDefault="00872E98" w:rsidP="00872E98">
      <w:pPr>
        <w:ind w:firstLine="720"/>
      </w:pPr>
      <w:r w:rsidRPr="00B12895">
        <w:t>One methodological challenge in the study of pediatric OCD is the frequent</w:t>
      </w:r>
      <w:r w:rsidRPr="00B12895">
        <w:rPr>
          <w:rFonts w:eastAsiaTheme="majorEastAsia"/>
        </w:rPr>
        <w:t> discrepancy between informants</w:t>
      </w:r>
      <w:r w:rsidR="00AB1633">
        <w:t xml:space="preserve">, </w:t>
      </w:r>
      <w:r w:rsidRPr="00B12895">
        <w:t>particularly between youth and their caregivers</w:t>
      </w:r>
      <w:r w:rsidR="00AB1633">
        <w:t xml:space="preserve">, </w:t>
      </w:r>
      <w:r w:rsidRPr="00B12895">
        <w:t>regarding the severity and nature of symptoms. This divergence is well-documented in developmental psychopathology literature</w:t>
      </w:r>
      <w:r w:rsidR="0088170E">
        <w:t xml:space="preserve"> </w:t>
      </w:r>
      <w:r w:rsidRPr="00B12895">
        <w:t>and is especially pronounced for internalizing symptoms, which are less observable than externalizing behaviors</w:t>
      </w:r>
      <w:r w:rsidR="00AB1633">
        <w:t xml:space="preserve"> </w:t>
      </w:r>
      <w:r w:rsidR="00AB1633">
        <w:fldChar w:fldCharType="begin"/>
      </w:r>
      <w:r w:rsidR="00AB1633">
        <w:instrText xml:space="preserve"> ADDIN ZOTERO_ITEM CSL_CITATION {"citationID":"JGfpxWgE","properties":{"formattedCitation":"(Achenbach et al., 1987; De Los Reyes &amp; Kazdin, 2005)","plainCitation":"(Achenbach et al., 1987; De Los Reyes &amp; Kazdin, 2005)","noteIndex":0},"citationItems":[{"id":3425,"uris":["http://zotero.org/users/13126831/items/SBWF83ET"],"itemData":{"id":3425,"type":"article-journal","abstract":"Our purpose in this article was to determine the degree of consistency between different informants' reports of the behavioral/emotional problems of subjects aged from 1½ to 19 years. We found 269 samples in 119 studies for meta-analyses of Pearson\nr\ns between ratings by parents, teachers, mental health workers, observers, peers, and the subjects themselves. The mean\nr\ns between all types of informants were statistically significant. The mean\nr\ns were .60 between similar informants (e.g., pairs of parents), .28 between different types of informants (e.g., parent/teacher), and .22 between subjects and other informants. Correlations were significantly higher for 6- to 11-year-olds than for adolescents, and for undercontrolled versus overcontrolled problems, although these differences were not large. The modest correlations between informants indicate that child and adolescent problems are not effectively captured by present-versus-absent judgments of problems. Instead, the variations between reports by different informants argue for assessment in terms of multiple axes designed to reflect the perceived variations in child and adolescent functioning.","container-title":"Psychol Bull","DOI":"10.1037/0033-2909.101.2.213","ISSN":"0033-2909","issue":"2","note":"publisher-place: Washington, DC\npublisher: Washington, DC: American Psychological Association","page":"213-232","title":"Child/Adolescent Behavioral and Emotional Problems: Implications of Cross-Informant Correlations for Situational Specificity","volume":"101","author":[{"family":"Achenbach","given":"Thomas M"},{"family":"McConaughy","given":"Stephanie H"},{"family":"Howell","given":"Catherine T"}],"issued":{"date-parts":[["1987"]]},"citation-key":"achenbachChildAdolescentBehavioral1987"},"label":"page"},{"id":3423,"uris":["http://zotero.org/users/13126831/items/M7QAGTAS"],"itemData":{"id":3423,"type":"article-journal","abstract":"Discrepancies often exist among different informants’ (e.g., parents, children, teachers) ratings of child psychopathology. Informant discrepancies have an impact on the assessment, classification, and treatment of childhood psychopathology. Empirical work has identified informant characteristics that may influence informant discrepancies. Limitations of previous work include inconsistent measurement of informant discrepancies and, perhaps most importantly, the absence of a theoretical framework to guide research. In this article, the authors present a theoretical framework (the Attribution Bias Context Model) to guide research and theory examining informant discrepancies in the clinic setting. Needed directions for future research and theory include theoretically driven attention to conceptualizing informant discrepancies across informant pairs (e.g., parent–teacher, mother–father, parent– child, teacher– child) as well as developing experimental approaches to decrease informant discrepancies in the clinic setting.","container-title":"Psychological Bulletin","DOI":"10.1037/0033-2909.131.4.483","ISSN":"1939-1455, 0033-2909","issue":"4","journalAbbreviation":"Psychological Bulletin","language":"en","page":"483-509","source":"DOI.org (Crossref)","title":"Informant Discrepancies in the Assessment of Childhood Psychopathology: A Critical Review, Theoretical Framework, and Recommendations for Further Study.","title-short":"Informant Discrepancies in the Assessment of Childhood Psychopathology","volume":"131","author":[{"family":"De Los Reyes","given":"Andres"},{"family":"Kazdin","given":"Alan E."}],"issued":{"date-parts":[["2005"]]},"citation-key":"delosreyesInformantDiscrepanciesAssessment2005"},"label":"page"}],"schema":"https://github.com/citation-style-language/schema/raw/master/csl-citation.json"} </w:instrText>
      </w:r>
      <w:r w:rsidR="00AB1633">
        <w:fldChar w:fldCharType="separate"/>
      </w:r>
      <w:r w:rsidR="00AB1633">
        <w:rPr>
          <w:noProof/>
        </w:rPr>
        <w:t>(Achenbach et al., 1987; De Los Reyes &amp; Kazdin, 2005)</w:t>
      </w:r>
      <w:r w:rsidR="00AB1633">
        <w:fldChar w:fldCharType="end"/>
      </w:r>
      <w:r w:rsidRPr="00B12895">
        <w:t>. Discrepancies can lead to significant variations in diagnostic conclusions, treatment planning, and interpretations of clinical or research outcomes. Importantly, these differences do not necessarily reflect inaccuracies, but rather the subjective and context-dependent nature of symptom perception.</w:t>
      </w:r>
    </w:p>
    <w:p w14:paraId="767FE87F" w14:textId="2294B392" w:rsidR="00872E98" w:rsidRPr="00B12895" w:rsidRDefault="00872E98" w:rsidP="00872E98">
      <w:pPr>
        <w:ind w:firstLine="720"/>
      </w:pPr>
      <w:r w:rsidRPr="00B12895">
        <w:t>Linking these subjective symptom reports to objective neurobiological markers introduces additional complexity. Traditional statistical models may fall short in handling the high dimensionality and variability inherent in neuroimaging data. To overcome these challenges,</w:t>
      </w:r>
      <w:r w:rsidRPr="00B12895">
        <w:rPr>
          <w:rFonts w:eastAsiaTheme="majorEastAsia"/>
        </w:rPr>
        <w:t> machine learning approaches grounded in Statistical Learning Theory (SLT)</w:t>
      </w:r>
      <w:r w:rsidRPr="00B12895">
        <w:t>offer a promising alternative. These models prioritize predictive accuracy and generalizability, making them well-suited for identifying patterns in noisy or multi-source data</w:t>
      </w:r>
      <w:r w:rsidR="00AB1633">
        <w:t xml:space="preserve"> </w:t>
      </w:r>
      <w:r w:rsidR="00AB1633">
        <w:fldChar w:fldCharType="begin"/>
      </w:r>
      <w:r w:rsidR="00AB1633">
        <w:instrText xml:space="preserve"> ADDIN ZOTERO_ITEM CSL_CITATION {"citationID":"l2uONxmV","properties":{"formattedCitation":"(Luxburg &amp; Schoelkopf, 2008; Shmueli, 2011)","plainCitation":"(Luxburg &amp; Schoelkopf, 2008; Shmueli, 2011)","noteIndex":0},"citationItems":[{"id":4213,"uris":["http://zotero.org/users/13126831/items/TIIIKYD3"],"itemData":{"id":4213,"type":"article","abstract":"Statistical learning theory provides the theoretical basis for many of today's machine learning algorithms. In this article we attempt to give a gentle, non-technical overview over the key ideas and insights of statistical learning theory. We target at a broad audience, not necessarily machine learning researchers. This paper can serve as a starting point for people who want to get an overview on the field before diving into technical details.","DOI":"10.48550/arXiv.0810.4752","note":"arXiv:0810.4752 [stat]","number":"arXiv:0810.4752","publisher":"arXiv","source":"arXiv.org","title":"Statistical Learning Theory: Models, Concepts, and Results","title-short":"Statistical Learning Theory","URL":"http://arxiv.org/abs/0810.4752","author":[{"family":"Luxburg","given":"Ulrike","dropping-particle":"von"},{"family":"Schoelkopf","given":"Bernhard"}],"accessed":{"date-parts":[["2025",3,18]]},"issued":{"date-parts":[["2008",10,27]]},"citation-key":"luxburgStatisticalLearningTheory2008"},"label":"page"},{"id":4211,"uris":["http://zotero.org/users/13126831/items/86FPW8MU"],"itemData":{"id":4211,"type":"webpage","abstract":"Statistical modeling is a powerful tool for developing and testing theories by way of causal explanation, prediction, and description. In many disciplines there is near-exclusive use of statistical modeling for causal explanation and the assumption that models with high explanatory power are inherently of high predictive power. Conflation between explanation and prediction is common, yet the distinction must be understood for progressing scientific knowledge. While this distinction has been recognized in the philosophy of science, the statistical literature lacks a thorough discussion of the many differences that arise in the process of modeling for an explanatory versus a predictive goal. The purpose of this article is to clarify the distinction between explanatory and predictive modeling, to discuss its sources, and to reveal the practical implications of the distinction to each step in the modeling process.","container-title":"arXiv.org","language":"en","note":"DOI: 10.1214/10-STS330","title":"To Explain or to Predict?","URL":"https://arxiv.org/abs/1101.0891v1","author":[{"family":"Shmueli","given":"Galit"}],"accessed":{"date-parts":[["2025",3,18]]},"issued":{"date-parts":[["2011",1,5]]},"citation-key":"shmueliExplainPredict2011"},"label":"page"}],"schema":"https://github.com/citation-style-language/schema/raw/master/csl-citation.json"} </w:instrText>
      </w:r>
      <w:r w:rsidR="00AB1633">
        <w:fldChar w:fldCharType="separate"/>
      </w:r>
      <w:r w:rsidR="00AB1633">
        <w:rPr>
          <w:noProof/>
        </w:rPr>
        <w:t xml:space="preserve">(Luxburg &amp; Schoelkopf, </w:t>
      </w:r>
      <w:r w:rsidR="00AB1633">
        <w:rPr>
          <w:noProof/>
        </w:rPr>
        <w:lastRenderedPageBreak/>
        <w:t>2008; Shmueli, 2011)</w:t>
      </w:r>
      <w:r w:rsidR="00AB1633">
        <w:fldChar w:fldCharType="end"/>
      </w:r>
      <w:r w:rsidR="00AB1633">
        <w:t xml:space="preserve">. </w:t>
      </w:r>
      <w:r w:rsidRPr="00B12895">
        <w:t>In recent years, ML methods have gained traction in clinical neuroscience, with growing applications in psychiatric diagnosis and biomarker discovery.</w:t>
      </w:r>
    </w:p>
    <w:p w14:paraId="24074D0B" w14:textId="77777777" w:rsidR="00872E98" w:rsidRDefault="00872E98" w:rsidP="00872E98">
      <w:r w:rsidRPr="00B12895">
        <w:t>OCD, with its distinct internalizing and externalizing dimensions, presents an ideal context for examining how brain structure correlates with symptoms reported by different informants. The present study leverages</w:t>
      </w:r>
      <w:r w:rsidRPr="00B12895">
        <w:rPr>
          <w:rFonts w:eastAsiaTheme="majorEastAsia"/>
        </w:rPr>
        <w:t> supervised machine learning</w:t>
      </w:r>
      <w:r w:rsidRPr="00B12895">
        <w:t>, specifically the</w:t>
      </w:r>
      <w:r w:rsidRPr="00B12895">
        <w:rPr>
          <w:rFonts w:eastAsiaTheme="majorEastAsia"/>
        </w:rPr>
        <w:t> </w:t>
      </w:r>
      <w:proofErr w:type="spellStart"/>
      <w:r w:rsidRPr="00B12895">
        <w:rPr>
          <w:rFonts w:eastAsiaTheme="majorEastAsia"/>
        </w:rPr>
        <w:t>XGBoost</w:t>
      </w:r>
      <w:proofErr w:type="spellEnd"/>
      <w:r w:rsidRPr="00B12895">
        <w:rPr>
          <w:rFonts w:eastAsiaTheme="majorEastAsia"/>
        </w:rPr>
        <w:t> </w:t>
      </w:r>
      <w:r w:rsidRPr="00B12895">
        <w:t>algorithm, to investigate whether structural features derived from sMRI can predict internalizing symptom severity in adolescents with OCD. By comparing model performance across youth and parent reports, the study aims to provide insight into how neurobiological variability aligns with informant-specific symptom expression.</w:t>
      </w:r>
    </w:p>
    <w:p w14:paraId="0AD006A7" w14:textId="77777777" w:rsidR="005D60D2" w:rsidRDefault="005D60D2" w:rsidP="003E7D87">
      <w:pPr>
        <w:rPr>
          <w:rStyle w:val="relative"/>
          <w:rFonts w:eastAsiaTheme="majorEastAsia"/>
          <w:color w:val="000000"/>
        </w:rPr>
      </w:pPr>
    </w:p>
    <w:p w14:paraId="44B04CFC" w14:textId="7897AF1C" w:rsidR="00E22262" w:rsidRDefault="00E22262" w:rsidP="000740BF">
      <w:pPr>
        <w:pStyle w:val="Style2"/>
        <w:rPr>
          <w:rFonts w:cs="Times New Roman"/>
          <w:szCs w:val="24"/>
        </w:rPr>
      </w:pPr>
      <w:bookmarkStart w:id="6" w:name="_Toc197292338"/>
      <w:r w:rsidRPr="00A9166C">
        <w:rPr>
          <w:rFonts w:cs="Times New Roman"/>
          <w:szCs w:val="24"/>
        </w:rPr>
        <w:t>Neurobiology of OCD</w:t>
      </w:r>
      <w:bookmarkEnd w:id="6"/>
    </w:p>
    <w:p w14:paraId="6F45A9FD" w14:textId="0B986F4D" w:rsidR="00FB1A3D" w:rsidRPr="00B12895" w:rsidRDefault="00A9166C" w:rsidP="00AB1633">
      <w:r w:rsidRPr="00AB1633">
        <w:t xml:space="preserve">OCD </w:t>
      </w:r>
      <w:r w:rsidR="00FB1A3D" w:rsidRPr="00B12895">
        <w:t>has increasingly been understood as a disorder rooted in atypical brain development, with structural abnormalities emerging across regions critical for emotion regulation, cognitive control, and behavioral flexibility. Structural magnetic resonance imaging (sMRI) studies have played a central role in identifying these neurobiological alterations, particularly in pediatric populations where early interventions may be most effective.</w:t>
      </w:r>
      <w:r w:rsidR="00AB1633" w:rsidRPr="00AB1633">
        <w:t xml:space="preserve"> </w:t>
      </w:r>
      <w:r w:rsidR="00FB1A3D" w:rsidRPr="00B12895">
        <w:t>Large-scale meta-analytic findings, including those from the ENIGMA-OCD working group, have</w:t>
      </w:r>
      <w:r w:rsidR="00FB1A3D" w:rsidRPr="00B12895">
        <w:rPr>
          <w:color w:val="8DD873" w:themeColor="accent6" w:themeTint="99"/>
        </w:rPr>
        <w:t xml:space="preserve"> consistently </w:t>
      </w:r>
      <w:r w:rsidR="00FB1A3D" w:rsidRPr="00B12895">
        <w:t>identified differences in brain morphology between individuals with OCD and healthy controls. In youth, these differences include</w:t>
      </w:r>
      <w:r w:rsidR="00FB1A3D" w:rsidRPr="00B12895">
        <w:rPr>
          <w:rFonts w:eastAsiaTheme="majorEastAsia"/>
        </w:rPr>
        <w:t> larger thalamic volumes</w:t>
      </w:r>
      <w:r w:rsidR="00FB1A3D" w:rsidRPr="00B12895">
        <w:t>,</w:t>
      </w:r>
      <w:r w:rsidR="00FB1A3D" w:rsidRPr="00B12895">
        <w:rPr>
          <w:rFonts w:eastAsiaTheme="majorEastAsia"/>
        </w:rPr>
        <w:t> reduced cortical</w:t>
      </w:r>
      <w:r w:rsidR="00AB1633" w:rsidRPr="00AB1633">
        <w:rPr>
          <w:rFonts w:eastAsiaTheme="majorEastAsia"/>
        </w:rPr>
        <w:t xml:space="preserve"> </w:t>
      </w:r>
      <w:r w:rsidR="00FB1A3D" w:rsidRPr="00B12895">
        <w:rPr>
          <w:rFonts w:eastAsiaTheme="majorEastAsia"/>
        </w:rPr>
        <w:t>thickness</w:t>
      </w:r>
      <w:r w:rsidR="00AB1633" w:rsidRPr="00AB1633">
        <w:rPr>
          <w:rFonts w:eastAsiaTheme="majorEastAsia"/>
        </w:rPr>
        <w:t xml:space="preserve"> </w:t>
      </w:r>
      <w:r w:rsidR="00FB1A3D" w:rsidRPr="00B12895">
        <w:t>in</w:t>
      </w:r>
      <w:r w:rsidR="00AB1633" w:rsidRPr="00AB1633">
        <w:rPr>
          <w:rFonts w:eastAsiaTheme="majorEastAsia"/>
        </w:rPr>
        <w:t xml:space="preserve"> </w:t>
      </w:r>
      <w:r w:rsidR="00FB1A3D" w:rsidRPr="00B12895">
        <w:rPr>
          <w:rFonts w:eastAsiaTheme="majorEastAsia"/>
        </w:rPr>
        <w:t>prefrontal</w:t>
      </w:r>
      <w:r w:rsidR="00AB1633" w:rsidRPr="00AB1633">
        <w:rPr>
          <w:rFonts w:eastAsiaTheme="majorEastAsia"/>
        </w:rPr>
        <w:t xml:space="preserve"> </w:t>
      </w:r>
      <w:r w:rsidR="00FB1A3D" w:rsidRPr="00B12895">
        <w:t>and</w:t>
      </w:r>
      <w:r w:rsidR="00AB1633" w:rsidRPr="00AB1633">
        <w:rPr>
          <w:rFonts w:eastAsiaTheme="majorEastAsia"/>
        </w:rPr>
        <w:t xml:space="preserve"> </w:t>
      </w:r>
      <w:r w:rsidR="00FB1A3D" w:rsidRPr="00B12895">
        <w:rPr>
          <w:rFonts w:eastAsiaTheme="majorEastAsia"/>
        </w:rPr>
        <w:t>parietal</w:t>
      </w:r>
      <w:r w:rsidR="00AB1633" w:rsidRPr="00AB1633">
        <w:rPr>
          <w:rFonts w:eastAsiaTheme="majorEastAsia"/>
        </w:rPr>
        <w:t xml:space="preserve"> </w:t>
      </w:r>
      <w:r w:rsidR="00FB1A3D" w:rsidRPr="00B12895">
        <w:t>regions,</w:t>
      </w:r>
      <w:r w:rsidR="00AB1633" w:rsidRPr="00AB1633">
        <w:t xml:space="preserve"> </w:t>
      </w:r>
      <w:r w:rsidR="00FB1A3D" w:rsidRPr="00B12895">
        <w:t>and volumetric anomalies in subcortical structures such as</w:t>
      </w:r>
      <w:r w:rsidR="00AB1633" w:rsidRPr="00AB1633">
        <w:t xml:space="preserve"> </w:t>
      </w:r>
      <w:r w:rsidR="00FB1A3D" w:rsidRPr="00B12895">
        <w:t>the</w:t>
      </w:r>
      <w:r w:rsidR="00F51338">
        <w:rPr>
          <w:rFonts w:eastAsiaTheme="majorEastAsia"/>
        </w:rPr>
        <w:t xml:space="preserve"> </w:t>
      </w:r>
      <w:r w:rsidR="00FB1A3D" w:rsidRPr="00B12895">
        <w:rPr>
          <w:rFonts w:eastAsiaTheme="majorEastAsia"/>
        </w:rPr>
        <w:t>caudate</w:t>
      </w:r>
      <w:r w:rsidR="00FB1A3D" w:rsidRPr="00B12895">
        <w:t>,</w:t>
      </w:r>
      <w:r w:rsidR="00F51338">
        <w:rPr>
          <w:rFonts w:eastAsiaTheme="majorEastAsia"/>
        </w:rPr>
        <w:t xml:space="preserve"> </w:t>
      </w:r>
      <w:r w:rsidR="00FB1A3D" w:rsidRPr="00B12895">
        <w:rPr>
          <w:rFonts w:eastAsiaTheme="majorEastAsia"/>
        </w:rPr>
        <w:t>putamen</w:t>
      </w:r>
      <w:r w:rsidR="00FB1A3D" w:rsidRPr="00B12895">
        <w:t>,</w:t>
      </w:r>
      <w:r w:rsidR="00F51338">
        <w:rPr>
          <w:rFonts w:eastAsiaTheme="majorEastAsia"/>
        </w:rPr>
        <w:t xml:space="preserve"> </w:t>
      </w:r>
      <w:r w:rsidR="00FB1A3D" w:rsidRPr="00B12895">
        <w:rPr>
          <w:rFonts w:eastAsiaTheme="majorEastAsia"/>
        </w:rPr>
        <w:t>pallidum</w:t>
      </w:r>
      <w:r w:rsidR="00FB1A3D" w:rsidRPr="00B12895">
        <w:t>,</w:t>
      </w:r>
      <w:r w:rsidR="00F51338">
        <w:t xml:space="preserve"> </w:t>
      </w:r>
      <w:r w:rsidR="00FB1A3D" w:rsidRPr="00B12895">
        <w:t>and</w:t>
      </w:r>
      <w:r w:rsidR="00FB1A3D" w:rsidRPr="00B12895">
        <w:rPr>
          <w:rFonts w:eastAsiaTheme="majorEastAsia"/>
        </w:rPr>
        <w:t> nucleus accumbens </w:t>
      </w:r>
      <w:r w:rsidR="00FB1A3D" w:rsidRPr="00B12895">
        <w:t>(van den Heuvel et al., 2022; Wang et al., 2022). These regions are broadly implicated in functions such as</w:t>
      </w:r>
      <w:r w:rsidR="00FB1A3D" w:rsidRPr="00B12895">
        <w:rPr>
          <w:rFonts w:eastAsiaTheme="majorEastAsia"/>
        </w:rPr>
        <w:t> habit learning</w:t>
      </w:r>
      <w:r w:rsidR="00FB1A3D" w:rsidRPr="00B12895">
        <w:t>,</w:t>
      </w:r>
      <w:r w:rsidR="00FB1A3D" w:rsidRPr="00B12895">
        <w:rPr>
          <w:rFonts w:eastAsiaTheme="majorEastAsia"/>
        </w:rPr>
        <w:t> goal-directed behavior</w:t>
      </w:r>
      <w:r w:rsidR="00FB1A3D" w:rsidRPr="00B12895">
        <w:t>, and</w:t>
      </w:r>
      <w:r w:rsidR="00FB1A3D" w:rsidRPr="00B12895">
        <w:rPr>
          <w:rFonts w:eastAsiaTheme="majorEastAsia"/>
        </w:rPr>
        <w:t> emotional regulation</w:t>
      </w:r>
      <w:r w:rsidR="00FB1A3D" w:rsidRPr="00B12895">
        <w:t>, all of which are commonly disrupted in OCD symptomatology.</w:t>
      </w:r>
    </w:p>
    <w:p w14:paraId="5E97418D" w14:textId="55608302" w:rsidR="00FB1A3D" w:rsidRPr="00B12895" w:rsidRDefault="00FB1A3D" w:rsidP="00FB1A3D">
      <w:pPr>
        <w:ind w:firstLine="720"/>
      </w:pPr>
      <w:r w:rsidRPr="00B12895">
        <w:t>Importantly, these structural features appear to vary not only by diagnosis but also</w:t>
      </w:r>
      <w:r w:rsidR="00F51338">
        <w:t xml:space="preserve"> </w:t>
      </w:r>
      <w:r w:rsidRPr="00B12895">
        <w:t>across</w:t>
      </w:r>
      <w:r w:rsidRPr="00B12895">
        <w:rPr>
          <w:rFonts w:eastAsiaTheme="majorEastAsia"/>
        </w:rPr>
        <w:t> developmental stages</w:t>
      </w:r>
      <w:r w:rsidRPr="00B12895">
        <w:t>. Adolescents with OCD have been found to exhibit greater</w:t>
      </w:r>
      <w:r w:rsidR="00F51338">
        <w:t xml:space="preserve"> </w:t>
      </w:r>
      <w:r w:rsidRPr="00B12895">
        <w:t>abnormalities in regions associated with</w:t>
      </w:r>
      <w:r w:rsidRPr="00B12895">
        <w:rPr>
          <w:rFonts w:eastAsiaTheme="majorEastAsia"/>
        </w:rPr>
        <w:t> reward processing</w:t>
      </w:r>
      <w:r w:rsidR="00AB1633">
        <w:rPr>
          <w:rFonts w:eastAsiaTheme="majorEastAsia"/>
        </w:rPr>
        <w:t xml:space="preserve"> </w:t>
      </w:r>
      <w:r w:rsidRPr="00B12895">
        <w:t>and</w:t>
      </w:r>
      <w:r w:rsidRPr="00B12895">
        <w:rPr>
          <w:rFonts w:eastAsiaTheme="majorEastAsia"/>
        </w:rPr>
        <w:t> compulsive behavior</w:t>
      </w:r>
      <w:r w:rsidRPr="00B12895">
        <w:t>, such as the nucleus accumbens and pallidum, while adults often show more pronounced structural changes in the</w:t>
      </w:r>
      <w:r w:rsidRPr="00B12895">
        <w:rPr>
          <w:rFonts w:eastAsiaTheme="majorEastAsia"/>
        </w:rPr>
        <w:t> amygdala</w:t>
      </w:r>
      <w:r w:rsidRPr="00B12895">
        <w:t>, a region associated with emotional reactivity (Wang et al., 2022; Wu et al., 2022). These age-related differences suggest that the neuroanatomical underpinnings of OCD may shift over time, reflecting a</w:t>
      </w:r>
      <w:r w:rsidRPr="00B12895">
        <w:rPr>
          <w:rFonts w:eastAsiaTheme="majorEastAsia"/>
        </w:rPr>
        <w:t> developmental progression </w:t>
      </w:r>
      <w:r w:rsidRPr="00B12895">
        <w:t>in the disorder’s pathophysiology.</w:t>
      </w:r>
    </w:p>
    <w:p w14:paraId="6BBA949D" w14:textId="77777777" w:rsidR="00FB1A3D" w:rsidRPr="00B12895" w:rsidRDefault="00FB1A3D" w:rsidP="00FB1A3D">
      <w:r w:rsidRPr="00B12895">
        <w:lastRenderedPageBreak/>
        <w:t>The influence of</w:t>
      </w:r>
      <w:r w:rsidRPr="00B12895">
        <w:rPr>
          <w:rFonts w:eastAsiaTheme="majorEastAsia"/>
        </w:rPr>
        <w:t> medication status </w:t>
      </w:r>
      <w:r w:rsidRPr="00B12895">
        <w:t>further complicates interpretation of these findings. Research has shown that</w:t>
      </w:r>
      <w:r w:rsidRPr="00B12895">
        <w:rPr>
          <w:rFonts w:eastAsiaTheme="majorEastAsia"/>
        </w:rPr>
        <w:t> unmedicated youth </w:t>
      </w:r>
      <w:r w:rsidRPr="00B12895">
        <w:t>with OCD display larger thalamic volumes compared to controls, whereas</w:t>
      </w:r>
      <w:r w:rsidRPr="00B12895">
        <w:rPr>
          <w:rFonts w:eastAsiaTheme="majorEastAsia"/>
        </w:rPr>
        <w:t> medicated youth </w:t>
      </w:r>
      <w:r w:rsidRPr="00B12895">
        <w:t>do not exhibit this difference (van den Heuvel et al., 2022). This suggests that pharmacological treatment—particularly with selective serotonin reuptake inhibitors (SSRIs)—may alter structural features in ways that should be carefully accounted for in neuroimaging analyses.</w:t>
      </w:r>
    </w:p>
    <w:p w14:paraId="6FE4356E" w14:textId="77777777" w:rsidR="00FB1A3D" w:rsidRPr="00B12895" w:rsidRDefault="00FB1A3D" w:rsidP="00FB1A3D">
      <w:pPr>
        <w:ind w:firstLine="720"/>
      </w:pPr>
      <w:r w:rsidRPr="00B12895">
        <w:t>These structural abnormalities are especially relevant during</w:t>
      </w:r>
      <w:r w:rsidRPr="00B12895">
        <w:rPr>
          <w:rFonts w:eastAsiaTheme="majorEastAsia"/>
        </w:rPr>
        <w:t> adolescence</w:t>
      </w:r>
      <w:r w:rsidRPr="00B12895">
        <w:t>, a period marked by rapid neurodevelopmental changes. Processes such as</w:t>
      </w:r>
      <w:r w:rsidRPr="00B12895">
        <w:rPr>
          <w:rFonts w:eastAsiaTheme="majorEastAsia"/>
        </w:rPr>
        <w:t> synaptic pruning</w:t>
      </w:r>
      <w:r w:rsidRPr="00B12895">
        <w:t>,</w:t>
      </w:r>
      <w:r w:rsidRPr="00B12895">
        <w:rPr>
          <w:rFonts w:eastAsiaTheme="majorEastAsia"/>
        </w:rPr>
        <w:t> myelination</w:t>
      </w:r>
      <w:r w:rsidRPr="00B12895">
        <w:t>, and the</w:t>
      </w:r>
      <w:r w:rsidRPr="00B12895">
        <w:rPr>
          <w:rFonts w:eastAsiaTheme="majorEastAsia"/>
        </w:rPr>
        <w:t> reorganization of prefrontal and subcortical networks </w:t>
      </w:r>
      <w:r w:rsidRPr="00B12895">
        <w:t>are ongoing during this stage and are essential for the maturation of cognitive and emotional functions (Casey et al., 2008). Deviations from these normative trajectories have been linked to</w:t>
      </w:r>
      <w:r w:rsidRPr="00B12895">
        <w:rPr>
          <w:rFonts w:eastAsiaTheme="majorEastAsia"/>
        </w:rPr>
        <w:t> internalizing symptoms</w:t>
      </w:r>
      <w:r w:rsidRPr="00B12895">
        <w:t>, including anxiety, intrusive thoughts, and emotional dysregulation—features central to many cases of adolescent OCD (Milad et al., 2013; Wang et al., 2022).</w:t>
      </w:r>
    </w:p>
    <w:p w14:paraId="20E2BA78" w14:textId="77777777" w:rsidR="00FB1A3D" w:rsidRPr="00B12895" w:rsidRDefault="00FB1A3D" w:rsidP="00FB1A3D">
      <w:pPr>
        <w:ind w:firstLine="720"/>
      </w:pPr>
      <w:r w:rsidRPr="00B12895">
        <w:t>While functional models of OCD provide useful theoretical frameworks, structural imaging offers</w:t>
      </w:r>
      <w:r w:rsidRPr="00B12895">
        <w:rPr>
          <w:rFonts w:eastAsiaTheme="majorEastAsia"/>
        </w:rPr>
        <w:t> quantifiable biomarkers </w:t>
      </w:r>
      <w:r w:rsidRPr="00B12895">
        <w:t>that may help elucidate how brain morphology relates to symptom severity. Particularly in youth, where behavioral presentations are heterogeneous and evolving, structural differences in key regions may serve as objective correlates of subjective psychological experiences. Investigating these features in relation to symptom reports—especially when reports diverge between informants—may yield critical insights into the neurobiological basis of OCD and enhance individualized assessment strategies.</w:t>
      </w:r>
    </w:p>
    <w:p w14:paraId="35184AA9" w14:textId="77777777" w:rsidR="00FB1A3D" w:rsidRDefault="00FB1A3D" w:rsidP="00FB1A3D"/>
    <w:p w14:paraId="0F45CD3D" w14:textId="7FF510A7" w:rsidR="006E215B" w:rsidRDefault="006E215B" w:rsidP="006612D8">
      <w:pPr>
        <w:rPr>
          <w:color w:val="000000"/>
        </w:rPr>
      </w:pPr>
    </w:p>
    <w:p w14:paraId="58734A98" w14:textId="2F70E641" w:rsidR="00163004" w:rsidRPr="006612D8" w:rsidRDefault="00A9166C" w:rsidP="006612D8">
      <w:r w:rsidRPr="00E11A8E">
        <w:fldChar w:fldCharType="begin"/>
      </w:r>
      <w:r w:rsidR="006E215B">
        <w:instrText xml:space="preserve"> ADDIN ZOTERO_ITEM CSL_CITATION {"citationID":"fd9Y8vd9","properties":{"formattedCitation":"(Graybiel &amp; Rauch, 2000; Pagliaccio et al., 2021; van den Heuvel et al., 2016)","plainCitation":"(Graybiel &amp; Rauch, 2000; Pagliaccio et al., 2021; van den Heuvel et al., 2016)","noteIndex":0},"citationItems":[{"id":3803,"uris":["http://zotero.org/users/13126831/items/DRRQ9SNF"],"itemData":{"id":3803,"type":"article-journal","container-title":"Neuron","DOI":"10.1016/S0896-6273(00)00113-6","ISSN":"0896-6273","issue":"2","journalAbbreviation":"Neuron","language":"English","note":"publisher: Elsevier\nPMID: 11144344","page":"343-347","source":"www.cell.com","title":"Toward a Neurobiology of Obsessive-Compulsive Disorder","volume":"28","author":[{"family":"Graybiel","given":"Ann M."},{"family":"Rauch","given":"Scott L."}],"issued":{"date-parts":[["2000",11,1]]},"citation-key":"graybielNeurobiologyObsessiveCompulsiveDisorder2000"},"label":"page"},{"id":3222,"uris":["http://zotero.org/users/13126831/items/TKHY4D9J","http://zotero.org/users/13126831/items/JNCB63FS"],"itemData":{"id":3222,"type":"article-journal","abstract":"Childhood obsessive-compulsive symptoms (OCSs) are common and can be an early risk marker for obsessive-compulsive disorder. The Adolescent Brain and Cognitive Development (ABCD) Study provides a unique opportunity to characterize OCSs in a large normative sample of school-age children and to explore corticostriatal and task-control circuits implicated in pediatric obsessive-compulsive disorder.\nThe ABCD Study acquired data from 9- and 10-year-olds (N = 11,876). Linear mixed-effects models probed associations between OCSs (Child Behavior Checklist) and cognition (NIH Toolbox), brain structure (subcortical volume, cortical thickness), white matter (diffusion tensor imaging), and resting-state functional connectivity.\nOCS scores showed good psychometric properties and high prevalence, and they were related to familial/parental factors, including family conflict. Higher OCS scores related to better cognitive performance (β = .06, t9966.60 = 6.28, p &lt; .001, ηp2= .01), particularly verbal, when controlling for attention-deficit/hyperactivity disorder, which related to worse performance. OCSs did not significantly relate to brain structure but did relate to lower superior corticostriatal tract fractional anisotropy (β = −.03, t = −3.07, p = .002, ηp2= .02). Higher OCS scores were related to altered functional connectivity, including weaker connectivity within the dorsal attention network (β = −.04, t7262.87 = −3.71, p &lt; .001, ηp2= .002) and weaker dorsal attention–default mode anticorrelation (β = .04, t7251.95 = 3.94, p &lt; .001, ηp2 = .002). Dorsal attention–default mode connectivity predicted OCS scores at 1 year (β = −.04, t2407.61 = −2.23, p = .03, ηp2 = .03).\nOCSs are common and may persist throughout childhood. Corticostriatal connectivity and attention network connectivity are likely mechanisms in the subclinical-to-clinical spectrum of OCSs. Understanding correlates and mechanisms of OCSs may elucidate their role in childhood psychiatric risk and suggest potential utility of neuroimaging, e.g., dorsal attention–default mode connectivity, for identifying children at increased risk for obsessive-compulsive disorder.","container-title":"Biol Psychiatry Cogn Neurosci Neuroimaging","DOI":"10.1016/j.bpsc.2020.10.019","ISSN":"2451-9022","issue":"4","journalAbbreviation":"BIOL PSYCHIAT-COGN N","note":"publisher-place: AMSTERDAM\npublisher: AMSTERDAM: Elsevier Inc","page":"399-409","title":"Obsessive-Compulsive Symptoms Among Children in the Adolescent Brain and Cognitive Development Study: Clinical, Cognitive, and Brain Connectivity Correlates","volume":"6","author":[{"family":"Pagliaccio","given":"David"},{"family":"Durham","given":"Katherine"},{"family":"Fitzgerald","given":"Kate D."},{"family":"Marsh","given":"Rachel"}],"issued":{"date-parts":[["2021"]]},"citation-key":"pagliaccioObsessiveCompulsiveSymptomsChildren2021"},"label":"page"},{"id":3800,"uris":["http://zotero.org/users/13126831/items/W3BLZDW9"],"itemData":{"id":3800,"type":"article-journal","abstract":"Compulsivity is associated with alterations in the structure and the function of parallel and interacting brain circuits involved in emotional processing (involving both the reward and the fear circuits), cognitive control, and motor functioning. These brain circuits develop during the pre-natal period and early childhood under strong genetic and environmental influences. In this review we bring together literature on cognitive, emotional, and behavioral processes in compulsivity, based mainly on studies in patients with obsessive-compulsive disorder and addiction. Disease symptoms normally change over time. Goal-directed behaviors, in response to reward or anxiety, often become more habitual over time. During the course of compulsive dis</w:instrText>
      </w:r>
      <w:r w:rsidR="006E215B" w:rsidRPr="006E215B">
        <w:rPr>
          <w:lang w:val="nb-NO"/>
        </w:rPr>
        <w:instrText xml:space="preserve">orders the mental processes and repetitive behaviors themselves contribute to the neuroplastic changes in the involved circuits, mainly in case of chronicity. On the other hand, successful treatment is able to normalize altered circuit functioning or to induce compensatory mechanisms. We conclude that insight in the neurobiological characteristics of the individual symptom profile and disease course, including the potential targets for neuroplasticity is an unmet need to advance the field.","container-title":"European Neuropsychopharmacology: The Journal of the European College of Neuropsychopharmacology","DOI":"10.1016/j.euroneuro.2015.12.005","ISSN":"1873-7862","issue":"5","journalAbbreviation":"Eur Neuropsychopharmacol","language":"eng","note":"PMID: 26711687","page":"810-827","source":"PubMed","title":"Brain circuitry of compulsivity","volume":"26","author":[{"family":"Heuvel","given":"Odile A.","non-dropping-particle":"van den"},{"family":"Wingen","given":"Guido","non-dropping-particle":"van"},{"family":"Soriano-Mas","given":"Carles"},{"family":"Alonso","given":"Pino"},{"family":"Chamberlain","given":"Samuel R."},{"family":"Nakamae","given":"Takashi"},{"family":"Denys","given":"Damiaan"},{"family":"Goudriaan","given":"Anna E."},{"family":"Veltman","given":"Dick J."}],"issued":{"date-parts":[["2016",5]]},"citation-key":"vandenheuvelBrainCircuitryCompulsivity2016"},"label":"page"}],"schema":"https://github.com/citation-style-language/schema/raw/master/csl-citation.json"} </w:instrText>
      </w:r>
      <w:r w:rsidRPr="00E11A8E">
        <w:fldChar w:fldCharType="separate"/>
      </w:r>
      <w:r w:rsidR="00FC0E79">
        <w:rPr>
          <w:lang w:val="nb-NO"/>
        </w:rPr>
        <w:t>(</w:t>
      </w:r>
      <w:proofErr w:type="spellStart"/>
      <w:r w:rsidR="00FC0E79">
        <w:rPr>
          <w:lang w:val="nb-NO"/>
        </w:rPr>
        <w:t>Graybiel</w:t>
      </w:r>
      <w:proofErr w:type="spellEnd"/>
      <w:r w:rsidR="00FC0E79">
        <w:rPr>
          <w:lang w:val="nb-NO"/>
        </w:rPr>
        <w:t xml:space="preserve"> &amp; </w:t>
      </w:r>
      <w:proofErr w:type="spellStart"/>
      <w:r w:rsidR="00FC0E79">
        <w:rPr>
          <w:lang w:val="nb-NO"/>
        </w:rPr>
        <w:t>Rauch</w:t>
      </w:r>
      <w:proofErr w:type="spellEnd"/>
      <w:r w:rsidR="00FC0E79">
        <w:rPr>
          <w:lang w:val="nb-NO"/>
        </w:rPr>
        <w:t xml:space="preserve">, 2000; </w:t>
      </w:r>
      <w:proofErr w:type="spellStart"/>
      <w:r w:rsidR="00FC0E79">
        <w:rPr>
          <w:lang w:val="nb-NO"/>
        </w:rPr>
        <w:t>Pagliaccio</w:t>
      </w:r>
      <w:proofErr w:type="spellEnd"/>
      <w:r w:rsidR="00FC0E79">
        <w:rPr>
          <w:lang w:val="nb-NO"/>
        </w:rPr>
        <w:t xml:space="preserve"> et al., 2021; van den </w:t>
      </w:r>
      <w:proofErr w:type="spellStart"/>
      <w:r w:rsidR="00FC0E79">
        <w:rPr>
          <w:lang w:val="nb-NO"/>
        </w:rPr>
        <w:t>Heuvel</w:t>
      </w:r>
      <w:proofErr w:type="spellEnd"/>
      <w:r w:rsidR="00FC0E79">
        <w:rPr>
          <w:lang w:val="nb-NO"/>
        </w:rPr>
        <w:t xml:space="preserve"> et al., 2016)</w:t>
      </w:r>
      <w:r w:rsidRPr="00E11A8E">
        <w:fldChar w:fldCharType="end"/>
      </w:r>
      <w:r w:rsidRPr="00E11A8E">
        <w:rPr>
          <w:lang w:val="nb-NO"/>
        </w:rPr>
        <w:t xml:space="preserve">. </w:t>
      </w:r>
      <w:r w:rsidRPr="00163004">
        <w:fldChar w:fldCharType="begin"/>
      </w:r>
      <w:r w:rsidR="006E215B">
        <w:instrText xml:space="preserve"> ADDIN ZOTERO_ITEM CSL_CITATION {"citationID":"UMTy2NFP","properties":{"formattedCitation":"(Graybiel &amp; Rauch, 2000)","plainCitation":"(Graybiel &amp; Rauch, 2000)","noteIndex":0},"citationItems":[{"id":3803,"uris":["http://zotero.org/users/13126831/items/DRRQ9SNF"],"itemData":{"id":3803,"type":"article-journal","container-title":"Neuron","DOI":"10.1016/S0896-6273(00)00113-6","ISSN":"0896-6273","issue":"2","journalAbbreviation":"Neuron","language":"English","note":"publisher: Elsevier\nPMID: 11144344","page":"343-347","source":"www.cell.com","title":"Toward a Neurobiology of Obsessive-Compulsive Disorder","volume":"28","author":[{"family":"Graybiel","given":"Ann M."},{"family":"Rauch","given":"Scott L."}],"issued":{"date-parts":[["2000",11,1]]},"citation-key":"graybielNeurobiologyObsessiveCompulsiveDisorder2000"},"label":"page"}],"schema":"https://github.com/citation-style-language/schema/raw/master/csl-citation.json"} </w:instrText>
      </w:r>
      <w:r w:rsidRPr="00163004">
        <w:fldChar w:fldCharType="separate"/>
      </w:r>
      <w:r w:rsidR="00FC0E79">
        <w:t>(</w:t>
      </w:r>
      <w:proofErr w:type="spellStart"/>
      <w:r w:rsidR="00FC0E79">
        <w:t>Graybiel</w:t>
      </w:r>
      <w:proofErr w:type="spellEnd"/>
      <w:r w:rsidR="00FC0E79">
        <w:t xml:space="preserve"> &amp; Rauch, 2000)</w:t>
      </w:r>
      <w:r w:rsidRPr="00163004">
        <w:fldChar w:fldCharType="end"/>
      </w:r>
      <w:r w:rsidRPr="00163004">
        <w:t xml:space="preserve">. </w:t>
      </w:r>
    </w:p>
    <w:p w14:paraId="788D7213" w14:textId="193E0B88" w:rsidR="00A9166C" w:rsidRPr="00A9166C" w:rsidRDefault="00A9166C" w:rsidP="00A9166C">
      <w:r w:rsidRPr="00E11A8E">
        <w:rPr>
          <w:rFonts w:eastAsiaTheme="majorEastAsia"/>
        </w:rPr>
        <w:fldChar w:fldCharType="begin"/>
      </w:r>
      <w:r w:rsidR="006E215B">
        <w:rPr>
          <w:rFonts w:eastAsiaTheme="majorEastAsia"/>
        </w:rPr>
        <w:instrText xml:space="preserve"> ADDIN ZOTERO_ITEM CSL_CITATION {"citationID":"XoNTLXYf","properties":{"formattedCitation":"(Shephard et al., 2021)","plainCitation":"(Shephard et al., 2021)","noteIndex":0},"citationItems":[{"id":3773,"uris":["http://zotero.org/users/13126831/items/4ZQSFPMA"],"itemData":{"id":3773,"type":"article-journal","abstract":"An important challenge in mental health research is to translate findings from cognitive neuroscience and neuroimaging research into effective treatments that target the neurobiological alterations involved in psychiatric symptoms. To address this challenge, in this review we propose a heuristic neurocircuit-based taxonomy to guide the treatment of obsessive–compulsive disorder (OCD). We do this by integrating information from several sources. First, we provide case vignettes in which patients with OCD describe their symptoms and discuss different clinical profiles in the phenotypic expression of the condition. Second, we link variations in these clinical profiles to underlying neurocircuit dysfunctions, drawing on findings from neuropsychological and neuroimaging studies in OCD. Third, we consider behavioral, pharmacological, and neuromodulatory treatments that could target those specific neurocircuit dysfunctions. Finally, we suggest methods of testing this neurocircuit-based taxonomy as well as important limitations to this approach that should be considered in future research.","container-title":"Mol Psychiatry","DOI":"10.1038/s41380-020-01007-8","ISSN":"1359-4184","issue":"9","journalAbbreviation":"Mol Psychiatry","note":"publisher-place: London\npublisher: London: Nature Publishing Group UK","page":"4583-4604","title":"Toward a neurocircuit-based taxonomy to guide treatment of obsessive–compulsive disorder","volume":"26","author":[{"family":"Shephard","given":"Elizabeth"},{"family":"Stern","given":"Emily R."},{"family":"Heuvel","given":"Odile A.","non-dropping-particle":"van den"},{"family":"Costa","given":"Daniel L. C."},{"family":"Batistuzzo","given":"Marcelo C."},{"family":"Godoy","given":"Priscilla B. G."},{"family":"Lopes","given":"Antonio C."},{"family":"Brunoni","given":"Andre R."},{"family":"Hoexter","given":"Marcelo Q."},{"family":"Shavitt","given":"Roseli G."},{"family":"Reddy","given":"Y. C. Janardhan"},{"family":"Lochner","given":"Christine"},{"family":"Stein","given":"Dan J."},{"family":"Simpson","given":"H. Blair"},{"family":"Miguel","given":"Euripedes C."}],"issued":{"date-parts":[["2021"]]},"citation-key":"shephardNeurocircuitbasedTaxonomyGuide2021"}}],"schema":"https://github.com/citation-style-language/schema/raw/master/csl-citation.json"} </w:instrText>
      </w:r>
      <w:r w:rsidRPr="00E11A8E">
        <w:rPr>
          <w:rFonts w:eastAsiaTheme="majorEastAsia"/>
        </w:rPr>
        <w:fldChar w:fldCharType="separate"/>
      </w:r>
      <w:r w:rsidR="00FC0E79">
        <w:rPr>
          <w:rFonts w:eastAsiaTheme="majorEastAsia"/>
        </w:rPr>
        <w:t>(Shephard et al., 2021)</w:t>
      </w:r>
      <w:r w:rsidRPr="00E11A8E">
        <w:rPr>
          <w:rFonts w:eastAsiaTheme="majorEastAsia"/>
        </w:rPr>
        <w:fldChar w:fldCharType="end"/>
      </w:r>
      <w:r>
        <w:rPr>
          <w:rFonts w:eastAsiaTheme="majorEastAsia"/>
        </w:rPr>
        <w:t>.</w:t>
      </w:r>
    </w:p>
    <w:p w14:paraId="655E3042" w14:textId="27BC7D75" w:rsidR="00A9166C" w:rsidRPr="00A9166C" w:rsidRDefault="00A9166C" w:rsidP="00A9166C">
      <w:pPr>
        <w:ind w:firstLine="720"/>
      </w:pPr>
      <w:r w:rsidRPr="0025339E">
        <w:fldChar w:fldCharType="begin"/>
      </w:r>
      <w:r w:rsidR="006E215B">
        <w:instrText xml:space="preserve"> ADDIN ZOTERO_ITEM CSL_CITATION {"citationID":"qBzLTCPg","properties":{"formattedCitation":"(van den Heuvel et al., 2022)","plainCitation":"(van den Heuvel et al., 2022)","noteIndex":0},"citationItems":[{"id":3993,"uris":["http://zotero.org/users/13126831/items/YZL2XY2V"],"itemData":{"id":3993,"type":"article-journal","abstract":"Neuroimaging has played an important part in advancing our understanding of the neurobiology of obsessive-compulsive disorder (OCD). At the same time, neuroimaging studies of OCD have had notable limitations, including reliance on relatively small samples. International collaborative efforts to increase statistical power by combining samples from across sites have been bolstered by the ENIGMA consortium; this provides specific technical expertise for conducting multi-site analyses, as well as access to a collaborative community of neuroimaging scientists. In this article, we outline the background to, development of, and initial findings from ENIGMA's OCD working group, which currently consists of 47 samples from 34 institutes in 15 countries on 5 continents, with a total sample of 2,323 OCD patients and 2,325 healthy controls. Initial work has focused on studies of cortical thickness and subcortical volumes, structural connectivity, and brain lateralization in children, adolescents and adults with OCD, also including the study on the commonalities and distinctions across different neurodevelopment disorders. Additional work is ongoing, employing machine learning techniques. Findings to date have contributed to the development of neurobiological models of OCD, have provided an important model of global scientific collaboration, and have had a number of clinical implications. Importantly, our work has shed new light on questions about whether structural and functional alterations found in OCD reflect neurodevelopmental changes, effects of the disease process, or medication impacts. We conclude with a summary of ongoing work by ENIGMA-OCD, and a consideration of future directions for neuroimaging research on OCD within and beyond ENIGMA.","container-title":"Human Brain Mapping","DOI":"10.1002/hbm.24972","ISSN":"1097-0193","issue":"1","journalAbbreviation":"Hum Brain Mapp","language":"eng","note":"PMID: 32154629\nPMCID: PMC8675414","page":"23-36","source":"PubMed","title":"An overview of the first 5 years of the ENIGMA obsessive-compulsive disorder working group: The power of worldwide collaboration","title-short":"An overview of the first 5 years of the ENIGMA obsessive-compulsive disorder working group","volume":"43","author":[{"family":"Heuvel","given":"Odile A.","non-dropping-particle":"van den"},{"family":"Boedhoe","given":"Premika S. W."},{"family":"Bertolin","given":"Sara"},{"family":"Bruin","given":"Willem B."},{"family":"Francks","given":"Clyde"},{"family":"Ivanov","given":"Iliyan"},{"family":"Jahanshad","given":"Neda"},{"family":"Kong","given":"Xiang-Zhen"},{"family":"Kwon","given":"Jun Soo"},{"family":"O'Neill","given":"Joseph"},{"family":"Paus","given":"Tomas"},{"family":"Patel","given":"Yash"},{"family":"Piras","given":"Fabrizio"},{"family":"Schmaal","given":"Lianne"},{"family":"Soriano-Mas","given":"Carles"},{"family":"Spalletta","given":"Gianfranco"},{"family":"Wingen","given":"Guido A.","non-dropping-particle":"van"},{"family":"Yun","given":"Je-Yeon"},{"family":"Vriend","given":"Chris"},{"family":"Simpson","given":"H. Blair"},{"family":"Rooij","given":"Daan","non-dropping-particle":"van"},{"family":"Hoexter","given":"Marcelo Q."},{"family":"Hoogman","given":"Martine"},{"family":"Buitelaar","given":"Jan K."},{"family":"Arnold","given":"Paul"},{"family":"Beucke","given":"Jan C."},{"family":"Benedetti","given":"Francesco"},{"family":"Bollettini","given":"Irene"},{"family":"Bose","given":"Anushree"},{"family":"Brennan","given":"Brian P."},{"family":"De Nadai","given":"Alessandro S."},{"family":"Fitzgerald","given":"Kate"},{"family":"Gruner","given":"Patricia"},{"family":"Grünblatt","given":"Edna"},{"family":"Hirano","given":"Yoshiyuki"},{"family":"Huyser","given":"Chaim"},{"family":"James","given":"Anthony"},{"family":"Koch","given":"Kathrin"},{"family":"Kvale","given":"Gerd"},{"family":"Lazaro","given":"Luisa"},{"family":"Lochner","given":"Christine"},{"family":"Marsh","given":"Rachel"},{"family":"Mataix-Cols","given":"David"},{"family":"Morgado","given":"Pedro"},{"family":"Nakamae","given":"Takashi"},{"family":"Nakao","given":"Tomohiro"},{"family":"Narayanaswamy","given":"Janardhanan C."},{"family":"Nurmi","given":"Erika"},{"family":"Pittenger","given":"Christopher"},{"family":"Reddy","given":"Y. C. Janardhan"},{"family":"Sato","given":"João R."},{"family":"Soreni","given":"Noam"},{"family":"Stewart","given":"S. Evelyn"},{"family":"Taylor","given":"Stephan F."},{"family":"Tolin","given":"David"},{"family":"Thomopoulos","given":"Sophia I."},{"family":"Veltman","given":"Dick J."},{"family":"Venkatasubramanian","given":"Ganesan"},{"family":"Walitza","given":"Susanne"},{"family":"Wang","given":"Zhen"},{"family":"Thompson","given":"Paul M."},{"family":"Stein","given":"Dan J."},{"literal":"ENIGMA-OCD working group"}],"issued":{"date-parts":[["2022",1]]},"citation-key":"vandenheuvelOverviewFirst52022"}}],"schema":"https://github.com/citation-style-language/schema/raw/master/csl-citation.json"} </w:instrText>
      </w:r>
      <w:r w:rsidRPr="0025339E">
        <w:fldChar w:fldCharType="separate"/>
      </w:r>
      <w:r w:rsidR="00FC0E79">
        <w:t>(van den Heuvel et al., 2022)</w:t>
      </w:r>
      <w:r w:rsidRPr="0025339E">
        <w:fldChar w:fldCharType="end"/>
      </w:r>
      <w:r w:rsidRPr="00E11A8E">
        <w:t xml:space="preserve">. </w:t>
      </w:r>
      <w:r>
        <w:fldChar w:fldCharType="begin"/>
      </w:r>
      <w:r w:rsidR="006E215B">
        <w:instrText xml:space="preserve"> ADDIN ZOTERO_ITEM CSL_CITATION {"citationID":"8nkJIzRe","properties":{"formattedCitation":"(Wang et al., 2022)","plainCitation":"(Wang et al., 2022)","noteIndex":0},"citationItems":[{"id":3725,"uris":["http://zotero.org/users/13126831/items/KHTIZSJH"],"itemData":{"id":3725,"type":"article-journal","abstract":"Background Obsessive-compulsive disorder (OCD) implicates alterations in cortico-striato-thalamo-cortical and fronto-limbic circuits. Building on prior structural findings, this is the largest study to date examining subcortical surface morphometry in OCD. Methods Structural magnetic resonance imaging data were collected from 200 participants across development (5–55 years): 28 youth and 75 adults with OCD and 27 psychiatrically healthy youth and 70 adults. General linear models were used to assess group differences and group-by-age interactions on subcortical shape (FSL FIRST). Results Compared to healthy participants, those with OCD exhibited surface expansions on the right nucleus accumbens and inward left amygdala deformations, which were associated with greater OCD symptom severity ([Children's] Yale-Brown Obsessive-Compulsive Scale). Group-by-age interactions indicated that accumbens group differences were driven by younger participants and that right pallidum shape was associated inversely with age in healthy participants, but not in participants with OCD. No differences in the shape of other subcortical regions or in volumes (FreeSurfer) were detected in supplementary analyses. Conclusions This study is the largest to date examining subcortical shape in OCD and the first to do so across the developmental spectrum. NAcc and amygdala shape deformation builds on extant neuroimaging findings and suggests subtle, subregional alterations beyond volumetric findings. Results shed light on morphometric alterations in OCD, informing current pathophysiological models.","container-title":"Depression and Anxiety","DOI":"10.1002/da.23261","ISSN":"1520-6394","issue":"6","language":"en","license":"© 2022 Wiley Periodicals LLC.","note":"_eprint: https://onlinelibrary.wiley.com/doi/pdf/10.1002/da.23261","page":"504-514","source":"Wiley Online Library","title":"Subcortical shape in pediatric and adult obsessive-compulsive disorder","volume":"39","author":[{"family":"Wang","given":"Zhishun"},{"family":"Fontaine","given":"Martine"},{"family":"Cyr","given":"Marilyn"},{"family":"Rynn","given":"Moira A."},{"family":"Simpson","given":"Helen Blair"},{"family":"Marsh","given":"Rachel"},{"family":"Pagliaccio","given":"David"}],"issued":{"date-parts":[["2022"]]},"citation-key":"wangSubcorticalShapePediatric2022"}}],"schema":"https://github.com/citation-style-language/schema/raw/master/csl-citation.json"} </w:instrText>
      </w:r>
      <w:r>
        <w:fldChar w:fldCharType="separate"/>
      </w:r>
      <w:r w:rsidR="00FC0E79">
        <w:rPr>
          <w:noProof/>
        </w:rPr>
        <w:t>(Wang et al., 2022)</w:t>
      </w:r>
      <w:r>
        <w:fldChar w:fldCharType="end"/>
      </w:r>
      <w:r>
        <w:t xml:space="preserve">. </w:t>
      </w:r>
      <w:r>
        <w:rPr>
          <w:rFonts w:eastAsiaTheme="majorEastAsia"/>
        </w:rPr>
        <w:fldChar w:fldCharType="begin"/>
      </w:r>
      <w:r w:rsidR="0088170E">
        <w:rPr>
          <w:rFonts w:eastAsiaTheme="majorEastAsia"/>
        </w:rPr>
        <w:instrText xml:space="preserve"> ADDIN ZOTERO_ITEM CSL_CITATION {"citationID":"kpXzRItP","properties":{"formattedCitation":"(Wang et al., 2022; X. Wu et al., 2022)","plainCitation":"(Wang et al., 2022; X. Wu et al., 2022)","noteIndex":0},"citationItems":[{"id":3725,"uris":["http://zotero.org/users/13126831/items/KHTIZSJH"],"itemData":{"id":3725,"type":"article-journal","abstract":"Background Obsessive-compulsive disorder (OCD) implicates alterations in cortico-striato-thalamo-cortical and fronto-limbic circuits. Building on prior structural findings, this is the largest study to date examining subcortical surface morphometry in OCD. Methods Structural magnetic resonance imaging data were collected from 200 participants across development (5–55 years): 28 youth and 75 adults with OCD and 27 psychiatrically healthy youth and 70 adults. General linear models were used to assess group differences and group-by-age interactions on subcortical shape (FSL FIRST). Results Compared to healthy participants, those with OCD exhibited surface expansions on the right nucleus accumbens and inward left amygdala deformations, which were associated with greater OCD symptom severity ([Children's] Yale-Brown Obsessive-Compulsive Scale). Group-by-age interactions indicated that accumbens group differences were driven by younger participants and that right pallidum shape was associated inversely with age in healthy participants, but not in participants with OCD. No differences in the shape of other subcortical regions or in volumes (FreeSurfer) were detected in supplementary analyses. Conclusions This study is the largest to date examining subcortical shape in OCD and the first to do so across the developmental spectrum. NAcc and amygdala shape deformation builds on extant neuroimaging findings and suggests subtle, subregional alterations beyond volumetric findings. Results shed light on morphometric alterations in OCD, informing current pathophysiological models.","container-title":"Depression and Anxiety","DOI":"10.1002/da.23261","ISSN":"1520-6394","issue":"6","language":"en","license":"© 2022 Wiley Periodicals LLC.","note":"_eprint: https://onlinelibrary.wiley.com/doi/pdf/10.1002/da.23261","page":"504-514","source":"Wiley Online Library","title":"Subcortical shape in pediatric and adult obsessive-compulsive disorder","volume":"39","author":[{"family":"Wang","given":"Zhishun"},{"family":"Fontaine","given":"Martine"},{"family":"Cyr","given":"Marilyn"},{"family":"Rynn","given":"Moira A."},{"family":"Simpson","given":"Helen Blair"},{"family":"Marsh","given":"Rachel"},{"family":"Pagliaccio","given":"David"}],"issued":{"date-parts":[["2022"]]},"citation-key":"wangSubcorticalShapePediatric2022"},"label":"page"},{"id":3224,"uris":["http://zotero.org/users/13126831/items/I6C7WA4E"],"itemData":{"id":3224,"type":"article-journal","abstract":"Obsessive-compulsive disorder (OCD) is characterized by both internalizing (anxiety) and externalizing (compulsivity) symptoms. Currently, little is known about their interrelationships and their relative contributions to disease heterogeneity. Our goal is to resolve affective and cognitive symptom heterogeneity related to internalized and externalized symptom dimensions by determining subtypes of children with OCD symptoms, and to identify any corresponding neural differences.\nA total of 1269 children with OCD symptoms screened using the Child Behavior Checklist Obsessive-Compulsive Symptom scale and 3987 matched control subjects were obtained from the Adolescent Brain Cognitive Development (ABCD) Study. Consensus hierarchical clustering was used to cluster children with OCD symptoms into distinct subtypes. Ten neurocognitive task scores and 20 Child Behavior Checklist syndrome scales were used to characterize cognitive/behavioral differences. Gray matter volume, fractional anisotropy of major white matter fiber tracts, and functional connectivity among networks were used in case-control studies.\nWe identified two subgroups with contrasting patterns in internalized and externalized dimensions. Group 1 showed compulsive thoughts and repeated acts but relatively low anxiety symptoms, whereas group 2 exhibited higher anxiety and perfectionism and relatively low repetitive behavior. Only group 1 had significant cognitive impairments and gray matter volume reductions in the bilateral inferior parietal lobe, precentral gyrus, and precuneus gyrus, and had white matter tract fractional anisotropy reductions in the corticostriatal fasciculus.\nChildren with OCD symptoms are heterogeneous at the level of symptom clustering and its underlying neural basis. Two subgroups represent distinct patterns of externalizing and internalizing symptoms, suggesting that anxiety is not its major predisposing factor. These results may have implications for the nosology and treatment of preteenage OCD.","container-title":"Biological psychiatry : cognitive neuroscience and neuroimaging","DOI":"10.1016/j.bpsc.2021.06.011","ISSN":"2451-9022","issue":"11","journalAbbreviation":"BIOL PSYCHIAT-COGN N","note":"publisher-place: AMSTERDAM\npublisher: AMSTERDAM: Elsevier Inc","page":"1078-1089","title":"Symptom-Based Profiling and Multimodal Neuroimaging of a Large Preteenage Population Identifies Distinct Obsessive-Compulsive Disorder–like Subtypes With Neurocognitive Differences","volume":"7","author":[{"family":"Wu","given":"Xinran"},{"family":"Yu","given":"Gechang"},{"family":"Zhang","given":"Kai"},{"family":"Feng","given":"Jianfeng"},{"family":"Zhang","given":"Jie"},{"family":"Sahakian","given":"Barbara J."},{"family":"Robbins","given":"Trevor W."}],"issued":{"date-parts":[["2022"]]},"citation-key":"wuSymptomBasedProfilingMultimodal2022"},"label":"page"}],"schema":"https://github.com/citation-style-language/schema/raw/master/csl-citation.json"} </w:instrText>
      </w:r>
      <w:r>
        <w:rPr>
          <w:rFonts w:eastAsiaTheme="majorEastAsia"/>
        </w:rPr>
        <w:fldChar w:fldCharType="separate"/>
      </w:r>
      <w:r w:rsidR="0088170E">
        <w:rPr>
          <w:rFonts w:eastAsiaTheme="majorEastAsia"/>
          <w:noProof/>
        </w:rPr>
        <w:t>(Wang et al., 2022; X. Wu et al., 2022)</w:t>
      </w:r>
      <w:r>
        <w:rPr>
          <w:rFonts w:eastAsiaTheme="majorEastAsia"/>
        </w:rPr>
        <w:fldChar w:fldCharType="end"/>
      </w:r>
      <w:r w:rsidRPr="00E11A8E">
        <w:t>.</w:t>
      </w:r>
    </w:p>
    <w:p w14:paraId="696E506E" w14:textId="713B3708" w:rsidR="00FB1A3D" w:rsidRDefault="00A9166C" w:rsidP="00FB1A3D">
      <w:r>
        <w:fldChar w:fldCharType="begin"/>
      </w:r>
      <w:r w:rsidR="0088170E">
        <w:instrText xml:space="preserve"> ADDIN ZOTERO_ITEM CSL_CITATION {"citationID":"Bl9VwsWd","properties":{"formattedCitation":"(van den Heuvel et al., 2022; X. Wu et al., 2022)","plainCitation":"(van den Heuvel et al., 2022; X. Wu et al., 2022)","noteIndex":0},"citationItems":[{"id":3993,"uris":["http://zotero.org/users/13126831/items/YZL2XY2V"],"itemData":{"id":3993,"type":"article-journal","abstract":"Neuroimaging has played an important part in advancing our understanding of the neurobiology of obsessive-compulsive disorder (OCD). At the same time, neuroimaging studies of OCD have had notable limitations, including reliance on relatively small samples. International collaborative efforts to increase statistical power by combining samples from across sites have been bolstered by the ENIGMA consortium; this provides specific technical expertise for conducting multi-site analyses, as well as access to a collaborative community of neuroimaging scientists. In this article, we outline the background to, development of, and initial findings from ENIGMA's OCD working group, which currently consists of 47 samples from 34 institutes in 15 countries on 5 continents, with a total sample of 2,323 OCD patients and 2,325 healthy controls. Initial work has focused on studies of cortical thickness and subcortical volumes, structural connectivity, and brain lateralization in children, adolescents and adults with OCD, also including the study on the commonalities and distinctions across different neurodevelopment disorders. Additional work is ongoing, employing machine learning techniques. Findings to date have contributed to the development of neurobiological models of OCD, have provided an important model of global scientific collaboration, and have had a number of clinical implications. Importantly, our work has shed new light on questions about whether structural and functional alterations found in OCD reflect neurodevelopmental changes, effects of the disease process, or medication impacts. We conclude with a summary of ongoing work by ENIGMA-OCD, and a consideration of future directions for neuroimaging research on OCD within and beyond ENIGMA.","container-title":"Human Brain Mapping","DOI":"10.1002/hbm.24972","ISSN":"1097-0193","issue":"1","journalAbbreviation":"Hum Brain Mapp","language":"eng","note":"PMID: 32154629\nPMCID: PMC8675414","page":"23-36","source":"PubMed","title":"An overview of the first 5 years of the ENIGMA obsessive-compulsive disorder working group: The power of worldwide collaboration","title-short":"An overview of the first 5 years of the ENIGMA obsessive-compulsive disorder working group","volume":"43","author":[{"family":"Heuvel","given":"Odile A.","non-dropping-particle":"van den"},{"family":"Boedhoe","given":"Premika S. W."},{"family":"Bertolin","given":"Sara"},{"family":"Bruin","given":"Willem B."},{"family":"Francks","given":"Clyde"},{"family":"Ivanov","given":"Iliyan"},{"family":"Jahanshad","given":"Neda"},{"family":"Kong","given":"Xiang-Zhen"},{"family":"Kwon","given":"Jun Soo"},{"family":"O'Neill","given":"Joseph"},{"family":"Paus","given":"Tomas"},{"family":"Patel","given":"Yash"},{"family":"Piras","given":"Fabrizio"},{"family":"Schmaal","given":"Lianne"},{"family":"Soriano-Mas","given":"Carles"},{"family":"Spalletta","given":"Gianfranco"},{"family":"Wingen","given":"Guido A.","non-dropping-particle":"van"},{"family":"Yun","given":"Je-Yeon"},{"family":"Vriend","given":"Chris"},{"family":"Simpson","given":"H. Blair"},{"family":"Rooij","given":"Daan","non-dropping-particle":"van"},{"family":"Hoexter","given":"Marcelo Q."},{"family":"Hoogman","given":"Martine"},{"family":"Buitelaar","given":"Jan K."},{"family":"Arnold","given":"Paul"},{"family":"Beucke","given":"Jan C."},{"family":"Benedetti","given":"Francesco"},{"family":"Bollettini","given":"Irene"},{"family":"Bose","given":"Anushree"},{"family":"Brennan","given":"Brian P."},{"family":"De Nadai","given":"Alessandro S."},{"family":"Fitzgerald","given":"Kate"},{"family":"Gruner","given":"Patricia"},{"family":"Grünblatt","given":"Edna"},{"family":"Hirano","given":"Yoshiyuki"},{"family":"Huyser","given":"Chaim"},{"family":"James","given":"Anthony"},{"family":"Koch","given":"Kathrin"},{"family":"Kvale","given":"Gerd"},{"family":"Lazaro","given":"Luisa"},{"family":"Lochner","given":"Christine"},{"family":"Marsh","given":"Rachel"},{"family":"Mataix-Cols","given":"David"},{"family":"Morgado","given":"Pedro"},{"family":"Nakamae","given":"Takashi"},{"family":"Nakao","given":"Tomohiro"},{"family":"Narayanaswamy","given":"Janardhanan C."},{"family":"Nurmi","given":"Erika"},{"family":"Pittenger","given":"Christopher"},{"family":"Reddy","given":"Y. C. Janardhan"},{"family":"Sato","given":"João R."},{"family":"Soreni","given":"Noam"},{"family":"Stewart","given":"S. Evelyn"},{"family":"Taylor","given":"Stephan F."},{"family":"Tolin","given":"David"},{"family":"Thomopoulos","given":"Sophia I."},{"family":"Veltman","given":"Dick J."},{"family":"Venkatasubramanian","given":"Ganesan"},{"family":"Walitza","given":"Susanne"},{"family":"Wang","given":"Zhen"},{"family":"Thompson","given":"Paul M."},{"family":"Stein","given":"Dan J."},{"literal":"ENIGMA-OCD working group"}],"issued":{"date-parts":[["2022",1]]},"citation-key":"vandenheuvelOverviewFirst52022"},"label":"page"},{"id":3224,"uris":["http://zotero.org/users/13126831/items/I6C7WA4E"],"itemData":{"id":3224,"type":"article-journal","abstract":"Obsessive-compulsive disorder (OCD) is characterized by both internalizing (anxiety) and externalizing (compulsivity) symptoms. Currently, little is known about their interrelationships and their relative contributions to disease heterogeneity. Our goal is to resolve affective and cognitive symptom heterogeneity related to internalized and externalized symptom dimensions by determining subtypes of children with OCD symptoms, and to identify any corresponding neural differences.\nA total of 1269 children with OCD symptoms screened using the Child Behavior Checklist Obsessive-Compulsive Symptom scale and 3987 matched control subjects were obtained from the Adolescent Brain Cognitive Development (ABCD) Study. Consensus hierarchical clustering was used to cluster children with OCD symptoms into distinct subtypes. Ten neurocognitive task scores and 20 Child Behavior Checklist syndrome scales were used to characterize cognitive/behavioral differences. Gray matter volume, fractional anisotropy of major white matter fiber tracts, and functional connectivity among networks were used in case-control studies.\nWe identified two subgroups with contrasting patterns in internalized and externalized dimensions. Group 1 showed compulsive thoughts and repeated acts but relatively low anxiety symptoms, whereas group 2 exhibited higher anxiety and perfectionism and relatively low repetitive behavior. Only group 1 had significant cognitive impairments and gray matter volume reductions in the bilateral inferior parietal lobe, precentral gyrus, and precuneus gyrus, and had white matter tract fractional anisotropy reductions in the corticostriatal fasciculus.\nChildren with OCD symptoms are heterogeneous at the level of symptom clustering and its underlying neural basis. Two subgroups represent distinct patterns of externalizing and internalizing symptoms, suggesting that anxiety is not its major predisposing factor. These results may have implications for the nosology and treatment of preteenage OCD.","container-title":"Biological psychiatry : cognitive neuroscience and neuroimaging","DOI":"10.1016/j.bpsc.2021.06.011","ISSN":"2451-9022","issue":"11","journalAbbreviation":"BIOL PSYCHIAT-COGN N","note":"publisher-place: AMSTERDAM\npublisher: AMSTERDAM: Elsevier Inc","page":"1078-1089","title":"Symptom-Based Profiling and Multimodal Neuroimaging of a Large Preteenage Population Identifies Distinct Obsessive-Compulsive Disorder–like Subtypes With Neurocognitive Differences","volume":"7","author":[{"family":"Wu","given":"Xinran"},{"family":"Yu","given":"Gechang"},{"family":"Zhang","given":"Kai"},{"family":"Feng","given":"Jianfeng"},{"family":"Zhang","given":"Jie"},{"family":"Sahakian","given":"Barbara J."},{"family":"Robbins","given":"Trevor W."}],"issued":{"date-parts":[["2022"]]},"citation-key":"wuSymptomBasedProfilingMultimodal2022"},"label":"page"}],"schema":"https://github.com/citation-style-language/schema/raw/master/csl-citation.json"} </w:instrText>
      </w:r>
      <w:r>
        <w:fldChar w:fldCharType="separate"/>
      </w:r>
      <w:r w:rsidR="0088170E">
        <w:rPr>
          <w:noProof/>
        </w:rPr>
        <w:t>(van den Heuvel et al., 2022; X. Wu et al., 2022)</w:t>
      </w:r>
      <w:r>
        <w:fldChar w:fldCharType="end"/>
      </w:r>
      <w:r>
        <w:t xml:space="preserve">. </w:t>
      </w:r>
    </w:p>
    <w:p w14:paraId="3C2BEC75" w14:textId="2D2C24DB" w:rsidR="00A9166C" w:rsidRDefault="00BD6FA0" w:rsidP="00FB1A3D">
      <w:pPr>
        <w:ind w:firstLine="720"/>
      </w:pPr>
      <w:r w:rsidRPr="00BD6FA0">
        <w:fldChar w:fldCharType="begin"/>
      </w:r>
      <w:r w:rsidR="006E215B">
        <w:instrText xml:space="preserve"> ADDIN ZOTERO_ITEM CSL_CITATION {"citationID":"nabXGHXV","properties":{"formattedCitation":"(Casey et al., 2008)","plainCitation":"(Casey et al., 2008)","noteIndex":0},"citationItems":[{"id":3190,"uris":["http://zotero.org/users/13126831/items/HD9R472Z"],"itemData":{"id":3190,"type":"article-journal","abstract":"Adolescence is a developmental period characterized by suboptimal decisions and actions that are associated with an increased incidence of unintentional injuries, violence, substance abuse, unintended pregnancy, and sexually transmitted diseases. Traditional neurobiological and cognitive explanations for adolescent behavior have failed to account for the nonlinear changes in behavior observed during adolescence, relative to both childhood and adulthood. This review provides a biologically plausible model of the neural mechanisms underlying these nonlinear changes in behavior. We provide evidence from recent human brain imaging and animal studies that there is a heightened responsiveness to incentives and socioemotional contexts during this time, when impulse control is still relatively immature. These findings suggest differential development of bottom-up limbic systems, implicated in incentive and emotional processing, to top-down control systems during adolescence as compared to childhood and adulthood. This developmental pattern may be exacerbated in those adolescents prone to emotional reactivity, increasing the likelihood of poor outcomes.","container-title":"Annals of the New York Academy of Sciences","DOI":"10.1196/annals.1440.010","ISSN":"1749-6632","issue":"1","language":"en","note":"_eprint: https://onlinelibrary.wiley.com/doi/pdf/10.1196/annals.1440.010","page":"111-126","source":"Wiley Online Library","title":"The Adolescent Brain","volume":"1124","author":[{"family":"Casey","given":"B.j."},{"family":"Jones","given":"Rebecca M."},{"family":"Hare","given":"Todd A."}],"issued":{"date-parts":[["2008"]]},"citation-key":"caseyAdolescentBrain2008"}}],"schema":"https://github.com/citation-style-language/schema/raw/master/csl-citation.json"} </w:instrText>
      </w:r>
      <w:r w:rsidRPr="00BD6FA0">
        <w:fldChar w:fldCharType="separate"/>
      </w:r>
      <w:r w:rsidR="00FC0E79">
        <w:t>(Casey et al., 2008)</w:t>
      </w:r>
      <w:r w:rsidRPr="00BD6FA0">
        <w:fldChar w:fldCharType="end"/>
      </w:r>
      <w:r w:rsidRPr="00BD6FA0">
        <w:t xml:space="preserve">. </w:t>
      </w:r>
    </w:p>
    <w:p w14:paraId="73C49C75" w14:textId="77777777" w:rsidR="006E215B" w:rsidRPr="00A9166C" w:rsidRDefault="006E215B" w:rsidP="000F07AE">
      <w:pPr>
        <w:ind w:firstLine="720"/>
      </w:pPr>
    </w:p>
    <w:p w14:paraId="070B7129" w14:textId="77777777" w:rsidR="006E215B" w:rsidRPr="00B12895" w:rsidRDefault="006E215B" w:rsidP="006E215B">
      <w:r w:rsidRPr="00B12895">
        <w:rPr>
          <w:rFonts w:eastAsiaTheme="majorEastAsia"/>
          <w:b/>
          <w:bCs/>
        </w:rPr>
        <w:t>Informant Discrepancies in Pediatric OCD Assessment</w:t>
      </w:r>
    </w:p>
    <w:p w14:paraId="030A1225" w14:textId="2A315772" w:rsidR="006E215B" w:rsidRPr="00B12895" w:rsidRDefault="006E215B" w:rsidP="006E215B">
      <w:r w:rsidRPr="00B12895">
        <w:lastRenderedPageBreak/>
        <w:t>Accurately assessing psychological symptoms in youth is inherently complex, and this is especially true for OCD. In both research and clinical settings, evaluations typically depend on multiple informants—such as the child, parents, and teachers. However, agreement across these informants is often</w:t>
      </w:r>
      <w:r w:rsidRPr="00B12895">
        <w:rPr>
          <w:rFonts w:eastAsiaTheme="majorEastAsia"/>
        </w:rPr>
        <w:t> low to moderate</w:t>
      </w:r>
      <w:r w:rsidRPr="00B12895">
        <w:t>, especially for</w:t>
      </w:r>
      <w:r w:rsidRPr="00B12895">
        <w:rPr>
          <w:rFonts w:eastAsiaTheme="majorEastAsia"/>
        </w:rPr>
        <w:t> internalizing symptoms</w:t>
      </w:r>
      <w:r w:rsidRPr="00B12895">
        <w:t>, which are less visible and more subjective</w:t>
      </w:r>
      <w:r>
        <w:fldChar w:fldCharType="begin"/>
      </w:r>
      <w:r>
        <w:instrText xml:space="preserve"> ADDIN ZOTERO_ITEM CSL_CITATION {"citationID":"EqBcA4NQ","properties":{"formattedCitation":"(Achenbach et al., 1987; De Los Reyes &amp; Kazdin, 2005)","plainCitation":"(Achenbach et al., 1987; De Los Reyes &amp; Kazdin, 2005)","noteIndex":0},"citationItems":[{"id":3425,"uris":["http://zotero.org/users/13126831/items/SBWF83ET"],"itemData":{"id":3425,"type":"article-journal","abstract":"Our purpose in this article was to determine the degree of consistency between different informants' reports of the behavioral/emotional problems of subjects aged from 1½ to 19 years. We found 269 samples in 119 studies for meta-analyses of Pearson\nr\ns between ratings by parents, teachers, mental health workers, observers, peers, and the subjects themselves. The mean\nr\ns between all types of informants were statistically significant. The mean\nr\ns were .60 between similar informants (e.g., pairs of parents), .28 between different types of informants (e.g., parent/teacher), and .22 between subjects and other informants. Correlations were significantly higher for 6- to 11-year-olds than for adolescents, and for undercontrolled versus overcontrolled problems, although these differences were not large. The modest correlations between informants indicate that child and adolescent problems are not effectively captured by present-versus-absent judgments of problems. Instead, the variations between reports by different informants argue for assessment in terms of multiple axes designed to reflect the perceived variations in child and adolescent functioning.","container-title":"Psychol Bull","DOI":"10.1037/0033-2909.101.2.213","ISSN":"0033-2909","issue":"2","note":"publisher-place: Washington, DC\npublisher: Washington, DC: American Psychological Association","page":"213-232","title":"Child/Adolescent Behavioral and Emotional Problems: Implications of Cross-Informant Correlations for Situational Specificity","volume":"101","author":[{"family":"Achenbach","given":"Thomas M"},{"family":"McConaughy","given":"Stephanie H"},{"family":"Howell","given":"Catherine T"}],"issued":{"date-parts":[["1987"]]},"citation-key":"achenbachChildAdolescentBehavioral1987"},"label":"page"},{"id":3423,"uris":["http://zotero.org/users/13126831/items/M7QAGTAS"],"itemData":{"id":3423,"type":"article-journal","abstract":"Discrepancies often exist among different informants’ (e.g., parents, children, teachers) ratings of child psychopathology. Informant discrepancies have an impact on the assessment, classification, and treatment of childhood psychopathology. Empirical work has identified informant characteristics that may influence informant dis</w:instrText>
      </w:r>
      <w:r w:rsidRPr="006E215B">
        <w:rPr>
          <w:lang w:val="nb-NO"/>
        </w:rPr>
        <w:instrText>crepancies. Limit</w:instrText>
      </w:r>
      <w:r w:rsidRPr="006E215B">
        <w:instrText xml:space="preserve">ations of previous work include inconsistent measurement of informant discrepancies and, perhaps most importantly, the absence of a theoretical framework to guide research. In this article, the authors present a theoretical framework (the Attribution Bias Context Model) to guide research and theory examining informant discrepancies in the clinic setting. Needed directions for future research and theory include theoretically driven attention to conceptualizing informant discrepancies across informant pairs (e.g., parent–teacher, mother–father, parent– child, teacher– child) as well as developing experimental approaches to decrease informant discrepancies in the clinic setting.","container-title":"Psychological Bulletin","DOI":"10.1037/0033-2909.131.4.483","ISSN":"1939-1455, 0033-2909","issue":"4","journalAbbreviation":"Psychological Bulletin","language":"en","page":"483-509","source":"DOI.org (Crossref)","title":"Informant Discrepancies in the Assessment of Childhood Psychopathology: A Critical Review, Theoretical Framework, and Recommendations for Further Study.","title-short":"Informant Discrepancies in the Assessment of Childhood Psychopathology","volume":"131","author":[{"family":"De Los Reyes","given":"Andres"},{"family":"Kazdin","given":"Alan E."}],"issued":{"date-parts":[["2005"]]},"citation-key":"delosreyesInformantDiscrepanciesAssessment2005"},"label":"page"}],"schema":"https://github.com/citation-style-language/schema/raw/master/csl-citation.json"} </w:instrText>
      </w:r>
      <w:r>
        <w:fldChar w:fldCharType="separate"/>
      </w:r>
      <w:r w:rsidRPr="006E215B">
        <w:rPr>
          <w:noProof/>
        </w:rPr>
        <w:t>(Achenbach et al., 1987; De Los Reyes &amp; Kazdin, 2005)</w:t>
      </w:r>
      <w:r>
        <w:fldChar w:fldCharType="end"/>
      </w:r>
      <w:r>
        <w:t xml:space="preserve">. </w:t>
      </w:r>
      <w:r w:rsidRPr="00B12895">
        <w:t>Informant discrepancies are particularly problematic in the case of</w:t>
      </w:r>
      <w:r w:rsidRPr="00B12895">
        <w:rPr>
          <w:rFonts w:eastAsiaTheme="majorEastAsia"/>
        </w:rPr>
        <w:t> obsessions</w:t>
      </w:r>
      <w:r w:rsidRPr="00B12895">
        <w:t xml:space="preserve">, which </w:t>
      </w:r>
      <w:proofErr w:type="gramStart"/>
      <w:r w:rsidRPr="00B12895">
        <w:t>by definition are</w:t>
      </w:r>
      <w:proofErr w:type="gramEnd"/>
      <w:r w:rsidRPr="00B12895">
        <w:t xml:space="preserve"> internal and may not manifest through observable behavior. In contrast, compulsions</w:t>
      </w:r>
      <w:r>
        <w:t xml:space="preserve">, </w:t>
      </w:r>
      <w:r w:rsidRPr="00B12895">
        <w:t>more easily observed</w:t>
      </w:r>
      <w:r>
        <w:t xml:space="preserve">, </w:t>
      </w:r>
      <w:r w:rsidRPr="00B12895">
        <w:t>tend to show higher cross-informant agreement. Studies show that discrepancies between youth and parent reports</w:t>
      </w:r>
      <w:r w:rsidRPr="00B12895">
        <w:rPr>
          <w:rFonts w:eastAsiaTheme="majorEastAsia"/>
        </w:rPr>
        <w:t> increase with age </w:t>
      </w:r>
      <w:r w:rsidRPr="00B12895">
        <w:t>and are more pronounced in domains like</w:t>
      </w:r>
      <w:r w:rsidRPr="00B12895">
        <w:rPr>
          <w:rFonts w:eastAsiaTheme="majorEastAsia"/>
        </w:rPr>
        <w:t> anxiety and intrusive thoughts</w:t>
      </w:r>
      <w:r>
        <w:rPr>
          <w:rFonts w:eastAsiaTheme="majorEastAsia"/>
        </w:rPr>
        <w:t xml:space="preserve"> </w:t>
      </w:r>
      <w:r>
        <w:rPr>
          <w:rFonts w:eastAsiaTheme="majorEastAsia"/>
        </w:rPr>
        <w:fldChar w:fldCharType="begin"/>
      </w:r>
      <w:r>
        <w:rPr>
          <w:rFonts w:eastAsiaTheme="majorEastAsia"/>
        </w:rPr>
        <w:instrText xml:space="preserve"> ADDIN ZOTERO_ITEM CSL_CITATION {"citationID":"yE7viNwh","properties":{"formattedCitation":"(Weisz et al., 2005)","plainCitation":"(Weisz et al., 2005)","noteIndex":0},"citationItems":[{"id":3411,"uris":["http://zotero.org/users/13126831/items/PLS5GXV4"],"itemData":{"id":3411,"type":"article-journal","abstract":"Over the past four decades, researchers have produced extensive evidence on psychotherapy for youth mental health problems and disorders. The evidence often has been evaluated through narrative reviews and through meta-analyses assessing the magnitude of treatment effects, but methodological analysis addressing the character and quality of the evidence base itself is an important complement, needed to place treatment effects in perspective and to suggest directions for future research. We carried out such an analysis, focusing on all the methodologically acceptable published randomized trials our search identified involving treatment of anxiety, depression, ADHD and related conditions, and conduct-related problems and disorders. The 236 studies tested 383 treatments and included 427 treatment-control comparisons, spanning the years 1962 through 2002. The analysis revealed considerable breadth, diversity, and rigor in the measurement approaches used to assess participant characteristics and treatment outcomes. However, reporting on important sample characteristics (e.g., ethnicity) showed major gaps, and more than half the studies failed to use well-standardized procedures to ensure appropriate sample selection. Because sample sizes left most studies underpowered, and procedures to enhance treatment fidelity were generally weak, many of the treatments investigated may not have received fair tests. Studies were particularly weak in clinical representativeness of their samples, therapists, and settings, suggesting a need for increased emphasis on external validity in youth treatment research.","container-title":"Annual Review of Psychology","DOI":"10.1146/annurev.psych.55.090902.141449","ISSN":"0066-4308, 1545-2085","issue":"Volume 56, 2005","language":"en","note":"publisher: Annual Reviews","page":"337-363","source":"www.annualreviews.org","title":"Youth Psychotherapy Outcome Research: A Review and Critique of the Evidence Base","title-short":"Youth Psychotherapy Outcome Research","volume":"56","author":[{"family":"Weisz","given":"John R."},{"family":"Doss","given":"Amanda Jensen"},{"family":"Hawley","given":"Kristin M."}],"issued":{"date-parts":[["2005",2,1]]},"citation-key":"weiszYouthPsychotherapyOutcome2005"}}],"schema":"https://github.com/citation-style-language/schema/raw/master/csl-citation.json"} </w:instrText>
      </w:r>
      <w:r>
        <w:rPr>
          <w:rFonts w:eastAsiaTheme="majorEastAsia"/>
        </w:rPr>
        <w:fldChar w:fldCharType="separate"/>
      </w:r>
      <w:r>
        <w:rPr>
          <w:rFonts w:eastAsiaTheme="majorEastAsia"/>
          <w:noProof/>
        </w:rPr>
        <w:t>(Weisz et al., 2005)</w:t>
      </w:r>
      <w:r>
        <w:rPr>
          <w:rFonts w:eastAsiaTheme="majorEastAsia"/>
        </w:rPr>
        <w:fldChar w:fldCharType="end"/>
      </w:r>
      <w:r>
        <w:rPr>
          <w:rFonts w:eastAsiaTheme="majorEastAsia"/>
        </w:rPr>
        <w:t>.</w:t>
      </w:r>
      <w:r>
        <w:t xml:space="preserve"> </w:t>
      </w:r>
      <w:r w:rsidRPr="00B12895">
        <w:t>These discrepancies can lead to</w:t>
      </w:r>
      <w:r w:rsidRPr="00B12895">
        <w:rPr>
          <w:rFonts w:eastAsiaTheme="majorEastAsia"/>
        </w:rPr>
        <w:t> differential diagnostic outcomes</w:t>
      </w:r>
      <w:r w:rsidRPr="00B12895">
        <w:t>,</w:t>
      </w:r>
      <w:r w:rsidRPr="00B12895">
        <w:rPr>
          <w:rFonts w:eastAsiaTheme="majorEastAsia"/>
        </w:rPr>
        <w:t> misjudged symptom severity</w:t>
      </w:r>
      <w:r w:rsidRPr="00B12895">
        <w:t>, and</w:t>
      </w:r>
      <w:r w:rsidRPr="00B12895">
        <w:rPr>
          <w:rFonts w:eastAsiaTheme="majorEastAsia"/>
        </w:rPr>
        <w:t> conflicting assessments of treatment response</w:t>
      </w:r>
      <w:r w:rsidRPr="00B12895">
        <w:t xml:space="preserve">. For example, in a case vignette, a 12-year-old boy reported substantial improvement in his OCD symptoms, including reduced compulsive behaviors and greater social engagement. However, his parents reported continued distress, impaired functioning, and incomplete school </w:t>
      </w:r>
      <w:r w:rsidRPr="00B12895">
        <w:rPr>
          <w:color w:val="D86DCB" w:themeColor="accent5" w:themeTint="99"/>
        </w:rPr>
        <w:t xml:space="preserve">reintegration. </w:t>
      </w:r>
      <w:r w:rsidRPr="00B12895">
        <w:t xml:space="preserve">This illustrates how relying on a </w:t>
      </w:r>
      <w:proofErr w:type="gramStart"/>
      <w:r w:rsidRPr="00B12895">
        <w:t>single informant risks</w:t>
      </w:r>
      <w:proofErr w:type="gramEnd"/>
      <w:r w:rsidRPr="00B12895">
        <w:t xml:space="preserve"> capturing only a partial view of the child’s clinical profile.</w:t>
      </w:r>
    </w:p>
    <w:p w14:paraId="78D0D5B3" w14:textId="55129B6B" w:rsidR="00DD30F8" w:rsidRPr="006E215B" w:rsidRDefault="006E215B" w:rsidP="006E215B">
      <w:pPr>
        <w:ind w:firstLine="720"/>
      </w:pPr>
      <w:r w:rsidRPr="00B12895">
        <w:t>Despite their challenges, discrepancies are not necessarily errors</w:t>
      </w:r>
      <w:r>
        <w:t xml:space="preserve">, </w:t>
      </w:r>
      <w:r w:rsidRPr="00B12895">
        <w:t>they reflect meaningful differences in perspectives, settings, and symptom expressions. The foundational work by Achenbach et al. (1987) emphasizes that “no single informant serves as a gold standard.” Rather, multi-informant assessments provide</w:t>
      </w:r>
      <w:r w:rsidRPr="00B12895">
        <w:rPr>
          <w:rFonts w:eastAsiaTheme="majorEastAsia"/>
        </w:rPr>
        <w:t> complementary insights </w:t>
      </w:r>
      <w:r w:rsidRPr="00B12895">
        <w:t>and are particularly valuable when interpreted with contextual awareness.</w:t>
      </w:r>
      <w:r>
        <w:t xml:space="preserve"> </w:t>
      </w:r>
      <w:r w:rsidRPr="00B12895">
        <w:t>In OCD, the</w:t>
      </w:r>
      <w:r w:rsidRPr="00B12895">
        <w:rPr>
          <w:rFonts w:eastAsiaTheme="majorEastAsia"/>
        </w:rPr>
        <w:t> diagnostic relevance of internalizing symptoms </w:t>
      </w:r>
      <w:r w:rsidRPr="00B12895">
        <w:t>is especially critical. Parent-reported obsessions have been shown to strongly predict categorical OCD diagnoses</w:t>
      </w:r>
      <w:r>
        <w:t xml:space="preserve">, </w:t>
      </w:r>
      <w:r w:rsidRPr="00B12895">
        <w:t>reinforcing the diagnostic weight given to caregiver reports in clinical settings</w:t>
      </w:r>
      <w:r>
        <w:t xml:space="preserve"> </w:t>
      </w:r>
      <w:r w:rsidRPr="00C503E3">
        <w:rPr>
          <w:color w:val="156082" w:themeColor="accent1"/>
        </w:rPr>
        <w:fldChar w:fldCharType="begin"/>
      </w:r>
      <w:r>
        <w:rPr>
          <w:color w:val="156082" w:themeColor="accent1"/>
        </w:rPr>
        <w:instrText xml:space="preserve"> ADDIN ZOTERO_ITEM CSL_CITATION {"citationID":"syjKhUEX","properties":{"formattedCitation":"(Ivankovic et al., 2024)","plainCitation":"(Ivankovic et al., 2024)","noteIndex":0},"citationItems":[{"id":2515,"uris":["http://zotero.org/users/13126831/items/B26DNM3D"],"itemData":{"id":2515,"type":"article-journal","abstract":"Background The Adolescent Brain Cognitive Development (ABCD) study is a longitudinal study of US adolescents with a wide breadth of psychiatric, neuroimaging and genetic data that can be leveraged to better understand psychiatric diseases. The reliability and validity of the psychiatric data collected have not yet been examined. This study aims to explore and optimize the reliability/validity of psychiatric diagnostic constructs in the ABCD study. Methods Parent‐and‐child‐reported psychiatric data for 11,876 children (aged 9.5 ± 0.5 at first assessment) were examined over 4 years to derive specific constructs for psychiatric diagnoses using longitudinal information. Rates of psychiatric disorders were calculated and compared to those reported in the epidemiological literature. Results The rates of self‐reported psychiatric disorders at any single time point (broad diagnostic construct) were higher than indicated by epidemiological studies. Narrow diagnostic constructs, which required the endorsement of psychiatric disorders at a majority of longitudinal assessments, demonstrated a better rate approximation of literature‐reported prevalences for most disorders (e.g. the prevalence of broad obsessive‐compulsive disorder (OCD) was 13.3% compared to narrow OCD at 2.6% and a literature‐reported prevalence of 2.3%). Analysis of comorbidity, using OCD as a representative example, also showed a better approximation of literature‐reported comorbidity rates using the narrow construct, with some exceptions. Conclusions Self‐ or parent‐report‐based assessments tend to overestimate prevalences of psychiatric disorders in the ABCD Study, particularly when longitudinal data are summed to create lifetime prevalences. Such assessments should be accompanied by more in‐depth assessments or clinician‐administered structured interviews if using data where accurate disorder classifications are paramount.","container-title":"Journal of child psychology and psychiatry","DOI":"10.1111/jcpp.14054","ISSN":"0021-9630","title":"Optimization of self‐ or parent‐reported psychiatric phenotypes in longitudinal studies","author":[{"family":"Ivankovic","given":"Franjo"},{"family":"Johnson","given":"Sharon"},{"family":"Shen","given":"James"},{"family":"Scharf","given":"Jeremiah M."},{"family":"Mathews","given":"Carol A."}],"issued":{"date-parts":[["2024"]]},"citation-key":"ivankovicOptimizationSelfParentreported2024"}}],"schema":"https://github.com/citation-style-language/schema/raw/master/csl-citation.json"} </w:instrText>
      </w:r>
      <w:r w:rsidRPr="00C503E3">
        <w:rPr>
          <w:color w:val="156082" w:themeColor="accent1"/>
        </w:rPr>
        <w:fldChar w:fldCharType="separate"/>
      </w:r>
      <w:r w:rsidRPr="00C503E3">
        <w:rPr>
          <w:noProof/>
          <w:color w:val="156082" w:themeColor="accent1"/>
        </w:rPr>
        <w:t>(Ivankovic et al., 2024)</w:t>
      </w:r>
      <w:r w:rsidRPr="00C503E3">
        <w:rPr>
          <w:color w:val="156082" w:themeColor="accent1"/>
        </w:rPr>
        <w:fldChar w:fldCharType="end"/>
      </w:r>
      <w:r w:rsidRPr="00B12895">
        <w:t>. However, parallel self- and parent-report measures of broader internalizing symptoms provide an opportunity to examine</w:t>
      </w:r>
      <w:r w:rsidRPr="00B12895">
        <w:rPr>
          <w:rFonts w:eastAsiaTheme="majorEastAsia"/>
        </w:rPr>
        <w:t> informant-specific brain–behavior relationships</w:t>
      </w:r>
      <w:r>
        <w:t xml:space="preserve">, </w:t>
      </w:r>
      <w:r w:rsidRPr="00B12895">
        <w:t>a core goal of the present study.</w:t>
      </w:r>
      <w:r>
        <w:t xml:space="preserve"> </w:t>
      </w:r>
      <w:r w:rsidRPr="00B12895">
        <w:t>Ultimately, understanding how symptom reports diverge</w:t>
      </w:r>
      <w:r>
        <w:t xml:space="preserve">, </w:t>
      </w:r>
      <w:r w:rsidRPr="00B12895">
        <w:t>and which brain features correspond to these divergences</w:t>
      </w:r>
      <w:r>
        <w:t xml:space="preserve">, </w:t>
      </w:r>
      <w:r w:rsidRPr="00B12895">
        <w:t>may help refine diagnostic tools and promote</w:t>
      </w:r>
      <w:r w:rsidRPr="00B12895">
        <w:rPr>
          <w:rFonts w:eastAsiaTheme="majorEastAsia"/>
        </w:rPr>
        <w:t> individualized, informant-sensitive assessment strategies </w:t>
      </w:r>
      <w:r w:rsidRPr="00B12895">
        <w:t>in adolescent OCD.</w:t>
      </w:r>
    </w:p>
    <w:p w14:paraId="3E808DA8" w14:textId="4A732696" w:rsidR="008D1DCE" w:rsidRPr="00FB1A3D" w:rsidRDefault="00996B3F" w:rsidP="00EE7345">
      <w:pPr>
        <w:pStyle w:val="Style2"/>
      </w:pPr>
      <w:bookmarkStart w:id="7" w:name="_Toc197292340"/>
      <w:r w:rsidRPr="00FB1A3D">
        <w:lastRenderedPageBreak/>
        <w:t>Statistical</w:t>
      </w:r>
      <w:r w:rsidR="00531398" w:rsidRPr="00FB1A3D">
        <w:t xml:space="preserve"> Learning</w:t>
      </w:r>
      <w:bookmarkEnd w:id="7"/>
    </w:p>
    <w:p w14:paraId="26DA6A00" w14:textId="252BA592" w:rsidR="00996B3F" w:rsidRDefault="009C32D2" w:rsidP="00EE7345">
      <w:r w:rsidRPr="00FB1A3D">
        <w:t>Statistical Learning Theory underpins many modern machine learning approaches by providing a theoretical framework for learning patterns from data with the goal of making accurate predictions</w:t>
      </w:r>
      <w:r w:rsidR="00EE7345" w:rsidRPr="00FB1A3D">
        <w:t xml:space="preserve"> </w:t>
      </w:r>
      <w:r w:rsidR="00EE7345" w:rsidRPr="009C32D2">
        <w:fldChar w:fldCharType="begin"/>
      </w:r>
      <w:r w:rsidR="006E215B" w:rsidRPr="00FB1A3D">
        <w:instrText xml:space="preserve"> ADDIN ZOTERO_ITEM CSL_CITATION {"citationID":"MIdaye74","properties":{"formattedCitation":"(Luxburg &amp; Schoelkopf, 2008)","plainCitation":"(Luxburg &amp; Schoelkopf, 2008)","noteIndex":0},"citationItems":[{"id":4213,"uris":["http://zotero.org/users/13126831/items/TIIIKYD3"],"itemData":{"id":4213,"type":"article","abstract":"Statistical learning theory provides the theoretical basis for many of today's machine learning algorithms. In this article we attempt to give a gentle, non-technical overview over the key ideas and insights of statistical learning theory. We target at a broad audience, not necessarily machine learning researchers. This paper can serve as a starting point for people who want to get an overview on the field before diving into technical details.","DOI":"10.48550/arXiv.0810.4752","note":"arXiv:0810.4752 [stat]","number":"arXiv:0810.4752","publisher":"arXiv","source":"arXiv.org","title":"Statistical Learning Theory: Models, Concepts, and Results","title-short":"Statistical Learning Theory","URL":"http://arxiv.org/abs/0810.4752","author":[{"family":"Luxburg","given":"Ulrike","dropping-particle":"von"},{"family":"Schoelkopf","given":"Bernhard"}],"accessed":{"date-parts":[["2025",3,18]]},"issued":{"date-parts":[["2008",10,27]]},"citation-key":"luxburgStatisticalLearningTheory2008"}}],"schema":"https://github.com/citation-style-language/schema/raw/master/csl-citation.json"} </w:instrText>
      </w:r>
      <w:r w:rsidR="00EE7345" w:rsidRPr="009C32D2">
        <w:fldChar w:fldCharType="separate"/>
      </w:r>
      <w:r w:rsidR="00FC0E79" w:rsidRPr="00FB1A3D">
        <w:t>(</w:t>
      </w:r>
      <w:proofErr w:type="spellStart"/>
      <w:r w:rsidR="00FC0E79" w:rsidRPr="00FB1A3D">
        <w:t>Luxburg</w:t>
      </w:r>
      <w:proofErr w:type="spellEnd"/>
      <w:r w:rsidR="00FC0E79" w:rsidRPr="00FB1A3D">
        <w:t xml:space="preserve"> &amp; Schoelkopf, 2008)</w:t>
      </w:r>
      <w:r w:rsidR="00EE7345" w:rsidRPr="009C32D2">
        <w:fldChar w:fldCharType="end"/>
      </w:r>
      <w:r w:rsidR="00EE7345" w:rsidRPr="00FB1A3D">
        <w:t xml:space="preserve">. </w:t>
      </w:r>
      <w:r w:rsidRPr="009C32D2">
        <w:t>As a foundational concept in machine learning, SLT is particularly relevant to supervised learning, a paradigm that trains models on labeled data to map predictor variables to a response variable. The focus in supervised learning is typically on maximizing predictive accuracy rather than uncovering causal relationship</w:t>
      </w:r>
      <w:r w:rsidRPr="009C32D2">
        <w:t xml:space="preserve"> </w:t>
      </w:r>
      <w:r w:rsidR="00EE7345" w:rsidRPr="009C32D2">
        <w:fldChar w:fldCharType="begin"/>
      </w:r>
      <w:r w:rsidR="006E215B">
        <w:instrText xml:space="preserve"> ADDIN ZOTERO_ITEM CSL_CITATION {"citationID":"L7WgU17J","properties":{"formattedCitation":"(Shmueli, 2011)","plainCitation":"(Shmueli, 2011)","noteIndex":0},"citationItems":[{"id":4211,"uris":["http://zotero.org/users/13126831/items/86FPW8MU"],"itemData":{"id":4211,"type":"webpage","abstract":"Statistical modeling is a powerful tool for developing and testing theories by way of causal explanation, prediction, and description. In many disciplines there is near-exclusive use of statistical modeling for causal explanation and the assumption that models with high explanatory power are inherently of high predictive power. Conflation between explanation and prediction is common, yet the distinction must be understood for progressing scientific knowledge. While this distinction has been recognized in the philosophy of science, the statistical literature lacks a thorough discussion of the many differences that arise in the process of modeling for an explanatory versus a predictive goal. The purpose of this article is to clarify the distinction between explanatory and predictive modeling, to discuss its sources, and to reveal the practical implications of the distinction to each step in the modeling process.","container-title":"arXiv.org","language":"en","note":"DOI: 10.1214/10-STS330","title":"To Explain or to Predict?","URL":"https://arxiv.org/abs/1101.0891v1","author":[{"family":"Shmueli","given":"Galit"}],"accessed":{"date-parts":[["2025",3,18]]},"issued":{"date-parts":[["2011",1,5]]},"citation-key":"shmueliExplainPredict2011"}}],"schema":"https://github.com/citation-style-language/schema/raw/master/csl-citation.json"} </w:instrText>
      </w:r>
      <w:r w:rsidR="00EE7345" w:rsidRPr="009C32D2">
        <w:fldChar w:fldCharType="separate"/>
      </w:r>
      <w:r w:rsidR="00FC0E79" w:rsidRPr="009C32D2">
        <w:t>(Shmueli, 2011)</w:t>
      </w:r>
      <w:r w:rsidR="00EE7345" w:rsidRPr="009C32D2">
        <w:fldChar w:fldCharType="end"/>
      </w:r>
      <w:r w:rsidR="00EE7345" w:rsidRPr="009C32D2">
        <w:t xml:space="preserve">. </w:t>
      </w:r>
      <w:r w:rsidRPr="009C32D2">
        <w:t>Predictive modeling, a core application of supervised learning, leverages probabilistic or algorithmic models and uses loss functions to quantify and minimize prediction errors, thereby enhancing real-world performance. In clinical neuroscience and neuroimaging, machine learning methods—especially those grounded in supervised learning—are commonly used to associate brain imaging data with predefined categories such as diagnostic groups. This approach enables the identification of discriminative features that may serve as potential biomarkers for psychiatric or neurological conditions</w:t>
      </w:r>
      <w:r w:rsidR="00996B3F" w:rsidRPr="00531398">
        <w:t xml:space="preserve"> </w:t>
      </w:r>
      <w:r w:rsidR="00996B3F">
        <w:fldChar w:fldCharType="begin"/>
      </w:r>
      <w:r w:rsidR="006E215B">
        <w:instrText xml:space="preserve"> ADDIN ZOTERO_ITEM CSL_CITATION {"citationID":"6QXamXyM","properties":{"formattedCitation":"(Enrico et al., 2021)","plainCitation":"(Enrico et al., 2021)","noteIndex":0},"citationItems":[{"id":3703,"uris":["http://zotero.org/users/13126831/items/IXYC5M59"],"itemData":{"id":3703,"type":"article-journal","abstract":"For several years, the role of immune system in the pathophysiology of psychosis has been well-recognized, showing differences from the onset to chronic phases. Our study aims to implement a biomarker-based classification model suitable for the clinical management of psychotic patients. A machine learning algorithm was used to classify a cohort of 362 subjects, including 160 first-episode psychosis patients (FEP), 70 patients affected by chronic psychiatric disorders (schizophrenia, bipolar disorder, and major depressive disorder) with psychosis (CRO) and 132 health controls (HC), based on mRNA transcript levels of 56 immune genes. Models distinguished between FEP, CRO, and HC and between the subgroup of drug-free FEP and HC with a mean accuracy of 80.8% and 90.4%, respectively. Interestingly, by using the feature importance method, we identified some immune gene transcripts that contribute most to the classification accuracy, possibly giving new insights on the immunopathogenesis of psychosis. Therefore, our results suggest that our classification model has a high translational potential, which may pave the way for a personalized management of psychosis.","container-title":"Schizophrenia Bulletin","DOI":"10.1093/schbul/sbaa190","ISSN":"0586-7614","issue":"4","journalAbbreviation":"Schizophr Bull","note":"PMID: 33561292\nPMCID: PMC8266656","page":"1141-1155","source":"PubMed Central","title":"Classification of Psychoses Based on Immunological Features: A Machine Learning Study in a Large Cohort of First-Episode and Chronic Patients","title-short":"Classification of Psychoses Based on Immunological Features","volume":"47","author":[{"family":"Enrico","given":"Paolo"},{"family":"Delvecchio","given":"Giuseppe"},{"family":"Turtulici","given":"Nunzio"},{"family":"Pigoni","given":"Alessandro"},{"family":"Villa","given":"Filippo Maria"},{"family":"Perlini","given":"Cinzia"},{"family":"Rossetti","given":"Maria Gloria"},{"family":"Bellani","given":"Marcella"},{"family":"Lasalvia","given":"Antonio"},{"family":"Bonetto","given":"Chiara"},{"family":"Scocco","given":"Paolo"},{"family":"D’Agostino","given":"Armando"},{"family":"Torresani","given":"Stefano"},{"family":"Imbesi","given":"Massimiliano"},{"family":"Bellini","given":"Francesca"},{"family":"Veronese","given":"Angela"},{"family":"Bocchio-Chiavetto","given":"Luisella"},{"family":"Gennarelli","given":"Massimo"},{"family":"Balestrieri","given":"Matteo"},{"family":"Colombo","given":"Gualtiero I"},{"family":"Finardi","given":"Annamaria"},{"family":"Ruggeri","given":"Mirella"},{"family":"Furlan","given":"Roberto"},{"family":"Brambilla","given":"Paolo"}],"issued":{"date-parts":[["2021",2,9]]},"citation-key":"enricoClassificationPsychosesBased2021"}}],"schema":"https://github.com/citation-style-language/schema/raw/master/csl-citation.json"} </w:instrText>
      </w:r>
      <w:r w:rsidR="00996B3F">
        <w:fldChar w:fldCharType="separate"/>
      </w:r>
      <w:r w:rsidR="00FC0E79">
        <w:rPr>
          <w:noProof/>
        </w:rPr>
        <w:t>(Enrico et al., 2021)</w:t>
      </w:r>
      <w:r w:rsidR="00996B3F">
        <w:fldChar w:fldCharType="end"/>
      </w:r>
      <w:r w:rsidR="00996B3F">
        <w:t xml:space="preserve">. </w:t>
      </w:r>
    </w:p>
    <w:p w14:paraId="1893F4E2" w14:textId="77777777" w:rsidR="00DD30F8" w:rsidRDefault="00DD30F8" w:rsidP="00EE7345">
      <w:pPr>
        <w:rPr>
          <w:rFonts w:eastAsiaTheme="majorEastAsia"/>
        </w:rPr>
      </w:pPr>
    </w:p>
    <w:p w14:paraId="5ED5194D" w14:textId="692A0702" w:rsidR="00DD30F8" w:rsidRDefault="00160711" w:rsidP="00DD30F8">
      <w:pPr>
        <w:pStyle w:val="Style3"/>
      </w:pPr>
      <w:bookmarkStart w:id="8" w:name="_Toc197292341"/>
      <w:r>
        <w:t>Learning methods</w:t>
      </w:r>
      <w:bookmarkEnd w:id="8"/>
    </w:p>
    <w:p w14:paraId="21FCCB05" w14:textId="77777777" w:rsidR="00DC1C62" w:rsidRPr="00DC1C62" w:rsidRDefault="00DC1C62" w:rsidP="00DC1C62"/>
    <w:p w14:paraId="4D739818" w14:textId="27F76FF3" w:rsidR="003310B9" w:rsidRPr="00131877" w:rsidRDefault="008450EA" w:rsidP="00131877">
      <w:pPr>
        <w:pStyle w:val="Style4"/>
      </w:pPr>
      <w:bookmarkStart w:id="9" w:name="_Toc197292342"/>
      <w:r>
        <w:t>Linear Model</w:t>
      </w:r>
      <w:bookmarkEnd w:id="9"/>
    </w:p>
    <w:p w14:paraId="43C7BC1A" w14:textId="5AEAD1E3" w:rsidR="00DD30F8" w:rsidRDefault="003310B9" w:rsidP="003310B9">
      <w:r w:rsidRPr="003310B9">
        <w:t xml:space="preserve">Linear regressions </w:t>
      </w:r>
      <w:r>
        <w:t>provide</w:t>
      </w:r>
      <w:r w:rsidRPr="003310B9">
        <w:t xml:space="preserve"> a simple technique for analyzing data by assuming a linear relationship between input variables (X) and an output variable (Y) and typically estimates parameters using the least squares method. While effective for straightforward linear relationships, they are limited with complex data, which has led to advanced adaptations such as generalized linear models and support vector machines, offering broader applicability and improved modeling techniques for diverse patterns.</w:t>
      </w:r>
    </w:p>
    <w:p w14:paraId="1E1FFC9D" w14:textId="77777777" w:rsidR="00DC1C62" w:rsidRPr="003310B9" w:rsidRDefault="00DC1C62" w:rsidP="003310B9"/>
    <w:p w14:paraId="4DBBC25C" w14:textId="371C27D4" w:rsidR="00DC1C62" w:rsidRPr="00DC1C62" w:rsidRDefault="00456A1E" w:rsidP="00DC1C62">
      <w:pPr>
        <w:pStyle w:val="Style4"/>
      </w:pPr>
      <w:bookmarkStart w:id="10" w:name="_Toc197292343"/>
      <w:r>
        <w:t>Decision Trees</w:t>
      </w:r>
      <w:bookmarkEnd w:id="10"/>
    </w:p>
    <w:p w14:paraId="19486EDA" w14:textId="5E33BC43" w:rsidR="00EE7345" w:rsidRDefault="00EE7345" w:rsidP="00516FEA">
      <w:r w:rsidRPr="00EE7345">
        <w:t xml:space="preserve">Decision trees provide a significant advancement </w:t>
      </w:r>
      <w:r w:rsidR="003310B9">
        <w:t xml:space="preserve">to linear models </w:t>
      </w:r>
      <w:r w:rsidRPr="00EE7345">
        <w:t xml:space="preserve">by effectively handling non-linear relationships and interactions between variables. </w:t>
      </w:r>
      <w:r w:rsidR="006C410B" w:rsidRPr="00EE7345">
        <w:t>Tree</w:t>
      </w:r>
      <w:r w:rsidR="006C410B" w:rsidRPr="006C410B">
        <w:t xml:space="preserve"> models operate under the assumption that the interaction between the response variable and the predictors can be </w:t>
      </w:r>
      <w:r w:rsidR="006C410B">
        <w:t xml:space="preserve">modeled </w:t>
      </w:r>
      <w:r w:rsidR="006C410B" w:rsidRPr="006C410B">
        <w:t xml:space="preserve">through locally constant </w:t>
      </w:r>
      <w:r w:rsidR="006C410B">
        <w:t>fits</w:t>
      </w:r>
      <w:r w:rsidR="00521D27">
        <w:t xml:space="preserve"> </w:t>
      </w:r>
      <w:r w:rsidR="00521D27">
        <w:fldChar w:fldCharType="begin"/>
      </w:r>
      <w:r w:rsidR="006E215B">
        <w:instrText xml:space="preserve"> ADDIN ZOTERO_ITEM CSL_CITATION {"citationID":"pSuuCuJ0","properties":{"formattedCitation":"(Breiman, 2017)","plainCitation":"(Breiman, 2017)","noteIndex":0},"citationItems":[{"id":142,"uris":["http://zotero.org/users/13126831/items/PVAQRXUZ","http://zotero.org/users/13126831/items/XXKFAE3B"],"itemData":{"id":142,"type":"book","abstract":"The methodology used to construct tree structured rules is the focus of this monograph. Unlike many other statistical procedures, which moved from pencil and paper to calculators, this text's use of trees was unthinkable before computers. Both the practical and theoretical sides have been developed in the authors' study of tree methods. Classification and Regression Trees reflects these two sides, covering the use of trees as a data analysis method, and in a more mathematical framework, proving some of their fundamental properties.","event-place":"New York","ISBN":"978-1-315-13947-0","note":"DOI: 10.1201/9781315139470","number-of-pages":"368","publisher":"Routledge","publisher-place":"New York","title":"Classification and Regression Trees","author":[{"family":"Breiman","given":"Leo"}],"issued":{"date-parts":[["2017",10,25]]},"citation-key":"breimanClassificationRegressionTrees2017"}}],"schema":"https://github.com/citation-style-language/schema/raw/master/csl-citation.json"} </w:instrText>
      </w:r>
      <w:r w:rsidR="00521D27">
        <w:fldChar w:fldCharType="separate"/>
      </w:r>
      <w:r w:rsidR="00FC0E79">
        <w:rPr>
          <w:noProof/>
        </w:rPr>
        <w:t>(Breiman, 2017)</w:t>
      </w:r>
      <w:r w:rsidR="00521D27">
        <w:fldChar w:fldCharType="end"/>
      </w:r>
      <w:r w:rsidR="006C410B" w:rsidRPr="006C410B">
        <w:t>.</w:t>
      </w:r>
      <w:r w:rsidR="006C410B">
        <w:t xml:space="preserve"> </w:t>
      </w:r>
      <w:r w:rsidR="008450EA" w:rsidRPr="008450EA">
        <w:t xml:space="preserve">Unlike the simplicity of linear models, decision </w:t>
      </w:r>
      <w:r w:rsidR="008450EA" w:rsidRPr="008450EA">
        <w:lastRenderedPageBreak/>
        <w:t>trees dynamically segment the feature space through recursive binary splits, adeptly addressing both classification and regression tasks</w:t>
      </w:r>
      <w:r w:rsidR="008450EA" w:rsidRPr="004B7822">
        <w:t xml:space="preserve"> </w:t>
      </w:r>
      <w:r w:rsidR="008450EA" w:rsidRPr="004B7822">
        <w:fldChar w:fldCharType="begin"/>
      </w:r>
      <w:r w:rsidR="006E215B">
        <w:instrText xml:space="preserve"> ADDIN ZOTERO_ITEM CSL_CITATION {"citationID":"dcrRptCz","properties":{"formattedCitation":"(James et al., 2021)","plainCitation":"(James et al., 2021)","noteIndex":0},"citationItems":[{"id":145,"uris":["http://zotero.org/users/13126831/items/I8WDLR8I"],"itemData":{"id":145,"type":"book","collection-title":"Springer Texts in Statistics","event-place":"New York, NY","ISBN":"978-1-0716-1417-4","language":"en","note":"DOI: 10.1007/978-1-0716-1418-1","publisher":"Springer US","publisher-place":"New York, NY","source":"DOI.org (Crossref)","title":"An Introduction to Statistical Learning: with Applications in R","title-short":"An Introduction to Statistical Learning","URL":"https://link.springer.com/10.1007/978-1-0716-1418-1","author":[{"family":"James","given":"Gareth"},{"family":"Witten","given":"Daniela"},{"family":"Hastie","given":"Trevor"},{"family":"Tibshirani","given":"Robert"}],"accessed":{"date-parts":[["2023",11,30]]},"issued":{"date-parts":[["2021"]]},"citation-key":"jamesIntroductionStatisticalLearning2021"}}],"schema":"https://github.com/citation-style-language/schema/raw/master/csl-citation.json"} </w:instrText>
      </w:r>
      <w:r w:rsidR="008450EA" w:rsidRPr="004B7822">
        <w:fldChar w:fldCharType="separate"/>
      </w:r>
      <w:r w:rsidR="00FC0E79">
        <w:t>(James et al., 2021)</w:t>
      </w:r>
      <w:r w:rsidR="008450EA" w:rsidRPr="004B7822">
        <w:fldChar w:fldCharType="end"/>
      </w:r>
      <w:r w:rsidR="008450EA" w:rsidRPr="008450EA">
        <w:t>.</w:t>
      </w:r>
      <w:r w:rsidR="009C32D2">
        <w:t xml:space="preserve"> The feature space refers to the set of possible values the predictors can have.</w:t>
      </w:r>
      <w:r w:rsidR="008450EA" w:rsidRPr="008450EA">
        <w:t xml:space="preserve"> </w:t>
      </w:r>
      <w:r w:rsidR="004B7822" w:rsidRPr="00DC1C62">
        <w:rPr>
          <w:color w:val="A5C9EB" w:themeColor="text2" w:themeTint="40"/>
        </w:rPr>
        <w:t xml:space="preserve">In classification tasks, this is achieved by creating subsets with a dominant output class, whereas in regression, it involves reducing the variability of </w:t>
      </w:r>
      <w:r w:rsidR="000F1FC7" w:rsidRPr="00DC1C62">
        <w:rPr>
          <w:color w:val="A5C9EB" w:themeColor="text2" w:themeTint="40"/>
        </w:rPr>
        <w:t>target</w:t>
      </w:r>
      <w:r w:rsidR="004B7822" w:rsidRPr="00DC1C62">
        <w:rPr>
          <w:color w:val="A5C9EB" w:themeColor="text2" w:themeTint="40"/>
        </w:rPr>
        <w:t xml:space="preserve"> values within each subset. </w:t>
      </w:r>
      <w:r>
        <w:t xml:space="preserve">As illustrated in </w:t>
      </w:r>
      <w:r w:rsidR="00257FD8" w:rsidRPr="0065716C">
        <w:rPr>
          <w:color w:val="D86DCB" w:themeColor="accent5" w:themeTint="99"/>
        </w:rPr>
        <w:t>F</w:t>
      </w:r>
      <w:r w:rsidRPr="0065716C">
        <w:rPr>
          <w:color w:val="D86DCB" w:themeColor="accent5" w:themeTint="99"/>
        </w:rPr>
        <w:t>igure 2</w:t>
      </w:r>
      <w:r w:rsidR="00257FD8" w:rsidRPr="0065716C">
        <w:rPr>
          <w:color w:val="D86DCB" w:themeColor="accent5" w:themeTint="99"/>
        </w:rPr>
        <w:t>.</w:t>
      </w:r>
      <w:r w:rsidRPr="0065716C">
        <w:rPr>
          <w:color w:val="D86DCB" w:themeColor="accent5" w:themeTint="99"/>
        </w:rPr>
        <w:t xml:space="preserve"> </w:t>
      </w:r>
      <w:r>
        <w:t>e</w:t>
      </w:r>
      <w:r w:rsidR="008450EA" w:rsidRPr="008450EA">
        <w:t xml:space="preserve">ach node </w:t>
      </w:r>
      <w:r w:rsidR="004B7822">
        <w:t xml:space="preserve">of the tree </w:t>
      </w:r>
      <w:r w:rsidR="008450EA" w:rsidRPr="008450EA">
        <w:t>serves as a decision point, directing data further down branches or reaching leaf nodes where predictions are determined by metrics such as class majority or mean values.</w:t>
      </w:r>
      <w:r w:rsidR="004B7822" w:rsidRPr="00456A1E">
        <w:t xml:space="preserve"> </w:t>
      </w:r>
      <w:r w:rsidR="00C26B81">
        <w:t>Thus, when</w:t>
      </w:r>
      <w:r w:rsidR="004B7822" w:rsidRPr="00456A1E">
        <w:t xml:space="preserve"> used for regression</w:t>
      </w:r>
      <w:r w:rsidR="00C26B81">
        <w:t xml:space="preserve"> </w:t>
      </w:r>
      <w:r w:rsidR="004B7822" w:rsidRPr="00456A1E">
        <w:t xml:space="preserve">the aim is to </w:t>
      </w:r>
      <w:r w:rsidR="00456A1E" w:rsidRPr="00456A1E">
        <w:t>split the data into subsets t</w:t>
      </w:r>
      <w:r w:rsidR="000F1FC7">
        <w:t>hat</w:t>
      </w:r>
      <w:r w:rsidR="00456A1E" w:rsidRPr="00456A1E">
        <w:t xml:space="preserve"> minimize the resulting mea</w:t>
      </w:r>
      <w:r w:rsidR="00456A1E">
        <w:t>n</w:t>
      </w:r>
      <w:r w:rsidR="004B7822" w:rsidRPr="00456A1E">
        <w:t xml:space="preserve"> squared error, mean absolute error, or the variance of the target variable within these </w:t>
      </w:r>
      <w:r w:rsidR="004B7822" w:rsidRPr="00EE7345">
        <w:t>subsets</w:t>
      </w:r>
      <w:r w:rsidR="00456A1E" w:rsidRPr="00EE7345">
        <w:t xml:space="preserve"> </w:t>
      </w:r>
      <w:r w:rsidR="008450EA" w:rsidRPr="00EE7345">
        <w:fldChar w:fldCharType="begin"/>
      </w:r>
      <w:r w:rsidR="006E215B">
        <w:instrText xml:space="preserve"> ADDIN ZOTERO_ITEM CSL_CITATION {"citationID":"sYnswdz3","properties":{"formattedCitation":"(Ryan, 2025)","plainCitation":"(Ryan, 2025)","noteIndex":0},"citationItems":[{"id":4264,"uris":["http://zotero.org/users/13126831/items/MAIE5CHJ"],"itemData":{"id":4264,"type":"book","abstract":"Machine Learning for Tabular Data delivers practical ML techniques to upgrade every stage of the business data analysis pipeline. In it, you’ll explore examples like using XGBoost and Keras to predict short-term rental prices, deploying a local ML model with Python and Flask, and streamlining workflows using large language models (LLMs). Along the way, you’ll learn to make your models both more powerful and more explainable.","edition":"1st ed.","event-place":"New York","ISBN":"978-1-63835-735-3","publisher":"Manning Publications Co. LLC","publisher-place":"New York","title":"Machine Learning for Tabular Data.","author":[{"family":"Ryan","given":"Mark"}],"issued":{"date-parts":[["2025"]]},"citation-key":"ryanMachineLearningTabular2025"}}],"schema":"https://github.com/citation-style-language/schema/raw/master/csl-citation.json"} </w:instrText>
      </w:r>
      <w:r w:rsidR="008450EA" w:rsidRPr="00EE7345">
        <w:fldChar w:fldCharType="separate"/>
      </w:r>
      <w:r w:rsidR="00FC0E79">
        <w:t>(Ryan, 2025)</w:t>
      </w:r>
      <w:r w:rsidR="008450EA" w:rsidRPr="00EE7345">
        <w:fldChar w:fldCharType="end"/>
      </w:r>
      <w:r w:rsidR="008450EA" w:rsidRPr="00EE7345">
        <w:t xml:space="preserve">. </w:t>
      </w:r>
      <w:r w:rsidRPr="00EE7345">
        <w:t xml:space="preserve">Although </w:t>
      </w:r>
      <w:r>
        <w:t>they are effective</w:t>
      </w:r>
      <w:r w:rsidRPr="00EE7345">
        <w:t xml:space="preserve"> in capturing complex </w:t>
      </w:r>
      <w:r w:rsidR="00257FD8" w:rsidRPr="00EE7345">
        <w:t>patterns,</w:t>
      </w:r>
      <w:r>
        <w:t xml:space="preserve"> they</w:t>
      </w:r>
      <w:r w:rsidRPr="00EE7345">
        <w:t xml:space="preserve"> are </w:t>
      </w:r>
      <w:r>
        <w:t xml:space="preserve">also </w:t>
      </w:r>
      <w:r w:rsidRPr="00EE7345">
        <w:t>prone to overfitting, which occurs when the model captures noise rather than the underlying pattern</w:t>
      </w:r>
      <w:r>
        <w:t>. Thus,</w:t>
      </w:r>
      <w:r w:rsidRPr="00EE7345">
        <w:t xml:space="preserve"> it crucial to balance bias and variance for accuracy and generalizability.</w:t>
      </w:r>
    </w:p>
    <w:p w14:paraId="73D7527F" w14:textId="77777777" w:rsidR="00DC1C62" w:rsidRDefault="00DC1C62" w:rsidP="00DC1C62">
      <w:pPr>
        <w:jc w:val="center"/>
      </w:pPr>
      <w:r>
        <w:rPr>
          <w:noProof/>
          <w14:ligatures w14:val="standardContextual"/>
        </w:rPr>
        <w:drawing>
          <wp:inline distT="0" distB="0" distL="0" distR="0" wp14:anchorId="4EBD19D7" wp14:editId="47952991">
            <wp:extent cx="4879571" cy="2024856"/>
            <wp:effectExtent l="0" t="0" r="0" b="0"/>
            <wp:docPr id="2108289879" name="Picture 4" descr="A diagram of a famil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89879" name="Picture 4" descr="A diagram of a family&#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939014" cy="2049523"/>
                    </a:xfrm>
                    <a:prstGeom prst="rect">
                      <a:avLst/>
                    </a:prstGeom>
                  </pic:spPr>
                </pic:pic>
              </a:graphicData>
            </a:graphic>
          </wp:inline>
        </w:drawing>
      </w:r>
    </w:p>
    <w:p w14:paraId="3D475010" w14:textId="5BE8D5C5" w:rsidR="00DC1C62" w:rsidRPr="00DC1C62" w:rsidRDefault="00DC1C62" w:rsidP="00516FEA">
      <w:pPr>
        <w:rPr>
          <w:i/>
          <w:iCs/>
        </w:rPr>
      </w:pPr>
      <w:r w:rsidRPr="008C3BAD">
        <w:rPr>
          <w:b/>
          <w:bCs/>
          <w:i/>
          <w:iCs/>
          <w:color w:val="D86DCB" w:themeColor="accent5" w:themeTint="99"/>
        </w:rPr>
        <w:t>Figure 2.</w:t>
      </w:r>
      <w:r w:rsidRPr="008C3BAD">
        <w:rPr>
          <w:i/>
          <w:iCs/>
          <w:color w:val="D86DCB" w:themeColor="accent5" w:themeTint="99"/>
        </w:rPr>
        <w:t xml:space="preserve"> </w:t>
      </w:r>
      <w:r>
        <w:rPr>
          <w:i/>
          <w:iCs/>
        </w:rPr>
        <w:t>Example of a d</w:t>
      </w:r>
      <w:r w:rsidRPr="00EE7345">
        <w:rPr>
          <w:i/>
          <w:iCs/>
        </w:rPr>
        <w:t>ecision tree used for predicting severity scores based on individual and socioeconomic factors. The root node begins with the condition</w:t>
      </w:r>
      <w:r w:rsidRPr="00EE7345">
        <w:rPr>
          <w:rFonts w:eastAsiaTheme="majorEastAsia"/>
          <w:i/>
          <w:iCs/>
        </w:rPr>
        <w:t> Age ≥ 16</w:t>
      </w:r>
      <w:r w:rsidRPr="00EE7345">
        <w:rPr>
          <w:i/>
          <w:iCs/>
        </w:rPr>
        <w:t xml:space="preserve">. If this condition is met, the model predicts a severity score of 4. If the condition is not met, the decision process continues </w:t>
      </w:r>
      <w:r>
        <w:rPr>
          <w:i/>
          <w:iCs/>
        </w:rPr>
        <w:t xml:space="preserve">down to the next node. </w:t>
      </w:r>
      <w:r w:rsidRPr="00EE7345">
        <w:rPr>
          <w:i/>
          <w:iCs/>
        </w:rPr>
        <w:t xml:space="preserve">Each </w:t>
      </w:r>
      <w:r>
        <w:rPr>
          <w:i/>
          <w:iCs/>
        </w:rPr>
        <w:t>non-leaf</w:t>
      </w:r>
      <w:r w:rsidRPr="00EE7345">
        <w:rPr>
          <w:i/>
          <w:iCs/>
        </w:rPr>
        <w:t xml:space="preserve"> node represents a decision based on a feature threshold, while the leaf nodes indicate the predicted severity score (Y).</w:t>
      </w:r>
      <w:r>
        <w:rPr>
          <w:i/>
          <w:iCs/>
        </w:rPr>
        <w:t xml:space="preserve"> </w:t>
      </w:r>
      <w:r w:rsidRPr="00EE7345">
        <w:rPr>
          <w:i/>
          <w:iCs/>
        </w:rPr>
        <w:t>This hierarchical structure illustrates how different combinations of age, income, and education contribute to the final prediction.</w:t>
      </w:r>
      <w:r>
        <w:rPr>
          <w:i/>
          <w:iCs/>
        </w:rPr>
        <w:t xml:space="preserve"> </w:t>
      </w:r>
      <w:r w:rsidRPr="001E677F">
        <w:rPr>
          <w:i/>
          <w:iCs/>
          <w:color w:val="A5C9EB" w:themeColor="text2" w:themeTint="40"/>
        </w:rPr>
        <w:t>Adapted from Ryan (2025)</w:t>
      </w:r>
    </w:p>
    <w:p w14:paraId="653DB4D0" w14:textId="77777777" w:rsidR="00F40208" w:rsidRDefault="00F40208" w:rsidP="00516FEA"/>
    <w:p w14:paraId="1ED57236" w14:textId="412BF5AD" w:rsidR="00F40208" w:rsidRPr="00DC1C62" w:rsidRDefault="008450EA" w:rsidP="00DC1C62">
      <w:pPr>
        <w:pStyle w:val="Style4"/>
      </w:pPr>
      <w:bookmarkStart w:id="11" w:name="_Toc197292344"/>
      <w:r>
        <w:t>Boost</w:t>
      </w:r>
      <w:r w:rsidR="00695905">
        <w:t>ing</w:t>
      </w:r>
      <w:bookmarkEnd w:id="11"/>
    </w:p>
    <w:p w14:paraId="7F702157" w14:textId="35FDCF14" w:rsidR="00E22262" w:rsidRDefault="00257FD8" w:rsidP="00257FD8">
      <w:r w:rsidRPr="00257FD8">
        <w:t xml:space="preserve">Boosting, as illustrated in </w:t>
      </w:r>
      <w:r w:rsidRPr="008C3BAD">
        <w:rPr>
          <w:color w:val="D86DCB" w:themeColor="accent5" w:themeTint="99"/>
        </w:rPr>
        <w:t>Figure 3</w:t>
      </w:r>
      <w:r w:rsidRPr="00257FD8">
        <w:t xml:space="preserve">, is an ensemble method used to enhance predictive accuracy </w:t>
      </w:r>
      <w:r>
        <w:fldChar w:fldCharType="begin"/>
      </w:r>
      <w:r w:rsidR="006E215B">
        <w:instrText xml:space="preserve"> ADDIN ZOTERO_ITEM CSL_CITATION {"citationID":"LJRKGZuo","properties":{"formattedCitation":"(Schapire &amp; Freund, 2012)","plainCitation":"(Schapire &amp; Freund, 2012)","noteIndex":0},"citationItems":[{"id":4265,"uris":["http://zotero.org/users/13126831/items/D8USVMQM"],"itemData":{"id":4265,"type":"book","abstract":"An accessible introduction and essential reference for an approach to machine learning that creates highly accurate prediction rules by combining many weak","ISBN":"978-0-262-30118-3","language":"en","note":"DOI: 10.7551/mitpress/8291.001.0001","publisher":"The MIT Press","source":"direct.mit.edu","title":"Boosting: Foundations and Algorithms","title-short":"Boosting","URL":"https://direct.mit.edu/books/oa-monograph/5342/BoostingFoundations-and-Algorithms","author":[{"family":"Schapire","given":"Robert E."},{"family":"Freund","given":"Yoav"}],"accessed":{"date-parts":[["2025",3,18]]},"issued":{"date-parts":[["2012",5,18]]},"citation-key":"schapireBoostingFoundationsAlgorithms2012"}}],"schema":"https://github.com/citation-style-language/schema/raw/master/csl-citation.json"} </w:instrText>
      </w:r>
      <w:r>
        <w:fldChar w:fldCharType="separate"/>
      </w:r>
      <w:r w:rsidR="00FC0E79">
        <w:rPr>
          <w:noProof/>
        </w:rPr>
        <w:t>(Schapire &amp; Freund, 2012)</w:t>
      </w:r>
      <w:r>
        <w:fldChar w:fldCharType="end"/>
      </w:r>
      <w:r>
        <w:t xml:space="preserve">. </w:t>
      </w:r>
      <w:r w:rsidRPr="00257FD8">
        <w:t xml:space="preserve">An ensemble combines multiple models to make more accurate </w:t>
      </w:r>
      <w:r w:rsidRPr="00257FD8">
        <w:lastRenderedPageBreak/>
        <w:t xml:space="preserve">predictions than a single model. Boosting iteratively adds simpler models, like decision trees, that improve the overall fit by addressing errors from previous models. </w:t>
      </w:r>
      <w:r w:rsidRPr="008C3BAD">
        <w:rPr>
          <w:color w:val="D86DCB" w:themeColor="accent5" w:themeTint="99"/>
        </w:rPr>
        <w:t xml:space="preserve">Figure 3 </w:t>
      </w:r>
      <w:r w:rsidRPr="00257FD8">
        <w:t xml:space="preserve">demonstrates how training error decreases as more trees are added, with the ensemble prediction formed by summing tree outputs for improved accuracy. Gradient Boosting, which operates similarly to </w:t>
      </w:r>
      <w:commentRangeStart w:id="12"/>
      <w:commentRangeStart w:id="13"/>
      <w:r w:rsidRPr="00257FD8">
        <w:t xml:space="preserve">gradient descent, </w:t>
      </w:r>
      <w:commentRangeEnd w:id="12"/>
      <w:r w:rsidR="005B22CF">
        <w:rPr>
          <w:rStyle w:val="CommentReference"/>
        </w:rPr>
        <w:commentReference w:id="12"/>
      </w:r>
      <w:commentRangeEnd w:id="13"/>
      <w:r w:rsidR="005C3F4C">
        <w:rPr>
          <w:rStyle w:val="CommentReference"/>
        </w:rPr>
        <w:commentReference w:id="13"/>
      </w:r>
      <w:r w:rsidRPr="00257FD8">
        <w:t xml:space="preserve">optimizes individual trees to reduce error and minimizes the ensemble's collective error by correcting residuals with each added tree </w:t>
      </w:r>
      <w:r w:rsidRPr="00ED3E68">
        <w:fldChar w:fldCharType="begin"/>
      </w:r>
      <w:r w:rsidR="006E215B">
        <w:instrText xml:space="preserve"> ADDIN ZOTERO_ITEM CSL_CITATION {"citationID":"HzBFTQag","properties":{"formattedCitation":"(Friedman, 2001)","plainCitation":"(Friedman, 2001)","noteIndex":0},"citationItems":[{"id":134,"uris":["http://zotero.org/users/13126831/items/UM25ML5C"],"itemData":{"id":134,"type":"article-journal","abstract":"Function estimation/approximation is viewed from the perspective of numerical optimization in function space, rather than parameter space. A connection is made between stagewise additive expansions and steepest-descent minimization. A general gradient descent \"boosting\" paradigm is developed for additive expansions based on any fitting criterion. Specific algorithms are presented for least-squares, least absolute deviation, and Huber-M loss functions for regression, and multiclass logistic likelihood for classification. Special enhancements are derived for the particular case where the individual additive components are regression trees, and tools for interpreting such \"TreeBoost\" models are presented. Gradient boosting of regression trees produces competitive, highly robust, interpretable procedures for both regression and classification, especially appropriate for mining less than clean data. Connections between this approach and the boosting methods of Freund and Shapire and Friedman, Hastie and Tibshirani are discussed.","container-title":"The Annals of Statistics","ISSN":"0090-5364","issue":"5","note":"publisher: Institute of Mathematical Statistics","page":"1189-1232","source":"JSTOR","title":"Greedy Function Approximation: A Gradient Boosting Machine","title-short":"Greedy Function Approximation","volume":"29","author":[{"family":"Friedman","given":"Jerome H."}],"issued":{"date-parts":[["2001"]]},"citation-key":"friedmanGreedyFunctionApproximation2001"}}],"schema":"https://github.com/citation-style-language/schema/raw/master/csl-citation.json"} </w:instrText>
      </w:r>
      <w:r w:rsidRPr="00ED3E68">
        <w:fldChar w:fldCharType="separate"/>
      </w:r>
      <w:r w:rsidR="00FC0E79">
        <w:t>(Friedman, 2001)</w:t>
      </w:r>
      <w:r w:rsidRPr="00ED3E68">
        <w:fldChar w:fldCharType="end"/>
      </w:r>
      <w:r w:rsidRPr="00695905">
        <w:t xml:space="preserve">. </w:t>
      </w:r>
      <w:r w:rsidRPr="00257FD8">
        <w:t xml:space="preserve">This approach allows diverse </w:t>
      </w:r>
      <w:commentRangeStart w:id="14"/>
      <w:r w:rsidRPr="00257FD8">
        <w:t xml:space="preserve">loss functions </w:t>
      </w:r>
      <w:commentRangeEnd w:id="14"/>
      <w:r w:rsidR="005B22CF">
        <w:rPr>
          <w:rStyle w:val="CommentReference"/>
        </w:rPr>
        <w:commentReference w:id="14"/>
      </w:r>
      <w:r w:rsidRPr="00257FD8">
        <w:t xml:space="preserve">for error minimization, enhancing the alignment of predictions with true outcomes </w:t>
      </w:r>
      <w:r>
        <w:fldChar w:fldCharType="begin"/>
      </w:r>
      <w:r w:rsidR="006E215B">
        <w:instrText xml:space="preserve"> ADDIN ZOTERO_ITEM CSL_CITATION {"citationID":"hXXtW7y6","properties":{"formattedCitation":"(Ryan, 2025)","plainCitation":"(Ryan, 2025)","noteIndex":0},"citationItems":[{"id":4264,"uris":["http://zotero.org/users/13126831/items/MAIE5CHJ"],"itemData":{"id":4264,"type":"book","abstract":"Machine Learning for Tabular Data delivers practical ML techniques to upgrade every stage of the business data analysis pipeline. In it, you’ll explore examples like using XGBoost and Keras to predict short-term rental prices, deploying a local ML model with Python and Flask, and streamlining workflows using large language models (LLMs). Along the way, you’ll learn to make your models both more powerful and more explainable.","edition":"1st ed.","event-place":"New York","ISBN":"978-1-63835-735-3","publisher":"Manning Publications Co. LLC","publisher-place":"New York","title":"Machine Learning for Tabular Data.","author":[{"family":"Ryan","given":"Mark"}],"issued":{"date-parts":[["2025"]]},"citation-key":"ryanMachineLearningTabular2025"}}],"schema":"https://github.com/citation-style-language/schema/raw/master/csl-citation.json"} </w:instrText>
      </w:r>
      <w:r>
        <w:fldChar w:fldCharType="separate"/>
      </w:r>
      <w:r w:rsidR="00FC0E79">
        <w:rPr>
          <w:noProof/>
        </w:rPr>
        <w:t>(Ryan, 2025)</w:t>
      </w:r>
      <w:r>
        <w:fldChar w:fldCharType="end"/>
      </w:r>
      <w:r w:rsidRPr="00695905">
        <w:t xml:space="preserve">. </w:t>
      </w:r>
      <w:commentRangeStart w:id="15"/>
      <w:r w:rsidRPr="00257FD8">
        <w:t xml:space="preserve">Adjusting observation weights helps the models focus on challenging cases, </w:t>
      </w:r>
      <w:commentRangeEnd w:id="15"/>
      <w:r w:rsidR="005B22CF">
        <w:rPr>
          <w:rStyle w:val="CommentReference"/>
        </w:rPr>
        <w:commentReference w:id="15"/>
      </w:r>
      <w:r w:rsidRPr="00257FD8">
        <w:t xml:space="preserve">correcting errors while maintaining flexibility. </w:t>
      </w:r>
      <w:proofErr w:type="spellStart"/>
      <w:r w:rsidRPr="00257FD8">
        <w:t>XGBoost</w:t>
      </w:r>
      <w:proofErr w:type="spellEnd"/>
      <w:r w:rsidRPr="00257FD8">
        <w:t xml:space="preserve">, or extreme gradient boosting, </w:t>
      </w:r>
      <w:r w:rsidRPr="00257FD8">
        <w:rPr>
          <w:rFonts w:eastAsiaTheme="minorHAnsi"/>
        </w:rPr>
        <w:t>is a particularly efficient algorithm for fitting boosting models</w:t>
      </w:r>
      <w:r>
        <w:rPr>
          <w:rFonts w:eastAsiaTheme="minorHAnsi"/>
        </w:rPr>
        <w:t xml:space="preserve"> </w:t>
      </w:r>
      <w:r w:rsidRPr="00257FD8">
        <w:fldChar w:fldCharType="begin"/>
      </w:r>
      <w:r w:rsidR="006E215B">
        <w:instrText xml:space="preserve"> ADDIN ZOTERO_ITEM CSL_CITATION {"citationID":"X1uJBQiB","properties":{"formattedCitation":"(Ren et al., 2019)","plainCitation":"(Ren et al., 2019)","noteIndex":0},"citationItems":[{"id":3634,"uris":["http://zotero.org/users/13126831/items/C3PRCB5J"],"itemData":{"id":3634,"type":"paper-conference","abstract":"Ensemble learning aggregates a set of models to solve the same problem and usually gives better results than a single model. We apply the ensemble method to seek a better prediction in the Adolescent Brain Cognitive Development Neurocognitive Prediction Challenge (ABCD-NP-Challenge). We manage to obtain a much better predicting accuracy on the fluid intelligence with the proposed ensemble method using volumetric data from T1w brain image than a single prediction model. In addition, we compare the results of adolescents with young adults using data from the Human Connectome Project (HCP). We find that raw fluid intelligence scores in HCP without regressing out covariates such as age and brain volume can be much better predicted by brain structure. Also, the prediction, in general, is more accurate in young adults than adolescents.","container-title":"Adolescent Brain Cognitive Development Neurocognitive Prediction","event-place":"Cham","ISBN":"978-3-030-31901-4","page":"66-73","publisher":"Springer International Publishing","publisher-place":"Cham","title":"Predict Fluid Intelligence of Adolescent Using Ensemble Learning","author":[{"family":"Ren","given":"Huijing"},{"family":"Wang","given":"Xuelin"},{"family":"Wang","given":"Sheng"},{"family":"Zhang","given":"Zhengwu"}],"editor":[{"family":"Pohl","given":"Kilian M."},{"family":"Thompson","given":"Wesley K."},{"family":"Adeli","given":"Ehsan"},{"family":"Linguraru","given":"Marius George"}],"issued":{"date-parts":[["2019"]]},"citation-key":"renPredictFluidIntelligence2019"}}],"schema":"https://github.com/citation-style-language/schema/raw/master/csl-citation.json"} </w:instrText>
      </w:r>
      <w:r w:rsidRPr="00257FD8">
        <w:fldChar w:fldCharType="separate"/>
      </w:r>
      <w:r w:rsidR="00FC0E79">
        <w:t>(Ren et al., 2019)</w:t>
      </w:r>
      <w:r w:rsidRPr="00257FD8">
        <w:fldChar w:fldCharType="end"/>
      </w:r>
      <w:r w:rsidRPr="00257FD8">
        <w:t>.</w:t>
      </w:r>
    </w:p>
    <w:p w14:paraId="423F7DE1" w14:textId="77777777" w:rsidR="00DC1C62" w:rsidRDefault="00DC1C62" w:rsidP="00DC1C62">
      <w:pPr>
        <w:jc w:val="center"/>
      </w:pPr>
      <w:r>
        <w:rPr>
          <w:noProof/>
          <w14:ligatures w14:val="standardContextual"/>
        </w:rPr>
        <w:drawing>
          <wp:inline distT="0" distB="0" distL="0" distR="0" wp14:anchorId="0B87A800" wp14:editId="6E44C118">
            <wp:extent cx="4159405" cy="2726602"/>
            <wp:effectExtent l="0" t="0" r="0" b="4445"/>
            <wp:docPr id="1359365080" name="Picture 1" descr="A diagram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65080" name="Picture 1" descr="A diagram of a tre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175595" cy="2737215"/>
                    </a:xfrm>
                    <a:prstGeom prst="rect">
                      <a:avLst/>
                    </a:prstGeom>
                  </pic:spPr>
                </pic:pic>
              </a:graphicData>
            </a:graphic>
          </wp:inline>
        </w:drawing>
      </w:r>
    </w:p>
    <w:p w14:paraId="25AEE979" w14:textId="498A54FA" w:rsidR="00DC1C62" w:rsidRPr="00DC1C62" w:rsidRDefault="00DC1C62" w:rsidP="00257FD8">
      <w:pPr>
        <w:rPr>
          <w:i/>
          <w:iCs/>
        </w:rPr>
      </w:pPr>
      <w:commentRangeStart w:id="16"/>
      <w:r w:rsidRPr="008C3BAD">
        <w:rPr>
          <w:b/>
          <w:bCs/>
          <w:i/>
          <w:iCs/>
          <w:color w:val="D86DCB" w:themeColor="accent5" w:themeTint="99"/>
        </w:rPr>
        <w:t>Figure 3</w:t>
      </w:r>
      <w:commentRangeEnd w:id="16"/>
      <w:r w:rsidRPr="008C3BAD">
        <w:rPr>
          <w:rStyle w:val="CommentReference"/>
          <w:color w:val="D86DCB" w:themeColor="accent5" w:themeTint="99"/>
        </w:rPr>
        <w:commentReference w:id="16"/>
      </w:r>
      <w:r w:rsidRPr="00EE7345">
        <w:rPr>
          <w:b/>
          <w:bCs/>
          <w:i/>
          <w:iCs/>
        </w:rPr>
        <w:t>.</w:t>
      </w:r>
      <w:r w:rsidRPr="00EE7345">
        <w:rPr>
          <w:i/>
          <w:iCs/>
        </w:rPr>
        <w:t xml:space="preserve"> Illustration of the boosting process used in ensemble learning methods. Training error decreases over successive iterations as additional decision trees are added. Initially, a single tree is trained, followed by subsequent trees that correct the errors of the previous ones. The ensemble prediction is formed by summing the outputs of multiple trees, leading to improved accuracy and reduced training error over time.</w:t>
      </w:r>
      <w:r>
        <w:rPr>
          <w:i/>
          <w:iCs/>
        </w:rPr>
        <w:t xml:space="preserve"> Adapted from Ryan (2025)</w:t>
      </w:r>
    </w:p>
    <w:p w14:paraId="09874FB4" w14:textId="77777777" w:rsidR="00F40208" w:rsidRPr="00257FD8" w:rsidRDefault="00F40208" w:rsidP="00257FD8"/>
    <w:p w14:paraId="2E403E8B" w14:textId="08CBCDD1" w:rsidR="00695905" w:rsidRDefault="00402F86" w:rsidP="00402F86">
      <w:pPr>
        <w:pStyle w:val="Style5"/>
      </w:pPr>
      <w:r>
        <w:t xml:space="preserve">Tuning Parameters </w:t>
      </w:r>
    </w:p>
    <w:p w14:paraId="48484AA3" w14:textId="6ED20F40" w:rsidR="00B35E28" w:rsidRDefault="00577607" w:rsidP="00257FD8">
      <w:r w:rsidRPr="00577607">
        <w:t xml:space="preserve">When using </w:t>
      </w:r>
      <w:proofErr w:type="spellStart"/>
      <w:r w:rsidRPr="00577607">
        <w:t>XGBoost</w:t>
      </w:r>
      <w:proofErr w:type="spellEnd"/>
      <w:r w:rsidRPr="00577607">
        <w:t xml:space="preserve"> for regression tasks, several key parameters can be fine-tuned to optimize model performance</w:t>
      </w:r>
      <w:r w:rsidR="00C02322">
        <w:t xml:space="preserve"> </w:t>
      </w:r>
      <w:r w:rsidR="00C02322">
        <w:fldChar w:fldCharType="begin"/>
      </w:r>
      <w:r w:rsidR="006E215B">
        <w:instrText xml:space="preserve"> ADDIN ZOTERO_ITEM CSL_CITATION {"citationID":"jL7tcmZm","properties":{"formattedCitation":"(XGBoost Developers, 2022)","plainCitation":"(XGBoost Developers, 2022)","noteIndex":0},"citationItems":[{"id":4107,"uris":["http://zotero.org/users/13126831/items/8CYJDXX5"],"itemData":{"id":4107,"type":"webpage","title":"XGBoost Parameters — xgboost 3.1.0-dev documentation","URL":"https://xgboost.readthedocs.io/en/latest/parameter.html#general-parameters","author":[{"family":"XGBoost Developers","given":""}],"accessed":{"date-parts":[["2025",3,10]]},"issued":{"date-parts":[["2022"]]},"citation-key":"xgboostdevelopersXGBoostParametersXgboost2022"}}],"schema":"https://github.com/citation-style-language/schema/raw/master/csl-citation.json"} </w:instrText>
      </w:r>
      <w:r w:rsidR="00C02322">
        <w:fldChar w:fldCharType="separate"/>
      </w:r>
      <w:r w:rsidR="00FC0E79">
        <w:rPr>
          <w:noProof/>
        </w:rPr>
        <w:t>(XGBoost Developers, 2022)</w:t>
      </w:r>
      <w:r w:rsidR="00C02322">
        <w:fldChar w:fldCharType="end"/>
      </w:r>
      <w:r w:rsidRPr="00577607">
        <w:t xml:space="preserve">. It's important to note </w:t>
      </w:r>
      <w:r w:rsidRPr="0031455B">
        <w:t>that this overview is</w:t>
      </w:r>
      <w:r w:rsidR="002B0C5B">
        <w:t xml:space="preserve"> not</w:t>
      </w:r>
      <w:r w:rsidRPr="0031455B">
        <w:t xml:space="preserve"> exhaustive of all tuning parameters available in </w:t>
      </w:r>
      <w:proofErr w:type="spellStart"/>
      <w:r w:rsidRPr="0031455B">
        <w:t>XGBoost</w:t>
      </w:r>
      <w:proofErr w:type="spellEnd"/>
      <w:r w:rsidRPr="0031455B">
        <w:t xml:space="preserve">; rather, </w:t>
      </w:r>
      <w:r w:rsidR="002B0C5B">
        <w:t>it is</w:t>
      </w:r>
      <w:r w:rsidRPr="0031455B">
        <w:t xml:space="preserve"> a </w:t>
      </w:r>
      <w:r w:rsidR="00CE31A2">
        <w:t>short</w:t>
      </w:r>
      <w:r w:rsidRPr="0031455B">
        <w:t xml:space="preserve"> summary of some </w:t>
      </w:r>
      <w:r w:rsidRPr="0031455B">
        <w:lastRenderedPageBreak/>
        <w:t>of the most impactful parameters to consider when optimizing regression model</w:t>
      </w:r>
      <w:r w:rsidR="00C02322">
        <w:t>s.</w:t>
      </w:r>
      <w:r w:rsidR="0031455B">
        <w:t xml:space="preserve"> </w:t>
      </w:r>
      <w:r w:rsidR="0031455B" w:rsidRPr="0031455B">
        <w:t>The learning rate</w:t>
      </w:r>
      <w:r w:rsidR="000F487F">
        <w:t xml:space="preserve"> </w:t>
      </w:r>
      <w:r w:rsidR="0031455B" w:rsidRPr="0031455B">
        <w:t xml:space="preserve">determines how quickly the model learns patterns, with smaller values allowing for more cautious learning to reduce overconfidence and potential overfitting. </w:t>
      </w:r>
      <w:r w:rsidR="007175E0">
        <w:t xml:space="preserve">The maximum depth </w:t>
      </w:r>
      <w:commentRangeStart w:id="17"/>
      <w:r w:rsidR="0031455B" w:rsidRPr="0031455B">
        <w:t>sets</w:t>
      </w:r>
      <w:commentRangeEnd w:id="17"/>
      <w:r w:rsidR="00D9785D">
        <w:rPr>
          <w:rStyle w:val="CommentReference"/>
        </w:rPr>
        <w:commentReference w:id="17"/>
      </w:r>
      <w:r w:rsidR="0031455B" w:rsidRPr="0031455B">
        <w:t xml:space="preserve"> how complex each decision tree </w:t>
      </w:r>
      <w:r w:rsidR="00D9785D">
        <w:t xml:space="preserve">is </w:t>
      </w:r>
      <w:r w:rsidR="0031455B" w:rsidRPr="0031455B">
        <w:t xml:space="preserve">by limiting the number of splits, with deeper trees capturing more intricate patterns but risking overfitting. </w:t>
      </w:r>
      <w:r w:rsidR="00406DE7">
        <w:t>“Minimum child weight”</w:t>
      </w:r>
      <w:r w:rsidR="0031455B" w:rsidRPr="0031455B">
        <w:t xml:space="preserve"> </w:t>
      </w:r>
      <w:r w:rsidR="00406DE7">
        <w:t xml:space="preserve">sets the amount of </w:t>
      </w:r>
      <w:r w:rsidR="0031455B" w:rsidRPr="0031455B">
        <w:t xml:space="preserve">data </w:t>
      </w:r>
      <w:r w:rsidR="00406DE7">
        <w:t xml:space="preserve">required </w:t>
      </w:r>
      <w:r w:rsidR="0031455B" w:rsidRPr="0031455B">
        <w:t xml:space="preserve">in a leaf node before further splitting, promoting simpler, less complex </w:t>
      </w:r>
      <w:r w:rsidR="0031455B" w:rsidRPr="00257FD8">
        <w:t>trees.</w:t>
      </w:r>
      <w:r w:rsidR="00257FD8" w:rsidRPr="00257FD8">
        <w:rPr>
          <w:rFonts w:eastAsiaTheme="minorHAnsi"/>
        </w:rPr>
        <w:t xml:space="preserve"> For each tree, only a random subset of the predictor variables is made available to the model, and the size of this subset is a tuning parameter denoted </w:t>
      </w:r>
      <w:commentRangeStart w:id="18"/>
      <w:commentRangeStart w:id="19"/>
      <w:proofErr w:type="spellStart"/>
      <w:r w:rsidR="00257FD8" w:rsidRPr="00257FD8">
        <w:rPr>
          <w:rFonts w:eastAsiaTheme="minorHAnsi"/>
        </w:rPr>
        <w:t>colsample_bytree</w:t>
      </w:r>
      <w:proofErr w:type="spellEnd"/>
      <w:r w:rsidR="00257FD8" w:rsidRPr="00257FD8">
        <w:rPr>
          <w:rFonts w:eastAsiaTheme="minorHAnsi"/>
        </w:rPr>
        <w:t xml:space="preserve"> </w:t>
      </w:r>
      <w:commentRangeEnd w:id="18"/>
      <w:r w:rsidR="00D9785D">
        <w:rPr>
          <w:rStyle w:val="CommentReference"/>
        </w:rPr>
        <w:commentReference w:id="18"/>
      </w:r>
      <w:commentRangeEnd w:id="19"/>
      <w:r w:rsidR="0099567D">
        <w:rPr>
          <w:rStyle w:val="CommentReference"/>
        </w:rPr>
        <w:commentReference w:id="19"/>
      </w:r>
      <w:r w:rsidR="00257FD8" w:rsidRPr="00257FD8">
        <w:rPr>
          <w:rFonts w:eastAsiaTheme="minorHAnsi"/>
        </w:rPr>
        <w:t xml:space="preserve">in </w:t>
      </w:r>
      <w:proofErr w:type="spellStart"/>
      <w:r w:rsidR="00257FD8">
        <w:rPr>
          <w:rFonts w:eastAsiaTheme="minorHAnsi"/>
        </w:rPr>
        <w:t>XGB</w:t>
      </w:r>
      <w:r w:rsidR="00257FD8" w:rsidRPr="00257FD8">
        <w:rPr>
          <w:rFonts w:eastAsiaTheme="minorHAnsi"/>
        </w:rPr>
        <w:t>oost</w:t>
      </w:r>
      <w:proofErr w:type="spellEnd"/>
      <w:r w:rsidR="00257FD8" w:rsidRPr="00257FD8">
        <w:rPr>
          <w:rFonts w:eastAsiaTheme="minorHAnsi"/>
        </w:rPr>
        <w:t>. Furthermore, a threshold on the magnitude of improvement required for making a new split is controlled by the parameter “gamma”. Finally, only a random subset of the training data is used when fitting each tree, and the size of this subset is controlled by the parameter “subsample”.</w:t>
      </w:r>
      <w:r w:rsidR="00257FD8">
        <w:t xml:space="preserve"> </w:t>
      </w:r>
      <w:commentRangeStart w:id="20"/>
      <w:r w:rsidR="0031455B" w:rsidRPr="0031455B">
        <w:t>Together, these parameters help balance the model's ability to learn complex patterns with its ability to generalize well to new, unseen data.</w:t>
      </w:r>
      <w:commentRangeEnd w:id="20"/>
      <w:r w:rsidR="00112991">
        <w:rPr>
          <w:rStyle w:val="CommentReference"/>
        </w:rPr>
        <w:commentReference w:id="20"/>
      </w:r>
    </w:p>
    <w:p w14:paraId="00224E99" w14:textId="50A1CB71" w:rsidR="00D55F25" w:rsidRDefault="00D55F25" w:rsidP="00257FD8"/>
    <w:p w14:paraId="058BAD09" w14:textId="30770494" w:rsidR="00257FD8" w:rsidRDefault="00257FD8" w:rsidP="00257FD8">
      <w:pPr>
        <w:ind w:firstLine="720"/>
      </w:pPr>
      <w:r w:rsidRPr="00257FD8">
        <w:t xml:space="preserve">In conclusion, </w:t>
      </w:r>
      <w:r w:rsidR="00BA5863">
        <w:t>the</w:t>
      </w:r>
      <w:r w:rsidRPr="00257FD8">
        <w:t xml:space="preserve"> application of machine learning techniques, particularly </w:t>
      </w:r>
      <w:proofErr w:type="spellStart"/>
      <w:r w:rsidRPr="00257FD8">
        <w:t>XGBoost</w:t>
      </w:r>
      <w:proofErr w:type="spellEnd"/>
      <w:r w:rsidRPr="00257FD8">
        <w:t xml:space="preserve">, offers a powerful methodology for modeling complex interactions </w:t>
      </w:r>
      <w:r w:rsidRPr="00257FD8">
        <w:rPr>
          <w:rFonts w:eastAsiaTheme="minorHAnsi"/>
        </w:rPr>
        <w:t xml:space="preserve">between variables </w:t>
      </w:r>
      <w:r w:rsidR="00112991">
        <w:rPr>
          <w:rFonts w:eastAsiaTheme="minorHAnsi"/>
        </w:rPr>
        <w:t xml:space="preserve">to </w:t>
      </w:r>
      <w:r w:rsidRPr="00257FD8">
        <w:rPr>
          <w:rFonts w:eastAsiaTheme="minorHAnsi"/>
        </w:rPr>
        <w:t>predict an outcome of interest</w:t>
      </w:r>
      <w:r w:rsidRPr="00257FD8">
        <w:t xml:space="preserve">. This approach provides a robust framework for integrating diverse data types, such as neuroimaging, behavioral, and demographic variables. By </w:t>
      </w:r>
      <w:r>
        <w:t>using</w:t>
      </w:r>
      <w:r w:rsidRPr="00257FD8">
        <w:t xml:space="preserve"> the collective strengths of multiple models, boosted ensembles surpass the predictive capabilities of single decision trees and linear models, effectively managing intricate relationships in high-dimensional data. This integration of computational tools with clinical insights holds promise for refining diagnostic criteria and enhancing personalized intervention strategies for OCD, paving the way for more precise and effective treatment approaches.</w:t>
      </w:r>
    </w:p>
    <w:p w14:paraId="329281DE" w14:textId="77777777" w:rsidR="00F40208" w:rsidRPr="00257FD8" w:rsidRDefault="00F40208" w:rsidP="00257FD8">
      <w:pPr>
        <w:ind w:firstLine="720"/>
      </w:pPr>
    </w:p>
    <w:p w14:paraId="5CF37603" w14:textId="7F915915" w:rsidR="009C1375" w:rsidRDefault="008D1DCE" w:rsidP="00346646">
      <w:pPr>
        <w:pStyle w:val="Style2"/>
      </w:pPr>
      <w:bookmarkStart w:id="21" w:name="_Toc197292345"/>
      <w:r w:rsidRPr="00207F5F">
        <w:t xml:space="preserve">The present </w:t>
      </w:r>
      <w:r w:rsidRPr="00195A4B">
        <w:t>study</w:t>
      </w:r>
      <w:bookmarkEnd w:id="21"/>
    </w:p>
    <w:p w14:paraId="107376D8" w14:textId="31B9496C" w:rsidR="006067C4" w:rsidRPr="006067C4" w:rsidRDefault="006067C4" w:rsidP="006067C4">
      <w:bookmarkStart w:id="22" w:name="_Toc194515202"/>
      <w:r w:rsidRPr="006067C4">
        <w:t xml:space="preserve">This thesis examines the relationship between structural brain features and </w:t>
      </w:r>
      <w:r>
        <w:t>OCD</w:t>
      </w:r>
      <w:r w:rsidRPr="006067C4">
        <w:t xml:space="preserve"> symptomatology in adolescents, with particular emphasis on the role of informant discrepancies in symptom reporting. In the field of developmental psychopathology, informant differences are a well-documented methodological and clinical challenge, as much of the diagnostic and epidemiological data are derived from subjective reports provided by both youth and their caregivers. These discrepancies can substantially influence diagnostic outcomes, perceived </w:t>
      </w:r>
      <w:r w:rsidRPr="006067C4">
        <w:lastRenderedPageBreak/>
        <w:t>symptom severity, and treatment decisions. OCD presents a particularly informative case for this investigation, as it encompasses both internalizing (e.g., obsessions) and externalizing (e.g., compulsions) symptom dimensions, and clinical diagnosis during adolescence is often based primarily on parent-reported information.</w:t>
      </w:r>
    </w:p>
    <w:p w14:paraId="38A2F258" w14:textId="454FFD5A" w:rsidR="006067C4" w:rsidRPr="006067C4" w:rsidRDefault="006067C4" w:rsidP="006067C4">
      <w:pPr>
        <w:ind w:firstLine="720"/>
      </w:pPr>
      <w:r w:rsidRPr="006067C4">
        <w:t>The present study seek</w:t>
      </w:r>
      <w:r w:rsidR="00FA5DDD">
        <w:t>s</w:t>
      </w:r>
      <w:r w:rsidRPr="006067C4">
        <w:t xml:space="preserve"> to elucidate brain–behavior relationships by evaluating the extent to which </w:t>
      </w:r>
      <w:r>
        <w:t>sMRI</w:t>
      </w:r>
      <w:r w:rsidRPr="006067C4">
        <w:t xml:space="preserve"> data can predict OCD symptom severity as reported by different informants.</w:t>
      </w:r>
      <w:r>
        <w:t xml:space="preserve"> P</w:t>
      </w:r>
      <w:r w:rsidRPr="006067C4">
        <w:t xml:space="preserve">arcellated brain volume features were extracted from sMRI scans and used as input variables in supervised machine learning models, implemented using the </w:t>
      </w:r>
      <w:proofErr w:type="spellStart"/>
      <w:r w:rsidRPr="006067C4">
        <w:t>XGBoost</w:t>
      </w:r>
      <w:proofErr w:type="spellEnd"/>
      <w:r w:rsidRPr="006067C4">
        <w:t xml:space="preserve"> algorithm. The internalizing symptom domain was selected as the predictive target because it is assessed using parallel items across youth and parent reports, thus enabling a direct comparison of informant-specific prediction performance. Beyond evaluating overall model accuracy, the analysis specifically tested whether predictive performance varied systematically across informants. This focus on informant-related variation is motivated by prior findings indicating that internalizing symptoms are more likely to be reported inconsistently and subjectively across sources.</w:t>
      </w:r>
    </w:p>
    <w:p w14:paraId="30FA70F3" w14:textId="451A0042" w:rsidR="006067C4" w:rsidRPr="004C6BC7" w:rsidRDefault="006067C4" w:rsidP="006067C4">
      <w:pPr>
        <w:ind w:firstLine="720"/>
      </w:pPr>
      <w:r w:rsidRPr="006067C4">
        <w:t xml:space="preserve">The primary objective of the present study was to investigate whether structural neuroimaging data could reliably predict the severity of </w:t>
      </w:r>
      <w:r>
        <w:t>OCD</w:t>
      </w:r>
      <w:r w:rsidRPr="006067C4">
        <w:t xml:space="preserve"> symptoms in youth, as reported by </w:t>
      </w:r>
      <w:r>
        <w:t xml:space="preserve">the youth </w:t>
      </w:r>
      <w:r w:rsidRPr="006067C4">
        <w:t xml:space="preserve">themselves </w:t>
      </w:r>
      <w:r>
        <w:t>and</w:t>
      </w:r>
      <w:r w:rsidRPr="006067C4">
        <w:t xml:space="preserve"> their parents. In addition to this core inquiry, two supplementary questions were explored. </w:t>
      </w:r>
      <w:r w:rsidR="005D60D2">
        <w:t>T</w:t>
      </w:r>
      <w:r w:rsidRPr="006067C4">
        <w:t>he study examined whether structural brain features exhibit greater predictive accuracy for internalizing symptoms when derived from youth self-reports compared to parent-reports</w:t>
      </w:r>
      <w:r w:rsidRPr="004E1FEE">
        <w:rPr>
          <w:color w:val="FF0000"/>
        </w:rPr>
        <w:t xml:space="preserve">. </w:t>
      </w:r>
      <w:r w:rsidRPr="006067C4">
        <w:t>By integrating these components, the study seeks to elucidate the relationship between brain structure and subjective symptom expression across informants, thereby contributing to the development of individualized, informant-sensitive predictive models for OCD assessment in pediatric populations.</w:t>
      </w:r>
    </w:p>
    <w:p w14:paraId="03E5CBC1" w14:textId="77777777" w:rsidR="00F678DB" w:rsidRDefault="00F678DB">
      <w:pPr>
        <w:spacing w:line="240" w:lineRule="auto"/>
        <w:rPr>
          <w:rFonts w:eastAsiaTheme="majorEastAsia" w:cstheme="majorBidi"/>
          <w:b/>
          <w:color w:val="000000" w:themeColor="text1"/>
          <w:szCs w:val="40"/>
        </w:rPr>
      </w:pPr>
      <w:r>
        <w:br w:type="page"/>
      </w:r>
    </w:p>
    <w:p w14:paraId="2667F9D6" w14:textId="71A2E227" w:rsidR="00F40208" w:rsidRDefault="003E7D87" w:rsidP="003E72D0">
      <w:pPr>
        <w:pStyle w:val="Style1"/>
      </w:pPr>
      <w:bookmarkStart w:id="23" w:name="_Toc194515208"/>
      <w:bookmarkStart w:id="24" w:name="_Toc197292346"/>
      <w:bookmarkEnd w:id="22"/>
      <w:r w:rsidRPr="00195A4B">
        <w:lastRenderedPageBreak/>
        <w:t>Methods</w:t>
      </w:r>
      <w:bookmarkEnd w:id="24"/>
    </w:p>
    <w:p w14:paraId="0C9C38B4" w14:textId="77777777" w:rsidR="003E7D87" w:rsidRPr="005F02A9" w:rsidRDefault="003E7D87" w:rsidP="003E7D87">
      <w:pPr>
        <w:pStyle w:val="Style2"/>
      </w:pPr>
      <w:bookmarkStart w:id="25" w:name="_Toc194515203"/>
      <w:bookmarkStart w:id="26" w:name="_Toc197292347"/>
      <w:r>
        <w:t xml:space="preserve">Data Source and </w:t>
      </w:r>
      <w:bookmarkEnd w:id="25"/>
      <w:r>
        <w:t>Acquisition</w:t>
      </w:r>
      <w:bookmarkEnd w:id="26"/>
    </w:p>
    <w:p w14:paraId="60380671" w14:textId="4BE8768A" w:rsidR="003E7D87" w:rsidRPr="003E713A" w:rsidRDefault="003E7D87" w:rsidP="003E7D87">
      <w:pPr>
        <w:rPr>
          <w:color w:val="000000" w:themeColor="text1"/>
        </w:rPr>
      </w:pPr>
      <w:r>
        <w:rPr>
          <w:color w:val="000000" w:themeColor="text1"/>
        </w:rPr>
        <w:t>The</w:t>
      </w:r>
      <w:r w:rsidRPr="00B81AF5">
        <w:rPr>
          <w:color w:val="000000" w:themeColor="text1"/>
        </w:rPr>
        <w:t xml:space="preserve"> Adolescent Brain and Cognitive </w:t>
      </w:r>
      <w:r w:rsidRPr="00346646">
        <w:t xml:space="preserve">Development (ABCD) Study </w:t>
      </w:r>
      <w:r>
        <w:t xml:space="preserve">is a </w:t>
      </w:r>
      <w:r w:rsidRPr="00346646">
        <w:t xml:space="preserve">comprehensive decade-long research initiative in the United States </w:t>
      </w:r>
      <w:r w:rsidRPr="00B81AF5">
        <w:rPr>
          <w:color w:val="000000" w:themeColor="text1"/>
        </w:rPr>
        <w:t xml:space="preserve">designed to enhance our understanding </w:t>
      </w:r>
      <w:r>
        <w:rPr>
          <w:color w:val="000000" w:themeColor="text1"/>
        </w:rPr>
        <w:t>of</w:t>
      </w:r>
      <w:r w:rsidRPr="00B81AF5">
        <w:rPr>
          <w:color w:val="000000" w:themeColor="text1"/>
        </w:rPr>
        <w:t xml:space="preserve"> physical and mental health and risk factors </w:t>
      </w:r>
      <w:r>
        <w:rPr>
          <w:color w:val="000000" w:themeColor="text1"/>
        </w:rPr>
        <w:t>during adolescence</w:t>
      </w:r>
      <w:r w:rsidRPr="00B81AF5">
        <w:rPr>
          <w:color w:val="000000" w:themeColor="text1"/>
        </w:rPr>
        <w:t>.</w:t>
      </w:r>
      <w:r>
        <w:rPr>
          <w:color w:val="000000" w:themeColor="text1"/>
        </w:rPr>
        <w:t xml:space="preserve"> </w:t>
      </w:r>
      <w:r>
        <w:t>The study t</w:t>
      </w:r>
      <w:r w:rsidRPr="00346646">
        <w:t>rack</w:t>
      </w:r>
      <w:r>
        <w:t>s</w:t>
      </w:r>
      <w:r w:rsidRPr="00B81AF5">
        <w:rPr>
          <w:color w:val="000000" w:themeColor="text1"/>
        </w:rPr>
        <w:t xml:space="preserve"> children from ages 9-10 through late adolescence and </w:t>
      </w:r>
      <w:r>
        <w:rPr>
          <w:color w:val="000000" w:themeColor="text1"/>
        </w:rPr>
        <w:t xml:space="preserve">into </w:t>
      </w:r>
      <w:r w:rsidRPr="00B81AF5">
        <w:rPr>
          <w:color w:val="000000" w:themeColor="text1"/>
        </w:rPr>
        <w:t>early adulthood.</w:t>
      </w:r>
      <w:r w:rsidRPr="005F02A9">
        <w:t xml:space="preserve"> </w:t>
      </w:r>
      <w:r w:rsidRPr="00560893">
        <w:t>This age range includes a crucial developmental stage,</w:t>
      </w:r>
      <w:r>
        <w:t xml:space="preserve"> when exposure to</w:t>
      </w:r>
      <w:r w:rsidRPr="00560893">
        <w:t xml:space="preserve"> substance use, and the start of several mental health conditions take place.</w:t>
      </w:r>
      <w:r w:rsidRPr="005F02A9">
        <w:rPr>
          <w:color w:val="000000" w:themeColor="text1"/>
        </w:rPr>
        <w:t xml:space="preserve"> </w:t>
      </w:r>
      <w:r>
        <w:rPr>
          <w:color w:val="000000" w:themeColor="text1"/>
        </w:rPr>
        <w:t>The repository</w:t>
      </w:r>
      <w:r w:rsidRPr="00B81AF5">
        <w:rPr>
          <w:color w:val="000000" w:themeColor="text1"/>
        </w:rPr>
        <w:t xml:space="preserve"> includes </w:t>
      </w:r>
      <w:r>
        <w:rPr>
          <w:color w:val="000000" w:themeColor="text1"/>
        </w:rPr>
        <w:t xml:space="preserve">around </w:t>
      </w:r>
      <w:r w:rsidRPr="00B81AF5">
        <w:rPr>
          <w:color w:val="000000" w:themeColor="text1"/>
        </w:rPr>
        <w:t xml:space="preserve">12,000 children at baseline, recruited from 21 research sites </w:t>
      </w:r>
      <w:r>
        <w:rPr>
          <w:color w:val="000000" w:themeColor="text1"/>
        </w:rPr>
        <w:fldChar w:fldCharType="begin"/>
      </w:r>
      <w:r w:rsidR="006E215B">
        <w:rPr>
          <w:color w:val="000000" w:themeColor="text1"/>
        </w:rPr>
        <w:instrText xml:space="preserve"> ADDIN ZOTERO_ITEM CSL_CITATION {"citationID":"A5PPjbTR","properties":{"formattedCitation":"(Karcher &amp; Barch, 2021)","plainCitation":"(Karcher &amp; Barch, 2021)","noteIndex":0},"citationItems":[{"id":2274,"uris":["http://zotero.org/users/13126831/items/N67L7QXC"],"itemData":{"id":2274,"type":"article-journal","abstract":"Following in the footsteps of other large “population neuroscience” studies, the Adolescent Brain Cognitive Development℠ (ABCD) study is the largest in the U.S. assessing brain development. The study is examining approximately 11,875 youth from 21 sites from age 9 to 10 for approximately ten years into young adulthood. The ABCD Study® has completed recruitment for the baseline sample generally using a multi-stage probability sample including a stratified random sample of schools. The dataset has a wealth of measured attributes of youths and their environment, including neuroimaging, cognitive, biospecimen, behavioral, youth self-report and parent self-report metrics, and environmental measures. The initial goal of the ABCD Study was to examine risk and resiliency factors associated with the development of substance use, but the project has expanded far beyond this initial set of questions and will also greatly inform our understanding of the contributions of biospecimens (e.g., pubertal hormones), neural alterations, and environmental factors to the development of both healthy behavior and brain function as well as risk for poor mental and physical outcomes. This review outlines how the ABCD Study was designed to elucidate factors associated with the development of negative mental and physical health outcomes and will provide a selective overview of results emerging from the ABCD Study. Such emerging data includes initial validation of new instruments, important new information about the prevalence and correlates of mental health challenges in middle childhood, and promising data regarding neural correlates of both healthy and disordered behavior. In addition, we will discuss the challenges and opportunities to understanding both healthy development and the emergence of risk from ABCD Study data. Finally, we will overview the future directions of this large undertaking and the ways in which it will shape our understanding of the development of risk for poor mental and physical health outcomes.","container-title":"Neuropsychopharmacology","DOI":"10.1038/s41386-020-0736-6","ISSN":"0893-133X","issue":"1","journalAbbreviation":"Neuropsychopharmacology","note":"PMID: 32541809\nPMCID: PMC7304245","page":"131-142","source":"PubMed Central","title":"The ABCD study: understanding the development of risk for mental and physical health outcomes","title-short":"The ABCD study","volume":"46","author":[{"family":"Karcher","given":"Nicole R."},{"family":"Barch","given":"Deanna M."}],"issued":{"date-parts":[["2021",1]]},"citation-key":"karcherABCDStudyUnderstanding2021"}}],"schema":"https://github.com/citation-style-language/schema/raw/master/csl-citation.json"} </w:instrText>
      </w:r>
      <w:r>
        <w:rPr>
          <w:color w:val="000000" w:themeColor="text1"/>
        </w:rPr>
        <w:fldChar w:fldCharType="separate"/>
      </w:r>
      <w:r w:rsidR="00FC0E79">
        <w:rPr>
          <w:noProof/>
          <w:color w:val="000000" w:themeColor="text1"/>
        </w:rPr>
        <w:t>(Karcher &amp; Barch, 2021)</w:t>
      </w:r>
      <w:r>
        <w:rPr>
          <w:color w:val="000000" w:themeColor="text1"/>
        </w:rPr>
        <w:fldChar w:fldCharType="end"/>
      </w:r>
      <w:r>
        <w:rPr>
          <w:color w:val="000000" w:themeColor="text1"/>
        </w:rPr>
        <w:t xml:space="preserve">. </w:t>
      </w:r>
      <w:r w:rsidRPr="00B81AF5">
        <w:rPr>
          <w:color w:val="000000" w:themeColor="text1"/>
        </w:rPr>
        <w:t>To ensure the cohort is diverse and representative</w:t>
      </w:r>
      <w:r w:rsidRPr="00E87A34">
        <w:rPr>
          <w:color w:val="000000" w:themeColor="text1"/>
        </w:rPr>
        <w:t xml:space="preserve">, the </w:t>
      </w:r>
      <w:r>
        <w:rPr>
          <w:color w:val="000000" w:themeColor="text1"/>
        </w:rPr>
        <w:t xml:space="preserve">ABCD </w:t>
      </w:r>
      <w:r w:rsidRPr="00E87A34">
        <w:rPr>
          <w:color w:val="000000" w:themeColor="text1"/>
        </w:rPr>
        <w:t>study employs a multi-stage probability sampling technique to minimize selection bias</w:t>
      </w:r>
      <w:r>
        <w:rPr>
          <w:color w:val="000000" w:themeColor="text1"/>
        </w:rPr>
        <w:t xml:space="preserve">, thus increasing the </w:t>
      </w:r>
      <w:r w:rsidRPr="00E87A34">
        <w:rPr>
          <w:color w:val="000000" w:themeColor="text1"/>
        </w:rPr>
        <w:t xml:space="preserve">generalizability of the findings </w:t>
      </w:r>
      <w:r w:rsidRPr="00E87A34">
        <w:rPr>
          <w:color w:val="000000" w:themeColor="text1"/>
        </w:rPr>
        <w:fldChar w:fldCharType="begin"/>
      </w:r>
      <w:r w:rsidR="006E215B">
        <w:rPr>
          <w:color w:val="000000" w:themeColor="text1"/>
        </w:rPr>
        <w:instrText xml:space="preserve"> ADDIN ZOTERO_ITEM CSL_CITATION {"citationID":"3u5WRAAf","properties":{"formattedCitation":"(Garavan et al., 2018)","plainCitation":"(Garavan et al., 2018)","noteIndex":0},"citationItems":[{"id":4303,"uris":["http://zotero.org/users/13126831/items/FA6JBT4G"],"itemData":{"id":4303,"type":"article-journal","abstract":"The ABCD study is a new and ongoing project of very substantial size and scale involving 21 data acquisition sites. It aims to recruit 11,500 children and follow them for ten years with extensive assessments at multiple timepoints. To deliver on its potential to adequately describe adolescent development, it is essential that it adopt recruitment procedures that are efficient and effective and will yield a sample that reflects the nation’s diversity in an epidemiologically informed manner. Here, we describe the sampling plans and recruitment procedures of this study. Participants are largely recruited through the school systems with school selection informed by gender, race and ethnicity, socioeconomic status, and urbanicity. Procedures for school selection designed to mitigate selection biases, dynamic monitoring of the accumulating sample to correct deviations from recruitment targets, and a description of the recruitment procedures designed to foster a collaborative attitude between the researchers, the schools and the local communities, are provided.","collection-title":"The Adolescent Brain Cognitive Development (ABCD) Consortium: Rationale, Aims, and Assessment Strategy","container-title":"Developmental Cognitive Neuroscience","DOI":"10.1016/j.dcn.2018.04.004","ISSN":"1878-9293","journalAbbreviation":"Developmental Cognitive Neuroscience","page":"16-22","source":"ScienceDirect","title":"Recruiting the ABCD sample: Design considerations and procedures","title-short":"Recruiting the ABCD sample","volume":"32","author":[{"family":"Garavan","given":"H."},{"family":"Bartsch","given":"H."},{"family":"Conway","given":"K."},{"family":"Decastro","given":"A."},{"family":"Goldstein","given":"R. Z."},{"family":"Heeringa","given":"S."},{"family":"Jernigan","given":"T."},{"family":"Potter","given":"A."},{"family":"Thompson","given":"W."},{"family":"Zahs","given":"D."}],"issued":{"date-parts":[["2018",8,1]]},"citation-key":"garavanRecruitingABCDSample2018"}}],"schema":"https://github.com/citation-style-language/schema/raw/master/csl-citation.json"} </w:instrText>
      </w:r>
      <w:r w:rsidRPr="00E87A34">
        <w:rPr>
          <w:color w:val="000000" w:themeColor="text1"/>
        </w:rPr>
        <w:fldChar w:fldCharType="separate"/>
      </w:r>
      <w:r w:rsidR="00FC0E79">
        <w:rPr>
          <w:noProof/>
          <w:color w:val="000000" w:themeColor="text1"/>
        </w:rPr>
        <w:t>(Garavan et al., 2018)</w:t>
      </w:r>
      <w:r w:rsidRPr="00E87A34">
        <w:rPr>
          <w:color w:val="000000" w:themeColor="text1"/>
        </w:rPr>
        <w:fldChar w:fldCharType="end"/>
      </w:r>
      <w:r w:rsidRPr="00E87A34">
        <w:rPr>
          <w:color w:val="000000" w:themeColor="text1"/>
        </w:rPr>
        <w:t xml:space="preserve">. </w:t>
      </w:r>
      <w:r>
        <w:rPr>
          <w:color w:val="000000" w:themeColor="text1"/>
        </w:rPr>
        <w:t xml:space="preserve">The </w:t>
      </w:r>
      <w:r w:rsidRPr="00E87A34">
        <w:rPr>
          <w:color w:val="000000" w:themeColor="text1"/>
        </w:rPr>
        <w:t>ABCD comprises a wide range of behavioral</w:t>
      </w:r>
      <w:r>
        <w:rPr>
          <w:color w:val="000000" w:themeColor="text1"/>
        </w:rPr>
        <w:t xml:space="preserve"> </w:t>
      </w:r>
      <w:r>
        <w:rPr>
          <w:color w:val="000000" w:themeColor="text1"/>
        </w:rPr>
        <w:fldChar w:fldCharType="begin"/>
      </w:r>
      <w:r w:rsidR="006E215B">
        <w:rPr>
          <w:color w:val="000000" w:themeColor="text1"/>
        </w:rPr>
        <w:instrText xml:space="preserve"> ADDIN ZOTERO_ITEM CSL_CITATION {"citationID":"JWMYXmf2","properties":{"formattedCitation":"(Barch et al., 2018)","plainCitation":"(Barch et al., 2018)","noteIndex":0},"citationItems":[{"id":2633,"uris":["http://zotero.org/users/13126831/items/FKDHTRX6"],"itemData":{"id":2633,"type":"article-journal","abstract":"The Adolescent Brain and Cognitive Development (ABCD) Study incorporates a comprehensive range of measures assessing predictors and outcomes related to both mental and physical health across childhood and adolescence. The workgroup developed a battery that would assess a comprehensive range of domains that address study aims while minimizing participant and family burden. We review the major considerations that went into deciding what constructs to cover in the demographics, physical health and mental health domains, as well as the process of selecting measures, piloting and refining the originally proposed battery. We present a description of the baseline battery, as well as the six-month interim assessments and the one-year follow-up assessments. This battery includes assessments from the perspectives of both the parent and the target youth, as well as teacher reports. This battery will provide a foundational baseline assessment of the youth’s current function so as to permit characterization of stability and change in key domains over time. The findings from this battery will also be utilized to identify both resilience markers that predict healthy development and risk factors for later adverse outcomes in physical health, mental health, and substance use and abuse.","container-title":"Dev Cogn Neurosci","DOI":"10.1016/j.dcn.2017.10.010","ISSN":"1878-9293","journalAbbreviation":"DEV COGN NEUROS-NETH","note":"publisher-place: OXFORD\npublisher: OXFORD: Elsevier Ltd","page":"55-66","title":"Demographic, physical and mental health assessments in the adolescent brain and cognitive development study: Rationale and description","volume":"32","author":[{"family":"Barch","given":"Deanna M."},{"family":"Albaugh","given":"Matthew D."},{"family":"Avenevoli","given":"Shelli"},{"family":"Chang","given":"Linda"},{"family":"Clark","given":"Duncan B."},{"family":"Glantz","given":"Meyer D."},{"family":"Hudziak","given":"James J."},{"family":"Jernigan","given":"Terry L."},{"family":"Tapert","given":"Susan F."},{"family":"Yurgelun-Todd","given":"Debbie"},{"family":"Alia-Klein","given":"Nelly"},{"family":"Potter","given":"Alexandra S."},{"family":"Paulus","given":"Martin P."},{"family":"Prouty","given":"Devin"},{"family":"Zucker","given":"Robert A."},{"family":"Sher","given":"Kenneth J."}],"issued":{"date-parts":[["2018"]]},"citation-key":"barchDemographicPhysicalMental2018"}}],"schema":"https://github.com/citation-style-language/schema/raw/master/csl-citation.json"} </w:instrText>
      </w:r>
      <w:r>
        <w:rPr>
          <w:color w:val="000000" w:themeColor="text1"/>
        </w:rPr>
        <w:fldChar w:fldCharType="separate"/>
      </w:r>
      <w:r w:rsidR="00FC0E79">
        <w:rPr>
          <w:noProof/>
          <w:color w:val="000000" w:themeColor="text1"/>
        </w:rPr>
        <w:t>(Barch et al., 2018)</w:t>
      </w:r>
      <w:r>
        <w:rPr>
          <w:color w:val="000000" w:themeColor="text1"/>
        </w:rPr>
        <w:fldChar w:fldCharType="end"/>
      </w:r>
      <w:r>
        <w:rPr>
          <w:color w:val="000000" w:themeColor="text1"/>
        </w:rPr>
        <w:t xml:space="preserve">, </w:t>
      </w:r>
      <w:r w:rsidRPr="00E87A34">
        <w:rPr>
          <w:color w:val="000000" w:themeColor="text1"/>
        </w:rPr>
        <w:t xml:space="preserve">multimodal brain imaging </w:t>
      </w:r>
      <w:r w:rsidRPr="00E87A34">
        <w:rPr>
          <w:color w:val="000000" w:themeColor="text1"/>
        </w:rPr>
        <w:fldChar w:fldCharType="begin"/>
      </w:r>
      <w:r w:rsidR="006E215B">
        <w:rPr>
          <w:color w:val="000000" w:themeColor="text1"/>
        </w:rPr>
        <w:instrText xml:space="preserve"> ADDIN ZOTERO_ITEM CSL_CITATION {"citationID":"sjPnWw2o","properties":{"formattedCitation":"(Casey et al., 2018)","plainCitation":"(Casey et al., 2018)","noteIndex":0},"citationItems":[{"id":4328,"uris":["http://zotero.org/users/13126831/items/HG85F43Q"],"itemData":{"id":4328,"type":"article-journal","abstract":"The ABCD study is recruiting and following the brain development and health of over 10,000 9-10 year olds through adolescence. The imaging component of the study was developed by the ABCD Data Analysis and Informatics Center (DAIC) and the ABCD Imaging Acquisition Workgroup. Imaging methods and assessments were selected, optimized and harmonized across all 21 sites to measure brain structure and function relevant to adolescent development and addiction. This article provides an overview of the imaging procedures of the ABCD study, the basis for their selection and preliminary quality assurance and results that provide evidence for the feasibility and age-appropriateness of procedures and generalizability of findings to the existent literature.","container-title":"Developmental Cognitive Neuroscience","DOI":"10.1016/j.dcn.2018.03.001","ISSN":"1878-9307","journalAbbreviation":"Dev Cogn Neurosci","language":"eng","note":"PMID: 29567376\nPMCID: PMC5999559","page":"43-54","source":"PubMed","title":"The Adolescent Brain Cognitive Development (ABCD) study: Imaging acquisition across 21 sites","title-short":"The Adolescent Brain Cognitive Development (ABCD) study","volume":"32","author":[{"family":"Casey","given":""},{"family":"Cannonier","given":"Tariq"},{"family":"Conley","given":"May I."},{"family":"Cohen","given":"Alexandra O."},{"family":"Barch","given":"Deanna M."},{"family":"Heitzeg","given":"Mary M."},{"family":"Soules","given":"Mary E."},{"family":"Teslovich","given":"Theresa"},{"family":"Dellarco","given":"Danielle V."},{"family":"Garavan","given":"Hugh"},{"family":"Orr","given":"Catherine A."},{"family":"Wager","given":"Tor D."},{"family":"Banich","given":"Marie T."},{"family":"Speer","given":"Nicole K."},{"family":"Sutherland","given":"Matthew T."},{"family":"Riedel","given":"Michael C."},{"family":"Dick","given":"Anthony S."},{"family":"Bjork","given":"James M."},{"family":"Thomas","given":"Kathleen M."},{"family":"Chaarani","given":"Bader"},{"family":"Mejia","given":"Margie H."},{"family":"Hagler","given":"Donald J."},{"family":"Daniela Cornejo","given":"M."},{"family":"Sicat","given":"Chelsea S."},{"family":"Harms","given":"Michael P."},{"family":"Dosenbach","given":"Nico U. F."},{"family":"Rosenberg","given":"Monica"},{"family":"Earl","given":"Eric"},{"family":"Bartsch","given":"Hauke"},{"family":"Watts","given":"Richard"},{"family":"Polimeni","given":"Jonathan R."},{"family":"Kuperman","given":"Joshua M."},{"family":"Fair","given":"Damien A."},{"family":"Dale","given":"Anders M."},{"literal":"ABCD Imaging Acquisition Workgroup"}],"issued":{"date-parts":[["2018",8]]},"citation-key":"caseyAdolescentBrainCognitive2018"}}],"schema":"https://github.com/citation-style-language/schema/raw/master/csl-citation.json"} </w:instrText>
      </w:r>
      <w:r w:rsidRPr="00E87A34">
        <w:rPr>
          <w:color w:val="000000" w:themeColor="text1"/>
        </w:rPr>
        <w:fldChar w:fldCharType="separate"/>
      </w:r>
      <w:r w:rsidR="00FC0E79">
        <w:rPr>
          <w:noProof/>
          <w:color w:val="000000" w:themeColor="text1"/>
        </w:rPr>
        <w:t>(Casey et al., 2018)</w:t>
      </w:r>
      <w:r w:rsidRPr="00E87A34">
        <w:rPr>
          <w:color w:val="000000" w:themeColor="text1"/>
        </w:rPr>
        <w:fldChar w:fldCharType="end"/>
      </w:r>
      <w:r w:rsidRPr="00E87A34">
        <w:rPr>
          <w:color w:val="000000" w:themeColor="text1"/>
        </w:rPr>
        <w:t xml:space="preserve">, and other evaluations </w:t>
      </w:r>
      <w:r w:rsidRPr="00E87A34">
        <w:rPr>
          <w:color w:val="000000" w:themeColor="text1"/>
        </w:rPr>
        <w:fldChar w:fldCharType="begin"/>
      </w:r>
      <w:r w:rsidR="006E215B">
        <w:rPr>
          <w:color w:val="000000" w:themeColor="text1"/>
        </w:rPr>
        <w:instrText xml:space="preserve"> ADDIN ZOTERO_ITEM CSL_CITATION {"citationID":"otS1gmUX","properties":{"formattedCitation":"(Zucker et al., 2018)","plainCitation":"(Zucker et al., 2018)","noteIndex":0},"citationItems":[{"id":4366,"uris":["http://zotero.org/users/13126831/items/F9W92JGK"],"itemData":{"id":4366,"type":"article-journal","abstract":"Neurodevelopmental maturation takes place in a social environment in addition to a neurobiological one. Characterization of social environmental factors that influence this process is therefore an essential component in developing an accurate model of adolescent brain and neurocognitive development, as well as susceptibility to change with the use of marijuana and other drugs. The creation of the Culture and Environment (CE) measurement component of the ABCD protocol was guided by this understanding. Three areas were identified by the CE Work Group as central to this process: influences relating to CE Group membership, influences created by the proximal social environment, influences stemming from social interactions. Eleven measures assess these influences, and by time of publication, will have been administered to well over 7,000 9-10 year-old children and one of their parents. Our report presents baseline data on psychometric characteristics (mean, standard deviation, range, skewness, coefficient alpha) of all measures within the battery. Effectiveness of the battery in differentiating 9-10 year olds who were classified as at higher and lower risk for marijuana use in adolescence was also evaluated. Psychometric characteristics on all measures were good to excellent; higher vs. lower risk contrasts were significant in areas where risk differentiation would be anticipated.","container-title":"Developmental Cognitive Neuroscience","DOI":"10.1016/j.dcn.2018.03.004","ISSN":"1878-9307","journalAbbreviation":"Dev Cogn Neurosci","language":"eng","note":"PMID: 29627333\nPMCID: PMC6436615","page":"107-120","source":"PubMed","title":"Assessment of culture and environment in the Adolescent Brain and Cognitive Development Study: Rationale, description of measures, and early data","title-short":"Assessment of culture and environment in the Adolescent Brain and Cognitive Development Study","volume":"32","author":[{"family":"Zucker","given":"Robert A."},{"family":"Gonzalez","given":"Raul"},{"family":"Feldstein Ewing","given":"Sarah W."},{"family":"Paulus","given":"Martin P."},{"family":"Arroyo","given":"Judith"},{"family":"Fuligni","given":"Andrew"},{"family":"Morris","given":"Amanda Sheffield"},{"family":"Sanchez","given":"Mariana"},{"family":"Wills","given":"Thomas"}],"issued":{"date-parts":[["2018",8]]},"citation-key":"zuckerAssessmentCultureEnvironment2018"},"label":"page"}],"schema":"https://github.com/citation-style-language/schema/raw/master/csl-citation.json"} </w:instrText>
      </w:r>
      <w:r w:rsidRPr="00E87A34">
        <w:rPr>
          <w:color w:val="000000" w:themeColor="text1"/>
        </w:rPr>
        <w:fldChar w:fldCharType="separate"/>
      </w:r>
      <w:r w:rsidR="00FC0E79">
        <w:rPr>
          <w:noProof/>
          <w:color w:val="000000" w:themeColor="text1"/>
        </w:rPr>
        <w:t>(Zucker et al., 2018)</w:t>
      </w:r>
      <w:r w:rsidRPr="00E87A34">
        <w:rPr>
          <w:color w:val="000000" w:themeColor="text1"/>
        </w:rPr>
        <w:fldChar w:fldCharType="end"/>
      </w:r>
      <w:r w:rsidRPr="00E87A34">
        <w:rPr>
          <w:color w:val="000000" w:themeColor="text1"/>
        </w:rPr>
        <w:t xml:space="preserve">. It conducts annual lab-based evaluations and biannual imaging scans to assess mental and physical </w:t>
      </w:r>
      <w:r w:rsidRPr="00B81AF5">
        <w:rPr>
          <w:color w:val="000000" w:themeColor="text1"/>
        </w:rPr>
        <w:t>health metrics</w:t>
      </w:r>
      <w:r>
        <w:rPr>
          <w:color w:val="000000" w:themeColor="text1"/>
        </w:rPr>
        <w:t xml:space="preserve"> </w:t>
      </w:r>
      <w:r>
        <w:rPr>
          <w:color w:val="000000" w:themeColor="text1"/>
        </w:rPr>
        <w:fldChar w:fldCharType="begin"/>
      </w:r>
      <w:r w:rsidR="006E215B">
        <w:rPr>
          <w:color w:val="000000" w:themeColor="text1"/>
        </w:rPr>
        <w:instrText xml:space="preserve"> ADDIN ZOTERO_ITEM CSL_CITATION {"citationID":"xUBK0aYo","properties":{"formattedCitation":"(Saragosa-Harris et al., 2022)","plainCitation":"(Saragosa-Harris et al., 2022)","noteIndex":0},"citationItems":[{"id":2646,"uris":["http://zotero.org/users/13126831/items/DW7VM6VB"],"itemData":{"id":2646,"type":"article-journal","abstract":"As the largest longitudinal study of adolescent brain development and behavior to date, the Adolescent Brain Cognitive Development (ABCD) Study® has provided immense opportunities for researchers across disciplines since its first data release in 2018. The size and scope of the study also present a number of hurdles, which range from becoming familiar with the study design and data structure to employing rigorous and reproducible analyses. The current paper is intended as a guide for researchers and reviewers working with ABCD data, highlighting the features of the data (and the strengths and limitations therein) as well as relevant analytical and methodological considerations. Additionally, we explore justice, equity, diversity, and inclusion efforts as they pertain to the ABCD Study and other large-scale datasets. In doing so, we hope to increase both accessibility of the ABCD Study and transparency within the field of developmental cognitive neuroscience.","container-title":"Developmental Cognitive Neuroscience","DOI":"10.1016/j.dcn.2022.101115","ISSN":"1878-9293","journalAbbreviation":"Dev Cogn Neurosci","note":"PMID: 35636343\nPMCID: PMC9156875","page":"101115","source":"PubMed Central","title":"A practical guide for researchers and reviewers using the ABCD Study and other large longitudinal datasets","volume":"55","author":[{"family":"Saragosa-Harris","given":"Natalie M."},{"family":"Chaku","given":"Natasha"},{"family":"MacSweeney","given":"Niamh"},{"family":"Guazzelli Williamson","given":"Victoria"},{"family":"Scheuplein","given":"Maximilian"},{"family":"Feola","given":"Brandee"},{"family":"Cardenas-Iniguez","given":"Carlos"},{"family":"Demir-Lira","given":"Ece"},{"family":"McNeilly","given":"Elizabeth A."},{"family":"Huffman","given":"Landry Goodgame"},{"family":"Whitmore","given":"Lucy"},{"family":"Michalska","given":"Kalina J."},{"family":"Damme","given":"Katherine SF"},{"family":"Rakesh","given":"Divyangana"},{"family":"Mills","given":"Kathryn L."}],"issued":{"date-parts":[["2022",5,20]]},"citation-key":"saragosa-harrisPracticalGuideResearchers2022"}}],"schema":"https://github.com/citation-style-language/schema/raw/master/csl-citation.json"} </w:instrText>
      </w:r>
      <w:r>
        <w:rPr>
          <w:color w:val="000000" w:themeColor="text1"/>
        </w:rPr>
        <w:fldChar w:fldCharType="separate"/>
      </w:r>
      <w:r w:rsidR="00FC0E79">
        <w:rPr>
          <w:noProof/>
          <w:color w:val="000000" w:themeColor="text1"/>
        </w:rPr>
        <w:t>(Saragosa-Harris et al., 2022)</w:t>
      </w:r>
      <w:r>
        <w:rPr>
          <w:color w:val="000000" w:themeColor="text1"/>
        </w:rPr>
        <w:fldChar w:fldCharType="end"/>
      </w:r>
      <w:r>
        <w:rPr>
          <w:color w:val="000000" w:themeColor="text1"/>
        </w:rPr>
        <w:t xml:space="preserve">. </w:t>
      </w:r>
      <w:r w:rsidRPr="00A01D23">
        <w:t xml:space="preserve">The data utilized in this thesis is sourced from the ABCD Data Release 5.1 </w:t>
      </w:r>
      <w:r w:rsidRPr="00B47D2A">
        <w:fldChar w:fldCharType="begin"/>
      </w:r>
      <w:r w:rsidR="006E215B">
        <w:instrText xml:space="preserve"> ADDIN ZOTERO_ITEM CSL_CITATION {"citationID":"7QbLcgs5","properties":{"formattedCitation":"(Haist &amp; Jernigan, 2023)","plainCitation":"(Haist &amp; Jernigan, 2023)","noteIndex":0},"citationItems":[{"id":4369,"uris":["http://zotero.org/users/13126831/items/GWLC2QAL"],"itemData":{"id":4369,"type":"article-journal","abstract":"The ABCD Curated Data Release 5.1 addresses data quality issues discovered after the Release 5.0. For a detailed description of these changes and all of the measures included in this release, visit the 5.1 release notes available at https://wiki.abcdstudy.org/release-notes/start-page.html. Release 5.1 includes high-quality baseline and longitudinal data from ~11,880 research participants, including minimally processed brain image volumes and tabulated structural MRI, diffusion MRI, resting-state fMRI, and task fMRI results, as well as all non-imaging assessment data from the genetics, mental health, physical health, neurocognition, substance use, novel technology, culture &amp; environment, gender identity and sexual health workgroups, and linked external data. Data from associated substudies are also included (Social Development, Endocannabinoids, Hurricane Irma). Raw data are available for the neurocognitive and task fMRI studies, and selected data from the physical health and substance use domains. For neuroimaging assessments, this release contains all baseline and 2-year follow-up data, and about half of the 4-year follow-up data. For non-imaging assessments, this release contains complete data from the baseline, 6-month, 1-year, 18-month, 2-year, 30-month, and 3-year follow-up visits, and about half of the cohort for the 4-year and 42-month follow-up visits.","DOI":"10.15154/Z563-ZD24","note":"publisher: NIMH Data Repositories","source":"DOI.org (Datacite)","title":"Adolescent Brain Cognitive Development Study (ABCD) - Annual Release 5.1","URL":"https://nda.nih.gov/study.html?id=2313","author":[{"family":"Haist","given":"Frank"},{"family":"Jernigan","given":"Terry L."}],"contributor":[{"family":"SA","given":"Brown"},{"family":"AM","given":"Dale"},{"family":"S","given":"Tapert"},{"family":"ES","given":"Sowell"},{"family":"M","given":"Herting"},{"family":"A","given":"Laird"},{"family":"R","given":"Gonzalez"},{"family":"L","given":"Squeglia"},{"family":"K","given":"Gray"},{"family":"MP","given":"Paulus"},{"family":"R","given":"Aupperle"},{"family":"SW","given":"Feldstein Ewing"},{"family":"BJ","given":"Nagel"},{"family":"DA","given":"Fair"},{"family":"F","given":"Baker"},{"family":"IM","given":"Colrain"},{"family":"SY","given":"Bookheimer"},{"family":"M","given":"Dapretto"},{"family":"J","given":"Jacobus"},{"family":"JK","given":"Hewitt"},{"family":"MT","given":"Banich"},{"family":"LB","given":"Cottler"},{"family":"SJ","given":"Nixon"},{"family":"TM","given":"Ernst"},{"family":"L","given":"Chang"},{"family":"MM","given":"Heitzeg"},{"family":"C","given":"Sripada"},{"family":"MM","given":"Luciana"},{"family":"WG","given":"Iacono"},{"family":"DB","given":"Clark"},{"family":"B","given":"Luna"},{"family":"J","given":"Foxe"},{"family":"E","given":"Freedman"},{"family":"DA","given":"Yurgelun-Todd"},{"family":"PF","given":"Renshaw"},{"family":"A","given":"Potter"},{"family":"HP","given":"Garavan"},{"family":"K","given":"Lisdahl"},{"family":"C","given":"Larson"},{"family":"JM","given":"Bjork"},{"family":"MC","given":"Neale"},{"family":"AC","given":"Heath"},{"family":"DM","given":"Barch"},{"family":"PA","given":"Madden"},{"family":"BJ","given":""},{"family":"A","given":"Baskin-Sommers"},{"family":"D","given":"Gee"}],"accessed":{"date-parts":[["2025",4,9]]},"issued":{"date-parts":[["2023",12]]},"citation-key":"haistAdolescentBrainCognitive2023"}}],"schema":"https://github.com/citation-style-language/schema/raw/master/csl-citation.json"} </w:instrText>
      </w:r>
      <w:r w:rsidRPr="00B47D2A">
        <w:fldChar w:fldCharType="separate"/>
      </w:r>
      <w:r w:rsidR="00FC0E79">
        <w:t>(Haist &amp; Jernigan, 2023)</w:t>
      </w:r>
      <w:r w:rsidRPr="00B47D2A">
        <w:fldChar w:fldCharType="end"/>
      </w:r>
      <w:r w:rsidRPr="00A01D23">
        <w:t xml:space="preserve">. </w:t>
      </w:r>
      <w:r w:rsidRPr="00B47D2A">
        <w:t xml:space="preserve">To ensure consistency in data </w:t>
      </w:r>
      <w:r>
        <w:t>analysis</w:t>
      </w:r>
      <w:r w:rsidRPr="00B47D2A">
        <w:t xml:space="preserve">, </w:t>
      </w:r>
      <w:r>
        <w:t>this thesis utilizes only</w:t>
      </w:r>
      <w:r w:rsidRPr="00B47D2A">
        <w:t xml:space="preserve"> the year two follow-up time point, as it provided the most comprehensive available </w:t>
      </w:r>
      <w:r>
        <w:t xml:space="preserve">data </w:t>
      </w:r>
      <w:r w:rsidRPr="00B47D2A">
        <w:t>across all</w:t>
      </w:r>
      <w:r>
        <w:t xml:space="preserve"> key</w:t>
      </w:r>
      <w:r w:rsidRPr="00B47D2A">
        <w:t xml:space="preserve"> variables of interest, including</w:t>
      </w:r>
      <w:r>
        <w:t xml:space="preserve">, neuroimaging </w:t>
      </w:r>
      <w:r w:rsidRPr="00B47D2A">
        <w:t>data and questionnaire responses.</w:t>
      </w:r>
      <w:r>
        <w:rPr>
          <w:color w:val="000000" w:themeColor="text1"/>
        </w:rPr>
        <w:t xml:space="preserve"> </w:t>
      </w:r>
    </w:p>
    <w:p w14:paraId="605BFE99" w14:textId="3130C26B" w:rsidR="003E7D87" w:rsidRDefault="003E7D87" w:rsidP="003E7D87">
      <w:pPr>
        <w:rPr>
          <w:color w:val="92D050"/>
        </w:rPr>
      </w:pPr>
      <w:r>
        <w:rPr>
          <w:color w:val="92D050"/>
        </w:rPr>
        <w:t xml:space="preserve">REK stuff </w:t>
      </w:r>
      <w:proofErr w:type="spellStart"/>
      <w:r>
        <w:rPr>
          <w:color w:val="92D050"/>
        </w:rPr>
        <w:t>hereeeee</w:t>
      </w:r>
      <w:proofErr w:type="spellEnd"/>
      <w:r>
        <w:rPr>
          <w:color w:val="92D050"/>
        </w:rPr>
        <w:t xml:space="preserve"> and ethical considerations</w:t>
      </w:r>
      <w:r w:rsidR="001935E8">
        <w:rPr>
          <w:color w:val="92D050"/>
        </w:rPr>
        <w:t xml:space="preserve"> informed consent </w:t>
      </w:r>
    </w:p>
    <w:p w14:paraId="3493D9C7" w14:textId="77777777" w:rsidR="00F40208" w:rsidRPr="00D2005B" w:rsidRDefault="00F40208" w:rsidP="003E7D87"/>
    <w:p w14:paraId="4443112B" w14:textId="77777777" w:rsidR="003E7D87" w:rsidRDefault="003E7D87" w:rsidP="003E7D87">
      <w:pPr>
        <w:pStyle w:val="Style3"/>
      </w:pPr>
      <w:bookmarkStart w:id="27" w:name="_Toc194515206"/>
      <w:bookmarkStart w:id="28" w:name="_Toc197292348"/>
      <w:r w:rsidRPr="00ED3E68">
        <w:t>Structural</w:t>
      </w:r>
      <w:r>
        <w:t xml:space="preserve"> MRI</w:t>
      </w:r>
      <w:bookmarkEnd w:id="27"/>
      <w:bookmarkEnd w:id="28"/>
    </w:p>
    <w:p w14:paraId="5BF67370" w14:textId="1C39BB9F" w:rsidR="003E7D87" w:rsidRDefault="003E7D87" w:rsidP="003E7D87">
      <w:pPr>
        <w:rPr>
          <w:rStyle w:val="apple-converted-space"/>
          <w:rFonts w:ascii="-webkit-standard" w:eastAsiaTheme="majorEastAsia" w:hAnsi="-webkit-standard"/>
          <w:color w:val="000000"/>
          <w:sz w:val="27"/>
          <w:szCs w:val="27"/>
        </w:rPr>
      </w:pPr>
      <w:r>
        <w:t xml:space="preserve">The </w:t>
      </w:r>
      <w:r w:rsidRPr="00587B7E">
        <w:t>ABCD</w:t>
      </w:r>
      <w:r>
        <w:t xml:space="preserve"> study collects MRI data from three different scanner platforms located </w:t>
      </w:r>
      <w:r w:rsidRPr="00587B7E">
        <w:t xml:space="preserve">at 21 </w:t>
      </w:r>
      <w:r>
        <w:t>collection sites across the U</w:t>
      </w:r>
      <w:r w:rsidR="009713BB">
        <w:t>nited States</w:t>
      </w:r>
      <w:r>
        <w:rPr>
          <w:rFonts w:eastAsiaTheme="majorEastAsia"/>
        </w:rPr>
        <w:t xml:space="preserve">: </w:t>
      </w:r>
      <w:r w:rsidRPr="00587B7E">
        <w:t>Siemens Prisma, General Electric 750, and Philips scanners</w:t>
      </w:r>
      <w:r>
        <w:t xml:space="preserve"> </w:t>
      </w:r>
      <w:r w:rsidRPr="00587B7E">
        <w:fldChar w:fldCharType="begin"/>
      </w:r>
      <w:r w:rsidR="006E215B">
        <w:instrText xml:space="preserve"> ADDIN ZOTERO_ITEM CSL_CITATION {"citationID":"QVcbd9WT","properties":{"formattedCitation":"(Casey et al., 2018)","plainCitation":"(Casey et al., 2018)","noteIndex":0},"citationItems":[{"id":4328,"uris":["http://zotero.org/users/13126831/items/HG85F43Q"],"itemData":{"id":4328,"type":"article-journal","abstract":"The ABCD study is recruiting and following the brain development and health of over 10,000 9-10 year olds through adolescence. The imaging component of the study was developed by the ABCD Data Analysis and Informatics Center (DAIC) and the ABCD Imaging Acquisition Workgroup. Imaging methods and assessments were selected, optimized and harmonized across all 21 sites to measure brain structure and function relevant to adolescent development and addiction. This article provides an overview of the imaging procedures of the ABCD study, the basis for their selection and preliminary quality assurance and results that provide evidence for the feasibility and age-appropriateness of procedures and generalizability of findings to the existent literature.","container-title":"Developmental Cognitive Neuroscience","DOI":"10.1016/j.dcn.2018.03.001","ISSN":"1878-9307","journalAbbreviation":"Dev Cogn Neurosci","language":"eng","note":"PMID: 29567376\nPMCID: PMC5999559","page":"43-54","source":"PubMed","title":"The Adolescent Brain Cognitive Development (ABCD) study: Imaging acquisition across 21 sites","title-short":"The Adolescent Brain Cognitive Development (ABCD) study","volume":"32","author":[{"family":"Casey","given":""},{"family":"Cannonier","given":"Tariq"},{"family":"Conley","given":"May I."},{"family":"Cohen","given":"Alexandra O."},{"family":"Barch","given":"Deanna M."},{"family":"Heitzeg","given":"Mary M."},{"family":"Soules","given":"Mary E."},{"family":"Teslovich","given":"Theresa"},{"family":"Dellarco","given":"Danielle V."},{"family":"Garavan","given":"Hugh"},{"family":"Orr","given":"Catherine A."},{"family":"Wager","given":"Tor D."},{"family":"Banich","given":"Marie T."},{"family":"Speer","given":"Nicole K."},{"family":"Sutherland","given":"Matthew T."},{"family":"Riedel","given":"Michael C."},{"family":"Dick","given":"Anthony S."},{"family":"Bjork","given":"James M."},{"family":"Thomas","given":"Kathleen M."},{"family":"Chaarani","given":"Bader"},{"family":"Mejia","given":"Margie H."},{"family":"Hagler","given":"Donald J."},{"family":"Daniela Cornejo","given":"M."},{"family":"Sicat","given":"Chelsea S."},{"family":"Harms","given":"Michael P."},{"family":"Dosenbach","given":"Nico U. F."},{"family":"Rosenberg","given":"Monica"},{"family":"Earl","given":"Eric"},{"family":"Bartsch","given":"Hauke"},{"family":"Watts","given":"Richard"},{"family":"Polimeni","given":"Jonathan R."},{"family":"Kuperman","given":"Joshua M."},{"family":"Fair","given":"Damien A."},{"family":"Dale","given":"Anders M."},{"literal":"ABCD Imaging Acquisition Workgroup"}],"issued":{"date-parts":[["2018",8]]},"citation-key":"caseyAdolescentBrainCognitive2018"}}],"schema":"https://github.com/citation-style-language/schema/raw/master/csl-citation.json"} </w:instrText>
      </w:r>
      <w:r w:rsidRPr="00587B7E">
        <w:fldChar w:fldCharType="separate"/>
      </w:r>
      <w:r w:rsidR="00FC0E79">
        <w:t>(Casey et al., 2018)</w:t>
      </w:r>
      <w:r w:rsidRPr="00587B7E">
        <w:fldChar w:fldCharType="end"/>
      </w:r>
      <w:r w:rsidRPr="00587B7E">
        <w:t>.</w:t>
      </w:r>
      <w:r w:rsidRPr="00587B7E">
        <w:rPr>
          <w:rFonts w:eastAsiaTheme="majorEastAsia"/>
        </w:rPr>
        <w:t xml:space="preserve"> </w:t>
      </w:r>
      <w:r w:rsidRPr="00587B7E">
        <w:t>T1-weighted</w:t>
      </w:r>
      <w:r>
        <w:t xml:space="preserve"> (T1w)</w:t>
      </w:r>
      <w:r w:rsidRPr="00587B7E">
        <w:t xml:space="preserve"> images</w:t>
      </w:r>
      <w:r>
        <w:t xml:space="preserve"> are </w:t>
      </w:r>
      <w:r w:rsidRPr="00587B7E">
        <w:t>acquired using a 3D T1</w:t>
      </w:r>
      <w:r>
        <w:t>w</w:t>
      </w:r>
      <w:r w:rsidRPr="00587B7E">
        <w:t xml:space="preserve"> inversion-prepared RF-spoiled gradient echo sequence with 1 mm isotropic resolution</w:t>
      </w:r>
      <w:r>
        <w:t xml:space="preserve"> </w:t>
      </w:r>
      <w:r>
        <w:fldChar w:fldCharType="begin"/>
      </w:r>
      <w:r w:rsidR="006E215B">
        <w:instrText xml:space="preserve"> ADDIN ZOTERO_ITEM CSL_CITATION {"citationID":"4YOeHfQy","properties":{"formattedCitation":"(Casey et al., 2018)","plainCitation":"(Casey et al., 2018)","noteIndex":0},"citationItems":[{"id":4328,"uris":["http://zotero.org/users/13126831/items/HG85F43Q"],"itemData":{"id":4328,"type":"article-journal","abstract":"The ABCD study is recruiting and following the brain development and health of over 10,000 9-10 year olds through adolescence. The imaging component of the study was developed by the ABCD Data Analysis and Informatics Center (DAIC) and the ABCD Imaging Acquisition Workgroup. Imaging methods and assessments were selected, optimized and harmonized across all 21 sites to measure brain structure and function relevant to adolescent development and addiction. This article provides an overview of the imaging procedures of the ABCD study, the basis for their selection and preliminary quality assurance and results that provide evidence for the feasibility and age-appropriateness of procedures and generalizability of findings to the existent literature.","container-title":"Developmental Cognitive Neuroscience","DOI":"10.1016/j.dcn.2018.03.001","ISSN":"1878-9307","journalAbbreviation":"Dev Cogn Neurosci","language":"eng","note":"PMID: 29567376\nPMCID: PMC5999559","page":"43-54","source":"PubMed","title":"The Adolescent Brain Cognitive Development (ABCD) study: Imaging acquisition across 21 sites","title-short":"The Adolescent Brain Cognitive Development (ABCD) study","volume":"32","author":[{"family":"Casey","given":""},{"family":"Cannonier","given":"Tariq"},{"family":"Conley","given":"May I."},{"family":"Cohen","given":"Alexandra O."},{"family":"Barch","given":"Deanna M."},{"family":"Heitzeg","given":"Mary M."},{"family":"Soules","given":"Mary E."},{"family":"Teslovich","given":"Theresa"},{"family":"Dellarco","given":"Danielle V."},{"family":"Garavan","given":"Hugh"},{"family":"Orr","given":"Catherine A."},{"family":"Wager","given":"Tor D."},{"family":"Banich","given":"Marie T."},{"family":"Speer","given":"Nicole K."},{"family":"Sutherland","given":"Matthew T."},{"family":"Riedel","given":"Michael C."},{"family":"Dick","given":"Anthony S."},{"family":"Bjork","given":"James M."},{"family":"Thomas","given":"Kathleen M."},{"family":"Chaarani","given":"Bader"},{"family":"Mejia","given":"Margie H."},{"family":"Hagler","given":"Donald J."},{"family":"Daniela Cornejo","given":"M."},{"family":"Sicat","given":"Chelsea S."},{"family":"Harms","given":"Michael P."},{"family":"Dosenbach","given":"Nico U. F."},{"family":"Rosenberg","given":"Monica"},{"family":"Earl","given":"Eric"},{"family":"Bartsch","given":"Hauke"},{"family":"Watts","given":"Richard"},{"family":"Polimeni","given":"Jonathan R."},{"family":"Kuperman","given":"Joshua M."},{"family":"Fair","given":"Damien A."},{"family":"Dale","given":"Anders M."},{"literal":"ABCD Imaging Acquisition Workgroup"}],"issued":{"date-parts":[["2018",8]]},"citation-key":"caseyAdolescentBrainCognitive2018"}}],"schema":"https://github.com/citation-style-language/schema/raw/master/csl-citation.json"} </w:instrText>
      </w:r>
      <w:r>
        <w:fldChar w:fldCharType="separate"/>
      </w:r>
      <w:r w:rsidR="00FC0E79">
        <w:rPr>
          <w:noProof/>
        </w:rPr>
        <w:t>(Casey et al., 2018)</w:t>
      </w:r>
      <w:r>
        <w:fldChar w:fldCharType="end"/>
      </w:r>
      <w:r>
        <w:rPr>
          <w:color w:val="4C94D8" w:themeColor="text2" w:themeTint="80"/>
        </w:rPr>
        <w:t xml:space="preserve">. </w:t>
      </w:r>
      <w:r w:rsidRPr="00587B7E">
        <w:t xml:space="preserve">Prospective motion correction </w:t>
      </w:r>
      <w:r>
        <w:t>is</w:t>
      </w:r>
      <w:r w:rsidRPr="00587B7E">
        <w:t xml:space="preserve"> applied when available (currently only on Siemens and GE scanners;</w:t>
      </w:r>
      <w:r>
        <w:t xml:space="preserve"> </w:t>
      </w:r>
      <w:r w:rsidRPr="00433338">
        <w:rPr>
          <w:color w:val="000000" w:themeColor="text1"/>
        </w:rPr>
        <w:fldChar w:fldCharType="begin"/>
      </w:r>
      <w:r w:rsidR="006E215B">
        <w:rPr>
          <w:color w:val="000000" w:themeColor="text1"/>
        </w:rPr>
        <w:instrText xml:space="preserve"> ADDIN ZOTERO_ITEM CSL_CITATION {"citationID":"i2O93t58","properties":{"formattedCitation":"(Tisdall et al., 2012; White et al., 2010)","plainCitation":"(Tisdall et al., 2012; White et al., 2010)","noteIndex":0},"citationItems":[{"id":4402,"uris":["http://zotero.org/users/13126831/items/P39INWKA"],"itemData":{"id":4402,"type":"article-journal","abstract":"We introduce a novel method of prospectively compensating for subject motion in neuroanatomical imaging. Short three‐dimensional echo‐planar imaging volumetric navigators are embedded in a long three‐dimensional sequence, and the resulting image volumes are registered to provide an estimate of the subject's location in the scanner at a cost of less than 500 ms, </w:instrText>
      </w:r>
      <w:r w:rsidR="006E215B">
        <w:rPr>
          <w:rFonts w:ascii="Cambria Math" w:hAnsi="Cambria Math" w:cs="Cambria Math"/>
          <w:color w:val="000000" w:themeColor="text1"/>
        </w:rPr>
        <w:instrText>∼</w:instrText>
      </w:r>
      <w:r w:rsidR="006E215B">
        <w:rPr>
          <w:color w:val="000000" w:themeColor="text1"/>
        </w:rPr>
        <w:instrText xml:space="preserve"> 1% change in contrast, and </w:instrText>
      </w:r>
      <w:r w:rsidR="006E215B">
        <w:rPr>
          <w:rFonts w:ascii="Cambria Math" w:hAnsi="Cambria Math" w:cs="Cambria Math"/>
          <w:color w:val="000000" w:themeColor="text1"/>
        </w:rPr>
        <w:instrText>∼</w:instrText>
      </w:r>
      <w:r w:rsidR="006E215B">
        <w:rPr>
          <w:color w:val="000000" w:themeColor="text1"/>
        </w:rPr>
        <w:instrText xml:space="preserve">3% change in intensity. This time fits well into the existing gaps in sequences routinely used for neuroimaging, thus giving a motion‐corrected sequence with no extra time required. We also demonstrate motion‐driven selective reacquisition of k‐space to further compensate for subject motion. We perform multiple validation experiments to evaluate accuracy, navigator impact on tissue intensity/contrast, and the improvement in final output. The complete system operates without adding additional hardware to the scanner and requires no external calibration, making it suitable for high‐throughput environments. Magn Reson Med, 2012. © 2011 Wiley Periodicals, Inc.","container-title":"Magnetic Resonance Medicine","DOI":"10.1002/mrm.23228","ISSN":"0740-3194","issue":"2","journalAbbreviation":"MAGN RESON MED","note":"publisher-place: Hoboken\npublisher: Hoboken: Wiley Subscription Services, Inc., A Wiley Company","page":"389-399","title":"Volumetric navigators for prospective motion correction and selective reacquisition in neuroanatomical MRI","volume":"68","author":[{"family":"Tisdall","given":"M. Dylan"},{"family":"Hess","given":"Aaron T."},{"family":"Reuter","given":"Martin"},{"family":"Meintjes","given":"Ernesta M."},{"family":"Fischl","given":"Bruce"},{"family":"Kouwe","given":"André J. W.","non-dropping-particle":"van der"}],"issued":{"date-parts":[["2012"]]},"citation-key":"tisdallVolumetricNavigatorsProspective2012"},"label":"page"},{"id":4403,"uris":["http://zotero.org/users/13126831/items/HM9K59S3"],"itemData":{"id":4403,"type":"article-journal","abstract":"Artifacts caused by patient motion during scanning remain a serious problem in most MRI applications. The prospective motion correction technique attempts to address this problem at its source by keeping the measurement coordinate system fixed with respect to the patient throughout the entire scan process. In this study, a new image‐based approach for prospective motion correction is described, which utilizes three orthogonal two‐dimensional spiral navigator acquisitions, along with a flexible image‐based tracking method based on the extended Kalman filter algorithm for online motion measurement. The spiral navigator/extended Kalman filter framework offers the advantages of image‐domain tracking within patient‐specific regions‐of‐interest and reduced sensitivity to off‐resonance‐induced corruption of rigid‐body motion estimates. The performance of the method was tested using offline computer simulations and online in vivo head motion experiments. In vivo validation results covering a broad range of staged head motions indicate a steady‐state error of less than 10% of the motion magnitude, even for large compound motions that included rotations over 15 deg. A preliminary in vivo application in three‐dimensional inversion recovery spoiled gradient echo (IR‐SPGR) and three‐dimensional fast spin echo (FSE) sequences demonstrates the effectiveness of the spiral navigator/extended Kalman filter framework for correcting three‐dimensional rigid‐body head motion artifacts prospectively in high‐resolution three‐dimensional MRI scans. Magn Reson Med, 2010. © 2009 Wiley‐Liss, Inc.","container-title":"Magn. Reson. Med","DOI":"10.1002/mrm.22176","ISSN":"0740-3194","issue":"1","journalAbbreviation":"MAGN RESON MED","note":"publisher-place: Hoboken\npublisher: Hoboken: Wiley Subscription Services, Inc., A Wiley Company","page":"91-105","title":"PROMO: Real-time prospective motion correction in MRI using image-based tracking","volume":"63","author":[{"family":"White","given":"Nathan"},{"family":"Roddey","given":"Cooper"},{"family":"Shankaranarayanan","given":"Ajit"},{"family":"Han","given":"Eric"},{"family":"Rettmann","given":"Dan"},{"family":"Santos","given":"Juan"},{"family":"Kuperman","given":"Josh"},{"family":"Dale","given":"Anders"}],"issued":{"date-parts":[["2010"]]},"citation-key":"whitePROMORealtimeProspective2010"},"label":"page"}],"schema":"https://github.com/citation-style-language/schema/raw/master/csl-citation.json"} </w:instrText>
      </w:r>
      <w:r w:rsidRPr="00433338">
        <w:rPr>
          <w:color w:val="000000" w:themeColor="text1"/>
        </w:rPr>
        <w:fldChar w:fldCharType="separate"/>
      </w:r>
      <w:r w:rsidR="00FC0E79">
        <w:rPr>
          <w:noProof/>
          <w:color w:val="000000" w:themeColor="text1"/>
        </w:rPr>
        <w:t>(Tisdall et al., 2012; White et al., 2010)</w:t>
      </w:r>
      <w:r w:rsidRPr="00433338">
        <w:rPr>
          <w:color w:val="000000" w:themeColor="text1"/>
        </w:rPr>
        <w:fldChar w:fldCharType="end"/>
      </w:r>
      <w:r>
        <w:rPr>
          <w:color w:val="000000" w:themeColor="text1"/>
        </w:rPr>
        <w:t>)</w:t>
      </w:r>
      <w:r w:rsidRPr="00433338">
        <w:rPr>
          <w:color w:val="000000" w:themeColor="text1"/>
        </w:rPr>
        <w:t>. The</w:t>
      </w:r>
      <w:r w:rsidRPr="00433338">
        <w:rPr>
          <w:rFonts w:eastAsiaTheme="majorEastAsia"/>
          <w:color w:val="000000" w:themeColor="text1"/>
        </w:rPr>
        <w:t> </w:t>
      </w:r>
      <w:r w:rsidRPr="00587B7E">
        <w:rPr>
          <w:rFonts w:eastAsiaTheme="majorEastAsia"/>
        </w:rPr>
        <w:t>Siemens </w:t>
      </w:r>
      <w:r w:rsidRPr="00587B7E">
        <w:t xml:space="preserve">scanner, acquisition parameters </w:t>
      </w:r>
      <w:r>
        <w:t>are</w:t>
      </w:r>
      <w:r w:rsidRPr="00587B7E">
        <w:t xml:space="preserve"> TR = 2500 </w:t>
      </w:r>
      <w:proofErr w:type="spellStart"/>
      <w:r w:rsidRPr="00587B7E">
        <w:t>ms</w:t>
      </w:r>
      <w:proofErr w:type="spellEnd"/>
      <w:r w:rsidRPr="00587B7E">
        <w:t xml:space="preserve">, TE = 2.88 </w:t>
      </w:r>
      <w:proofErr w:type="spellStart"/>
      <w:r w:rsidRPr="00587B7E">
        <w:t>ms</w:t>
      </w:r>
      <w:proofErr w:type="spellEnd"/>
      <w:r w:rsidRPr="00587B7E">
        <w:t xml:space="preserve">, TI = 1060 </w:t>
      </w:r>
      <w:proofErr w:type="spellStart"/>
      <w:r w:rsidRPr="00587B7E">
        <w:t>ms</w:t>
      </w:r>
      <w:proofErr w:type="spellEnd"/>
      <w:r w:rsidRPr="00587B7E">
        <w:t>, flip angle = 8°, with a 256 × 256 matrix, 176 slices, and a 256 mm FOV (acquisition time ~6:08). The</w:t>
      </w:r>
      <w:r w:rsidRPr="00587B7E">
        <w:rPr>
          <w:rFonts w:eastAsiaTheme="majorEastAsia"/>
        </w:rPr>
        <w:t> Philips </w:t>
      </w:r>
      <w:r w:rsidRPr="00587B7E">
        <w:t xml:space="preserve">scanner used TR = 6.6 </w:t>
      </w:r>
      <w:proofErr w:type="spellStart"/>
      <w:r w:rsidRPr="00587B7E">
        <w:t>ms</w:t>
      </w:r>
      <w:proofErr w:type="spellEnd"/>
      <w:r w:rsidRPr="00587B7E">
        <w:t xml:space="preserve">, TE = 3.1 </w:t>
      </w:r>
      <w:proofErr w:type="spellStart"/>
      <w:r w:rsidRPr="00587B7E">
        <w:t>ms</w:t>
      </w:r>
      <w:proofErr w:type="spellEnd"/>
      <w:r w:rsidRPr="00587B7E">
        <w:t xml:space="preserve">, TI = 950 </w:t>
      </w:r>
      <w:proofErr w:type="spellStart"/>
      <w:r w:rsidRPr="00587B7E">
        <w:t>ms</w:t>
      </w:r>
      <w:proofErr w:type="spellEnd"/>
      <w:r w:rsidRPr="00587B7E">
        <w:t xml:space="preserve">, flip angle = 9°, matrix size 256 × 256, 225 slices, and a FOV </w:t>
      </w:r>
      <w:r w:rsidRPr="00587B7E">
        <w:lastRenderedPageBreak/>
        <w:t xml:space="preserve">of 256 × 240 mm (acquisition time ~5:38). </w:t>
      </w:r>
      <w:r>
        <w:t xml:space="preserve">And, </w:t>
      </w:r>
      <w:r w:rsidRPr="00587B7E">
        <w:t>the</w:t>
      </w:r>
      <w:r w:rsidRPr="00587B7E">
        <w:rPr>
          <w:rFonts w:eastAsiaTheme="majorEastAsia"/>
        </w:rPr>
        <w:t> GE </w:t>
      </w:r>
      <w:r w:rsidRPr="00587B7E">
        <w:t xml:space="preserve">scanner, parameters included TR = 2500 </w:t>
      </w:r>
      <w:proofErr w:type="spellStart"/>
      <w:r w:rsidRPr="00587B7E">
        <w:t>ms</w:t>
      </w:r>
      <w:proofErr w:type="spellEnd"/>
      <w:r w:rsidRPr="00587B7E">
        <w:t xml:space="preserve">, TE = 2.0 </w:t>
      </w:r>
      <w:proofErr w:type="spellStart"/>
      <w:r w:rsidRPr="00587B7E">
        <w:t>ms</w:t>
      </w:r>
      <w:proofErr w:type="spellEnd"/>
      <w:r w:rsidRPr="00587B7E">
        <w:t xml:space="preserve">, TI = 1060 </w:t>
      </w:r>
      <w:proofErr w:type="spellStart"/>
      <w:r w:rsidRPr="00587B7E">
        <w:t>ms</w:t>
      </w:r>
      <w:proofErr w:type="spellEnd"/>
      <w:r w:rsidRPr="00587B7E">
        <w:t>, flip angle = 8°, with 208 slices and the same resolution and matrix size (acquisition time ~6:09).</w:t>
      </w:r>
      <w:r>
        <w:rPr>
          <w:rStyle w:val="apple-converted-space"/>
          <w:rFonts w:ascii="-webkit-standard" w:eastAsiaTheme="majorEastAsia" w:hAnsi="-webkit-standard"/>
          <w:color w:val="000000"/>
          <w:sz w:val="27"/>
          <w:szCs w:val="27"/>
        </w:rPr>
        <w:t> </w:t>
      </w:r>
    </w:p>
    <w:p w14:paraId="18B78135" w14:textId="766E66B8" w:rsidR="003E7D87" w:rsidRPr="0026398E" w:rsidRDefault="003E7D87" w:rsidP="003E7D87">
      <w:pPr>
        <w:ind w:firstLine="720"/>
        <w:rPr>
          <w:rFonts w:eastAsiaTheme="majorEastAsia"/>
        </w:rPr>
      </w:pPr>
      <w:r w:rsidRPr="004D5907">
        <w:t>The ABCD MRI acquisition protocol utilizes high-density phased array head coils, which can lead to significant variations</w:t>
      </w:r>
      <w:r w:rsidRPr="004B61AF">
        <w:t xml:space="preserve"> in image intensity. Additionally, head motion presents a significant challenge—especially in pediatric populations, where increased movement is more common—since it can degrade image quality and distort derived metrics </w:t>
      </w:r>
      <w:r>
        <w:fldChar w:fldCharType="begin"/>
      </w:r>
      <w:r w:rsidR="006E215B">
        <w:instrText xml:space="preserve"> ADDIN ZOTERO_ITEM CSL_CITATION {"citationID":"njRJpouk","properties":{"formattedCitation":"(Reuter et al., 2015; Satterthwaite et al., 2012)","plainCitation":"(Reuter et al., 2015; Satterthwaite et al., 2012)","noteIndex":0},"citationItems":[{"id":4406,"uris":["http://zotero.org/users/13126831/items/XAAIV3UR"],"itemData":{"id":4406,"type":"article-journal","abstract":"Imaging biomarkers derived from magnetic resonance imaging (MRI) data are used to quantify normal development, disease, and the effects of disease-modifying therapies. However, motion during image acquisition introduces image artifacts that, in turn, affect derived markers. A systematic effect can be problematic since factors of interest like age, disease, and treatment are often correlated with both a structural change and the amount of head motion in the scanner, confounding the ability to distinguish biology from artifact. Here we evaluate the effect of head motion during image acquisition on morphometric estimates of structures in the human brain using several popular image analysis software packages (FreeSurfer 5.3, VBM8 SPM, and FSL Siena 5.0.7). Within-session repeated T1-weighted MRIs were collected on 12 healthy volunteers while performing different motion tasks, including two still scans. We show that volume and thickness estimates of the cortical gray matter are biased by head motion with an average apparent volume loss of roughly 0.7%/mm/min of subject motion. Effects vary across regions and remain significant after excluding scans that fail a rigorous quality check. In view of these results, the interpretation of reported morphometric effects of movement disorders or other conditions with increased motion tendency may need to be revisited: effects may be overestimated when not controlling for head motion. Furthermore, drug studies with hypnotic, sedative, tranquilizing, or neuromuscular-blocking substances may contain spurious \"effects\" of reduced atrophy or brain growth simply because they affect motion distinct from true effects of the disease or therapeutic process.","container-title":"Neuroimage","DOI":"10.1016/j.neuroimage.2014.12.006","ISSN":"1053-8119","journalAbbreviation":"NEUROIMAGE","note":"publisher-place: SAN DIEGO\npublisher: SAN DIEGO: Elsevier","page":"107-115","title":"Head motion during MRI acquisition reduces gray matter volume and thickness estimates","volume":"107","author":[{"family":"Reuter","given":"Martin"},{"family":"Tisdall","given":"M. Dylan"},{"family":"Qureshi","given":"Abid"},{"family":"Buckner","given":"Randy L."},{"family":"Kouwe","given":"Andre J. W.","non-dropping-particle":"van der"},{"family":"Fischl","given":"Bruce"}],"issued":{"date-parts":[["2015"]]},"citation-key":"reuterHeadMotionMRI2015"},"label":"page"},{"id":4407,"uris":["http://zotero.org/users/13126831/items/74USG7QA"],"itemData":{"id":4407,"type":"article-journal","abstract":"It has recently been reported (Van Dijk et al., 2011) that in-scanner head motion can have a substantial impact on MRI measurements of resting-state functional connectivity. This finding may be of particular relevance for studies of neurodevelopment in youth, confounding analyses to the extent that motion and subject age are related. Furthermore, while Van Dijk et al. demonstrated the effect of motion on seed-based connectivity analyses, it is not known how motion impacts other common measures of connectivity. Here we expand on the findings of Van Dijk et al. by examining the effect of motion on multiple types of resting-state connectivity analyses in a large sample of children and adolescents (n=456). Following replication of the effect of motion on seed-based analyses, we examine the influence of motion on graphical measures of network modularity, dual-regression of independent component analysis, as well as the amplitude and fractional amplitude of low frequency fluctuation. In the entire sample, subject age was highly related to motion. Using a subsample where age and motion were unrelated, we demonstrate that motion has marked effects on connectivity in every analysis examined. While subject age was associated with increased within-network connectivity even when motion was accounted for, controlling for motion substantially attenuated the strength of this relationship. The results demonstrate the pervasive influence of motion on multiple types functional connectivity analysis, and underline the importance of accounting for motion in studies of neurodevelopment.\n► In children and adolescents, motion and age are highly related. ► Motion impacts multiple common measures of functional connectivity. ► Failure to account for motion may inflate estimates of the effect of age.","container-title":"Neuroimage","DOI":"10.1016/j.neuroimage.2011.12.063","ISSN":"1053-8119","issue":"1","journalAbbreviation":"NEUROIMAGE","note":"publisher-place: SAN DIEGO\npublisher: SAN DIEGO: Elsevier Inc","page":"623-632","title":"Impact of in-scanner head motion on multiple measures of functional connectivity: Relevance for studies of neurodevelopment in youth","volume":"60","author":[{"family":"Satterthwaite","given":"Theodore D."},{"family":"Wolf","given":"Daniel H."},{"family":"Loughead","given":"James"},{"family":"Ruparel","given":"Kosha"},{"family":"Elliott","given":"Mark A."},{"family":"Hakonarson","given":"Hakon"},{"family":"Gur","given":"Ruben C."},{"family":"Gur","given":"Raquel E."}],"issued":{"date-parts":[["2012"]]},"citation-key":"satterthwaiteImpactInscannerHead2012"},"label":"page"}],"schema":"https://github.com/citation-style-language/schema/raw/master/csl-citation.json"} </w:instrText>
      </w:r>
      <w:r>
        <w:fldChar w:fldCharType="separate"/>
      </w:r>
      <w:r w:rsidR="00FC0E79">
        <w:rPr>
          <w:noProof/>
        </w:rPr>
        <w:t>(Reuter et al., 2015; Satterthwaite et al., 2012)</w:t>
      </w:r>
      <w:r>
        <w:fldChar w:fldCharType="end"/>
      </w:r>
      <w:r w:rsidRPr="008C4F07">
        <w:t>.</w:t>
      </w:r>
      <w:r>
        <w:t xml:space="preserve"> </w:t>
      </w:r>
      <w:r w:rsidRPr="003E6209">
        <w:t xml:space="preserve">Therefore, although prospective motion correction techniques are implemented to mitigate the effects of motion in structural MRI scans, excessive head movement can still introduce substantial artefacts, hindering accurate brain segmentation </w:t>
      </w:r>
      <w:r>
        <w:fldChar w:fldCharType="begin"/>
      </w:r>
      <w:r w:rsidR="006E215B">
        <w:instrText xml:space="preserve"> ADDIN ZOTERO_ITEM CSL_CITATION {"citationID":"1JYRleZh","properties":{"formattedCitation":"(Tisdall et al., 2016)","plainCitation":"(Tisdall et al., 2016)","noteIndex":0},"citationItems":[{"id":4408,"uris":["http://zotero.org/users/13126831/items/H9PA2PTH"],"itemData":{"id":4408,"type":"article-journal","abstract":"Recent work has demonstrated that subject motion produces systematic biases in the metrics computed by widely used morphometry software packages, even when the motion is too small to produce noticeable image artifacts. In the common situation where the control population exhibits different behaviors in the scanner when compared to the experimental population, these systematic measurement biases may produce significant confounds for between-group analyses, leading to erroneous conclusions about group differences. While previous work has shown that prospective motion correction can improve perceived image quality, here we demonstrate that, in healthy subjects performing a variety of directed motions, the use of the volumetric navigator (vNav) prospective motion correction system significantly reduces the motion-induced bias and variance in morphometry.\n•Motion correction with volumetric navigators (vNavs) reduces motion-induced biases in gray matter and brain volume estimates.•Additionally, motion correction with vNavs reduces variance in morphometry measures due to subject motion.•Our methods can be used to evaluate the impact of motion on studies with different MRI scanner equipment or pulse sequences.","container-title":"Neuroimage","DOI":"10.1016/j.neuroimage.2015.11.054","ISSN":"1053-8119","journalAbbreviation":"NEUROIMAGE","note":"publisher-place: SAN DIEGO\npublisher: SAN DIEGO: Elsevier Inc","page":"11-22","title":"Prospective motion correction with volumetric navigators (vNavs) reduces the bias and variance in brain morphometry induced by subject motion","volume":"127","author":[{"family":"Tisdall","given":"M. Dylan"},{"family":"Reuter","given":"Martin"},{"family":"Qureshi","given":"Abid"},{"family":"Buckner","given":"Randy L."},{"family":"Fischl","given":"Bruce"},{"family":"Kouwe","given":"André J.W.","non-dropping-particle":"van der"}],"issued":{"date-parts":[["2016"]]},"citation-key":"tisdallProspectiveMotionCorrection2016"}}],"schema":"https://github.com/citation-style-language/schema/raw/master/csl-citation.json"} </w:instrText>
      </w:r>
      <w:r>
        <w:fldChar w:fldCharType="separate"/>
      </w:r>
      <w:r w:rsidR="00FC0E79">
        <w:rPr>
          <w:noProof/>
        </w:rPr>
        <w:t>(Tisdall et al., 2016)</w:t>
      </w:r>
      <w:r>
        <w:fldChar w:fldCharType="end"/>
      </w:r>
      <w:r w:rsidRPr="004D5907">
        <w:t>.</w:t>
      </w:r>
      <w:r w:rsidRPr="005A6BD5">
        <w:rPr>
          <w:color w:val="215E99" w:themeColor="text2" w:themeTint="BF"/>
        </w:rPr>
        <w:t xml:space="preserve"> </w:t>
      </w:r>
      <w:r w:rsidRPr="008E0221">
        <w:t xml:space="preserve">If these discrepancies are not adequately addressed, they may lead to inaccuracies in cortical surface </w:t>
      </w:r>
      <w:r w:rsidRPr="0026398E">
        <w:t xml:space="preserve">reconstruction and brain segmentation (ref).  </w:t>
      </w:r>
    </w:p>
    <w:p w14:paraId="52E488D9" w14:textId="1DB0E54B" w:rsidR="003E7D87" w:rsidRDefault="003E7D87" w:rsidP="003E7D87">
      <w:pPr>
        <w:ind w:firstLine="720"/>
      </w:pPr>
      <w:r w:rsidRPr="0026398E">
        <w:t>Due to the potential artifacts in MRI images, T1</w:t>
      </w:r>
      <w:r>
        <w:t xml:space="preserve">w </w:t>
      </w:r>
      <w:r w:rsidRPr="0026398E">
        <w:t>quality control</w:t>
      </w:r>
      <w:r>
        <w:t xml:space="preserve"> during the MRI acquisition includes three checks </w:t>
      </w:r>
      <w:r>
        <w:fldChar w:fldCharType="begin"/>
      </w:r>
      <w:r w:rsidR="006E215B">
        <w:instrText xml:space="preserve"> ADDIN ZOTERO_ITEM CSL_CITATION {"citationID":"0j3vIzia","properties":{"formattedCitation":"(ABCD Study, 2025; Hagler et al., 2019)","plainCitation":"(ABCD Study, 2025; Hagler et al., 2019)","noteIndex":0},"citationItems":[{"id":4306,"uris":["http://zotero.org/users/13126831/items/B6SE4FJC"],"itemData":{"id":4306,"type":"webpage","language":"en","title":"MRI Quality Control &amp; Recommended Image Inclusion Criteria","URL":"https://wiki.abcdstudy.org/release-notes/imaging/quality-control.html","author":[{"family":"ABCD Study","given":""}],"accessed":{"date-parts":[["2025",4,8]]},"issued":{"date-parts":[["2025",3,14]]},"citation-key":"abcdstudyMRIQualityControl2025"},"label":"page"},{"id":3696,"uris":["http://zotero.org/users/13126831/items/HQTY3BAG"],"itemData":{"id":3696,"type":"article-journal","abstract":"The Adolescent Brain Cognitive Development (ABCD) Study is an ongoing, nationwide study of the effects of environmental influences on behavioral and brain development in adolescents. The main objective of the study is to recruit and assess over eleven thousand 9-10-year-olds and follow them over the course of 10 years to characterize normative brain and cognitive development, the many factors that influence brain development, and the effects of those factors on mental health and other outcomes. The study employs state-of-the-art multimodal brain imaging, cognitive and clinical assessments, bioassays, and careful assessment of substance use, environment, psychopathological symptoms, and social functioning. The data is a resource of unprecedented scale and depth for studying typical and atypical development. The aim of this manuscript is to describe the baseline neuroimaging processing and subject-level analysis methods used by ABCD. Processing and analyses include modality-specific corrections for distortions and motion, brain segmentation and cortical surface reconstruction derived from structural magnetic resonance imaging (sMRI), analysis of brain microstructure using diffusion MRI (dMRI), task-related analysis of functional MRI (fMRI), and functional connectivity analysis of resting-state fMRI. This manuscript serves as a methodological reference for users of publicly shared neuroimaging data from the ABCD Study.","container-title":"NeuroImage","DOI":"10.1016/j.neuroimage.2019.116091","ISSN":"1053-8119","journalAbbreviation":"NeuroImage","page":"116091","source":"ScienceDirect","title":"Image processing and analysis methods for the Adolescent Brain Cognitive Development Study","volume":"202","author":[{"family":"Hagler","given":"Donald J."},{"family":"Hatton","given":"SeanN."},{"family":"Cornejo","given":"M. Daniela"},{"family":"Makowski","given":"Carolina"},{"family":"Fair","given":"Damien A."},{"family":"Dick","given":"Anthony Steven"},{"family":"Sutherland","given":"Matthew T."},{"family":"Casey","given":"B. J."},{"family":"Barch","given":"Deanna M."},{"family":"Harms","given":"Michael P."},{"family":"Watts","given":"Richard"},{"family":"Bjork","given":"James M."},{"family":"Garavan","given":"Hugh P."},{"family":"Hilmer","given":"Laura"},{"family":"Pung","given":"Christopher J."},{"family":"Sicat","given":"Chelsea S."},{"family":"Kuperman","given":"Joshua"},{"family":"Bartsch","given":"Hauke"},{"family":"Xue","given":"Feng"},{"family":"Heitzeg","given":"Mary M."},{"family":"Laird","given":"Angela R."},{"family":"Trinh","given":"Thanh T."},{"family":"Gonzalez","given":"Raul"},{"family":"Tapert","given":"Susan F."},{"family":"Riedel","given":"Michael C."},{"family":"Squeglia","given":"Lindsay M."},{"family":"Hyde","given":"Luke W."},{"family":"Rosenberg","given":"Monica D."},{"family":"Earl","given":"Eric A."},{"family":"Howlett","given":"Katia D."},{"family":"Baker","given":"Fiona C."},{"family":"Soules","given":"Mary"},{"family":"Diaz","given":"Jazmin"},{"family":"Leon","given":"Octavio Ruiz","non-dropping-particle":"de"},{"family":"Thompson","given":"Wesley K."},{"family":"Neale","given":"Michael C."},{"family":"Herting","given":"Megan"},{"family":"Sowell","given":"Elizabeth R."},{"family":"Alvarez","given":"Ruben P."},{"family":"Hawes","given":"Samuel W."},{"family":"Sanchez","given":"Mariana"},{"family":"Bodurka","given":"Jerzy"},{"family":"Breslin","given":"Florence J."},{"family":"Morris","given":"Amanda Sheffield"},{"family":"Paulus","given":"Martin P."},{"family":"Simmons","given":"W. Kyle"},{"family":"Polimeni","given":"Jonathan R."},{"family":"Kouwe","given":"Andre","non-dropping-particle":"van der"},{"family":"Nencka","given":"Andrew S."},{"family":"Gray","given":"Kevin M."},{"family":"Pierpaoli","given":"Carlo"},{"family":"Matochik","given":"John A."},{"family":"Noronha","given":"Antonio"},{"family":"Aklin","given":"Will M."},{"family":"Conway","given":"Kevin"},{"family":"Glantz","given":"Meyer"},{"family":"Hoffman","given":"Elizabeth"},{"family":"Little","given":"Roger"},{"family":"Lopez","given":"Marsha"},{"family":"Pariyadath","given":"Vani"},{"family":"Weiss","given":"Susan RB."},{"family":"Wolff-Hughes","given":"Dana L."},{"family":"DelCarmen-Wiggins","given":"Rebecca"},{"family":"Feldstein Ewing","given":"Sarah W."},{"family":"Miranda-Dominguez","given":"Oscar"},{"family":"Nagel","given":"Bonnie J."},{"family":"Perrone","given":"Anders J."},{"family":"Sturgeon","given":"Darrick T."},{"family":"Goldstone","given":"Aimee"},{"family":"Pfefferbaum","given":"Adolf"},{"family":"Pohl","given":"Kilian M."},{"family":"Prouty","given":"Devin"},{"family":"Uban","given":"Kristina"},{"family":"Bookheimer","given":"Susan Y."},{"family":"Dapretto","given":"Mirella"},{"family":"Galvan","given":"Adriana"},{"family":"Bagot","given":"Kara"},{"family":"Giedd","given":"Jay"},{"family":"Infante","given":"M. Alejandra"},{"family":"Jacobus","given":"Joanna"},{"family":"Patrick","given":"Kevin"},{"family":"Shilling","given":"Paul D."},{"family":"Desikan","given":"Rahul"},{"family":"Li","given":"Yi"},{"family":"Sugrue","given":"Leo"},{"family":"Banich","given":"Marie T."},{"family":"Friedman","given":"Naomi"},{"family":"Hewitt","given":"John K."},{"family":"Hopfer","given":"Christian"},{"family":"Sakai","given":"Joseph"},{"family":"Tanabe","given":"Jody"},{"family":"Cottler","given":"Linda B."},{"family":"Nixon","given":"Sara Jo"},{"family":"Chang","given":"Linda"},{"family":"Cloak","given":"Christine"},{"family":"Ernst","given":"Thomas"},{"family":"Reeves","given":"Gloria"},{"family":"Kennedy","given":"David N."},{"family":"Heeringa","given":"Steve"},{"family":"Peltier","given":"Scott"},{"family":"Schulenberg","given":"John"},{"family":"Sripada","given":"Chandra"},{"family":"Zucker","given":"Robert A."},{"family":"Iacono","given":"William G."},{"family":"Luciana","given":"Monica"},{"family":"Calabro","given":"Finnegan J."},{"family":"Clark","given":"Duncan B."},{"family":"Lewis","given":"David A."},{"family":"Luna","given":"Beatriz"},{"family":"Schirda","given":"Claudiu"},{"family":"Brima","given":"Tufikameni"},{"family":"Foxe","given":"John J."},{"family":"Freedman","given":"Edward G."},{"family":"Mruzek","given":"Daniel W."},{"family":"Mason","given":"Michael J."},{"family":"Huber","given":"Rebekah"},{"family":"McGlade","given":"Erin"},{"family":"Prescot","given":"Andrew"},{"family":"Renshaw","given":"Perry F."},{"family":"Yurgelun-Todd","given":"Deborah A."},{"family":"Allgaier","given":"Nicholas A."},{"family":"Dumas","given":"Julie A."},{"family":"Ivanova","given":"Masha"},{"family":"Potter","given":"Alexandra"},{"family":"Florsheim","given":"Paul"},{"family":"Larson","given":"Christine"},{"family":"Lisdahl","given":"Krista"},{"family":"Charness","given":"Michael E."},{"family":"Fuemmeler","given":"Bernard"},{"family":"Hettema","given":"John M."},{"family":"Maes","given":"Hermine H."},{"family":"Steinberg","given":"Joel"},{"family":"Anokhin","given":"Andrey P."},{"family":"Glaser","given":"Paul"},{"family":"Heath","given":"Andrew C."},{"family":"Madden","given":"Pamela A."},{"family":"Baskin-Sommers","given":"Arielle"},{"family":"Constable","given":"R. Todd"},{"family":"Grant","given":"Steven J."},{"family":"Dowling","given":"Gayathri J."},{"family":"Brown","given":"Sandra A."},{"family":"Jernigan","given":"Terry L."},{"family":"Dale","given":"Anders M."}],"issued":{"date-parts":[["2019",11,15]]},"citation-key":"haglerImageProcessingAnalysis2019"},"label":"page"}],"schema":"https://github.com/citation-style-language/schema/raw/master/csl-citation.json"} </w:instrText>
      </w:r>
      <w:r>
        <w:fldChar w:fldCharType="separate"/>
      </w:r>
      <w:r w:rsidR="00FC0E79">
        <w:rPr>
          <w:noProof/>
        </w:rPr>
        <w:t>(ABCD Study, 2025; Hagler et al., 2019)</w:t>
      </w:r>
      <w:r>
        <w:fldChar w:fldCharType="end"/>
      </w:r>
      <w:r>
        <w:t>. Firstly, (1) a</w:t>
      </w:r>
      <w:r w:rsidRPr="009B6655">
        <w:t>utomated checks for protocol compliance assess the completeness of the imaging series and ensure that they meet the specified parameters</w:t>
      </w:r>
      <w:r>
        <w:t>; these</w:t>
      </w:r>
      <w:r w:rsidRPr="009B6655">
        <w:t xml:space="preserve"> criteria include verifying whether key imaging characteristics such as voxel size and repetition time align with the expected values for each scanner. </w:t>
      </w:r>
      <w:r>
        <w:t xml:space="preserve">(2) </w:t>
      </w:r>
      <w:r w:rsidRPr="009B6655">
        <w:t>Automated quality control procedures involve calculating signal-to-noise ratio and head motion statistics.</w:t>
      </w:r>
      <w:r>
        <w:t xml:space="preserve"> </w:t>
      </w:r>
      <w:r w:rsidRPr="003E6209">
        <w:t xml:space="preserve">Lastly, this is complemented by (3) a manual quality control process where trained technicians visually assess image quality, identifying and flagging significant artefacts. </w:t>
      </w:r>
      <w:r w:rsidRPr="009B6655">
        <w:t>Series that fail to meet quality standards are excluded from further processing and analysis, and reviewers are required to document observable art</w:t>
      </w:r>
      <w:r>
        <w:t>e</w:t>
      </w:r>
      <w:r w:rsidRPr="009B6655">
        <w:t xml:space="preserve">facts using </w:t>
      </w:r>
      <w:r w:rsidRPr="004D5907">
        <w:t xml:space="preserve">standardized notations. </w:t>
      </w:r>
    </w:p>
    <w:p w14:paraId="46674709" w14:textId="77777777" w:rsidR="00F40208" w:rsidRPr="00B31C64" w:rsidRDefault="00F40208" w:rsidP="003E7D87">
      <w:pPr>
        <w:ind w:firstLine="720"/>
      </w:pPr>
    </w:p>
    <w:p w14:paraId="2462C852" w14:textId="77777777" w:rsidR="003E7D87" w:rsidRPr="00671342" w:rsidRDefault="003E7D87" w:rsidP="003E7D87">
      <w:pPr>
        <w:pStyle w:val="Style4"/>
      </w:pPr>
      <w:bookmarkStart w:id="29" w:name="_Toc197292349"/>
      <w:r>
        <w:t>Preprocessing sMRI</w:t>
      </w:r>
      <w:bookmarkEnd w:id="29"/>
      <w:r>
        <w:t xml:space="preserve"> </w:t>
      </w:r>
    </w:p>
    <w:p w14:paraId="7CABC34F" w14:textId="7403AD07" w:rsidR="003E7D87" w:rsidRDefault="003E7D87" w:rsidP="003E7D87">
      <w:r w:rsidRPr="0034485C">
        <w:t xml:space="preserve">All </w:t>
      </w:r>
      <w:r>
        <w:t>sMRI</w:t>
      </w:r>
      <w:r w:rsidRPr="0034485C">
        <w:t xml:space="preserve"> images used in this study were preprocessed and subjected to quality control by the ABCD Study prior to public data release using their standardized in-house image processing pipeline</w:t>
      </w:r>
      <w:r>
        <w:t xml:space="preserve"> </w:t>
      </w:r>
      <w:r>
        <w:fldChar w:fldCharType="begin"/>
      </w:r>
      <w:r w:rsidR="006E215B">
        <w:instrText xml:space="preserve"> ADDIN ZOTERO_ITEM CSL_CITATION {"citationID":"XCVd67tA","properties":{"formattedCitation":"(ABCD Study, 2025)","plainCitation":"(ABCD Study, 2025)","noteIndex":0},"citationItems":[{"id":4306,"uris":["http://zotero.org/users/13126831/items/B6SE4FJC"],"itemData":{"id":4306,"type":"webpage","language":"en","title":"MRI Quality Control &amp; Recommended Image Inclusion Criteria","URL":"https://wiki.abcdstudy.org/release-notes/imaging/quality-control.html","author":[{"family":"ABCD Study","given":""}],"accessed":{"date-parts":[["2025",4,8]]},"issued":{"date-parts":[["2025",3,14]]},"citation-key":"abcdstudyMRIQualityControl2025"}}],"schema":"https://github.com/citation-style-language/schema/raw/master/csl-citation.json"} </w:instrText>
      </w:r>
      <w:r>
        <w:fldChar w:fldCharType="separate"/>
      </w:r>
      <w:r w:rsidR="00FC0E79">
        <w:rPr>
          <w:noProof/>
        </w:rPr>
        <w:t>(ABCD Study, 2025)</w:t>
      </w:r>
      <w:r>
        <w:fldChar w:fldCharType="end"/>
      </w:r>
      <w:r w:rsidRPr="0034485C">
        <w:t xml:space="preserve">. While the ABCD team provides a set of recommended inclusion criteria—accounting for factors such as image quality, protocol compliance—it is the responsibility of the data user to select criteria that are appropriate for their specific analyses. In this </w:t>
      </w:r>
      <w:r>
        <w:t>thesis</w:t>
      </w:r>
      <w:r w:rsidRPr="0034485C">
        <w:t xml:space="preserve">, a subset of these criteria was applied based on their relevance to the research </w:t>
      </w:r>
      <w:r w:rsidRPr="00B70F5A">
        <w:rPr>
          <w:color w:val="000000" w:themeColor="text1"/>
        </w:rPr>
        <w:lastRenderedPageBreak/>
        <w:t>objectives.</w:t>
      </w:r>
      <w:r>
        <w:rPr>
          <w:color w:val="000000" w:themeColor="text1"/>
        </w:rPr>
        <w:t xml:space="preserve"> P</w:t>
      </w:r>
      <w:r w:rsidRPr="00B70F5A">
        <w:rPr>
          <w:color w:val="000000" w:themeColor="text1"/>
        </w:rPr>
        <w:t xml:space="preserve">reprocessing </w:t>
      </w:r>
      <w:r>
        <w:rPr>
          <w:color w:val="000000" w:themeColor="text1"/>
        </w:rPr>
        <w:t xml:space="preserve">T1w images </w:t>
      </w:r>
      <w:r w:rsidRPr="00B70F5A">
        <w:rPr>
          <w:color w:val="000000" w:themeColor="text1"/>
        </w:rPr>
        <w:t xml:space="preserve">involves </w:t>
      </w:r>
      <w:r w:rsidRPr="00AA1DF8">
        <w:t xml:space="preserve">steps to ensure the accuracy and </w:t>
      </w:r>
      <w:r>
        <w:t>reliability</w:t>
      </w:r>
      <w:r w:rsidRPr="00AA1DF8">
        <w:t xml:space="preserve"> of the</w:t>
      </w:r>
      <w:r>
        <w:t xml:space="preserve"> </w:t>
      </w:r>
      <w:r w:rsidRPr="00AA1DF8">
        <w:t>data</w:t>
      </w:r>
      <w:r>
        <w:t>, including (1)</w:t>
      </w:r>
      <w:r w:rsidRPr="00AA1DF8">
        <w:rPr>
          <w:rFonts w:eastAsiaTheme="majorEastAsia"/>
        </w:rPr>
        <w:t> Correction for Gradient Nonlinearity Distortions</w:t>
      </w:r>
      <w:r w:rsidRPr="00AA1DF8">
        <w:t xml:space="preserve">, which addresses distortions in the MRI images introduced by the scanner's gradient system </w:t>
      </w:r>
      <w:r w:rsidRPr="008C4F07">
        <w:rPr>
          <w:rFonts w:eastAsiaTheme="majorEastAsia"/>
          <w:color w:val="000000" w:themeColor="text1"/>
        </w:rPr>
        <w:fldChar w:fldCharType="begin"/>
      </w:r>
      <w:r w:rsidR="006E215B">
        <w:rPr>
          <w:rFonts w:eastAsiaTheme="majorEastAsia"/>
          <w:color w:val="000000" w:themeColor="text1"/>
        </w:rPr>
        <w:instrText xml:space="preserve"> ADDIN ZOTERO_ITEM CSL_CITATION {"citationID":"sUBrOX8A","properties":{"formattedCitation":"(Jovicich et al., 2006; Wald et al., 2001)","plainCitation":"(Jovicich et al., 2006; Wald et al., 2001)","noteIndex":0},"citationItems":[{"id":3684,"uris":["http://zotero.org/users/13126831/items/7VQP9AD7"],"itemData":{"id":3684,"type":"article-journal","abstract":"Longitudinal and multi-site clinical studies create the imperative to characterize and correct technological sources of variance that limit image reproducibility in high-resolution structural MRI studies, thus facilitating precise, quantitative, platform-independent, multi-site evaluation. In this work, we investigated the effects that imaging gradient non-linearity have on reproducibility of multi-site human MRI. We applied an image distortion correction method based on spherical harmonics description of the gradients and verified the accuracy of the method using phantom data. The correction method was then applied to the brain image data from a group of subjects scanned twice at multiple sites having different 1.5 T platforms. Within-site and across-site variability of the image data was assessed by evaluating voxel-based image intensity reproducibility. The image intensity reproducibility of the human brain data was significantly improved with distortion correction, suggesting that this method may offer improved reproducibility in morphometry studies. We provide the source code for the gradient distortion algorithm together with the phantom data.","container-title":"NeuroImage","DOI":"10.1016/j.neuroimage.2005.09.046","ISSN":"1053-8119","issue":"2","journalAbbreviation":"NeuroImage","page":"436-443","source":"ScienceDirect","title":"Reliability in multi-site structural MRI studies: Effects of gradient non-linearity correction on phantom and human data","title-short":"Reliability in multi-site structural MRI studies","volume":"30","author":[{"family":"Jovicich","given":"Jorge"},{"family":"Czanner","given":"Silvester"},{"family":"Greve","given":"Douglas"},{"family":"Haley","given":"Elizabeth"},{"family":"Kouwe","given":"Andre","non-dropping-particle":"van der"},{"family":"Gollub","given":"Randy"},{"family":"Kennedy","given":"David"},{"family":"Schmitt","given":"Franz"},{"family":"Brown","given":"Gregory"},{"family":"MacFall","given":"James"},{"family":"Fischl","given":"Bruce"},{"family":"Dale","given":"Anders"}],"issued":{"date-parts":[["2006",4,1]]},"citation-key":"jovicichReliabilityMultisiteStructural2006"},"label":"page"},{"id":4372,"uris":["http://zotero.org/users/13126831/items/A2NMCKI8"],"itemData":{"id":4372,"type":"article-journal","container-title":"NeuroImage (Orlando, Fla.)","DOI":"10.1016/S1053-8119(01)91393-X","ISSN":"1053-8119","issue":"6","note":"publisher: Elsevier Inc","page":"50-50","title":"Systematic spatial distortion in MRI due to gradient non-linearities","volume":"13","author":[{"family":"Wald","given":"Lawrence"},{"family":"Schmitt","given":"Franz"},{"family":"Dale","given":"Anders"}],"issued":{"date-parts":[["2001"]]},"citation-key":"waldSystematicSpatialDistortion2001"},"label":"page"}],"schema":"https://github.com/citation-style-language/schema/raw/master/csl-citation.json"} </w:instrText>
      </w:r>
      <w:r w:rsidRPr="008C4F07">
        <w:rPr>
          <w:rFonts w:eastAsiaTheme="majorEastAsia"/>
          <w:color w:val="000000" w:themeColor="text1"/>
        </w:rPr>
        <w:fldChar w:fldCharType="separate"/>
      </w:r>
      <w:r w:rsidR="00FC0E79">
        <w:rPr>
          <w:rFonts w:eastAsiaTheme="majorEastAsia"/>
          <w:color w:val="000000" w:themeColor="text1"/>
        </w:rPr>
        <w:t>(</w:t>
      </w:r>
      <w:proofErr w:type="spellStart"/>
      <w:r w:rsidR="00FC0E79">
        <w:rPr>
          <w:rFonts w:eastAsiaTheme="majorEastAsia"/>
          <w:color w:val="000000" w:themeColor="text1"/>
        </w:rPr>
        <w:t>Jovicich</w:t>
      </w:r>
      <w:proofErr w:type="spellEnd"/>
      <w:r w:rsidR="00FC0E79">
        <w:rPr>
          <w:rFonts w:eastAsiaTheme="majorEastAsia"/>
          <w:color w:val="000000" w:themeColor="text1"/>
        </w:rPr>
        <w:t xml:space="preserve"> et al., 2006; Wald et al., 2001)</w:t>
      </w:r>
      <w:r w:rsidRPr="008C4F07">
        <w:rPr>
          <w:rFonts w:eastAsiaTheme="majorEastAsia"/>
          <w:color w:val="000000" w:themeColor="text1"/>
        </w:rPr>
        <w:fldChar w:fldCharType="end"/>
      </w:r>
      <w:r>
        <w:rPr>
          <w:rFonts w:eastAsiaTheme="majorEastAsia"/>
        </w:rPr>
        <w:t xml:space="preserve">. </w:t>
      </w:r>
      <w:r w:rsidRPr="00AA1DF8">
        <w:t xml:space="preserve">These corrections are specific to each scanner model and are provided by MRI manufacturers to enhance image fidelity. </w:t>
      </w:r>
      <w:r>
        <w:t>(2)</w:t>
      </w:r>
      <w:r w:rsidRPr="00AA1DF8">
        <w:rPr>
          <w:rFonts w:eastAsiaTheme="majorEastAsia"/>
        </w:rPr>
        <w:t> Bias Field Correction</w:t>
      </w:r>
      <w:r w:rsidRPr="00AA1DF8">
        <w:t xml:space="preserve"> involves correcting brightness variations across the brain images, a phenomenon known as intensity non-uniformity. This distortion is often caused by the proximity of brain tissue to the MRI coils, leading to areas with extremely high</w:t>
      </w:r>
      <w:r>
        <w:t>-</w:t>
      </w:r>
      <w:r w:rsidRPr="00AA1DF8">
        <w:t>intensity values that may be erroneously identified as non-brain tissue</w:t>
      </w:r>
      <w:r>
        <w:t xml:space="preserve"> (i.e., skull)</w:t>
      </w:r>
      <w:r w:rsidRPr="00AA1DF8">
        <w:t>. To address this issue, T2-w images are registered to T1-w images using a technique called mutual information</w:t>
      </w:r>
      <w:r w:rsidRPr="004C5727">
        <w:t>, which facilitates accurate alignment and overlay of the different scan types</w:t>
      </w:r>
      <w:r>
        <w:t xml:space="preserve"> </w:t>
      </w:r>
      <w:r>
        <w:fldChar w:fldCharType="begin"/>
      </w:r>
      <w:r w:rsidR="006E215B">
        <w:instrText xml:space="preserve"> ADDIN ZOTERO_ITEM CSL_CITATION {"citationID":"8wFrWSFB","properties":{"formattedCitation":"(Wells et al., 1996)","plainCitation":"(Wells et al., 1996)","noteIndex":0},"citationItems":[{"id":3689,"uris":["http://zotero.org/users/13126831/items/F6R379KA","http://zotero.org/users/13126831/items/DQCBMB4N"],"itemData":{"id":3689,"type":"article-journal","abstract":"A new information-theoretic approach is presented for finding the registration of volumetric medical images of differing modalities. Registration is achieved by adjustment of the relative position and orientation until the mutual information between the images is maximized. In our derivation of the registration procedure, few assumptions are made about the nature of the imaging process. As a result the algorithms are quite general and can foreseeably be used with a wide variety of imaging devices. This approach works directly with image data","container-title":"Med Image Anal","DOI":"10.1016/S1361-8415(01)80004-9","ISSN":"1361-8415","issue":"1","note":"publisher-place: Netherlands\npublisher: Netherlands: Elsevier B.V","page":"35-51","title":"Multi-modal volume registration by maximization of mutual information","volume":"1","author":[{"family":"Wells","given":"William M."},{"family":"Viola","given":"Paul"},{"family":"Atsumi","given":"Hideki"},{"family":"Nakajima","given":"Shin"},{"family":"Kikinis","given":"Ron"}],"issued":{"date-parts":[["1996"]]},"citation-key":"wellsMultimodalVolumeRegistration1996"}}],"schema":"https://github.com/citation-style-language/schema/raw/master/csl-citation.json"} </w:instrText>
      </w:r>
      <w:r>
        <w:fldChar w:fldCharType="separate"/>
      </w:r>
      <w:r w:rsidR="00FC0E79">
        <w:rPr>
          <w:noProof/>
        </w:rPr>
        <w:t>(Wells et al., 1996)</w:t>
      </w:r>
      <w:r>
        <w:fldChar w:fldCharType="end"/>
      </w:r>
      <w:r w:rsidRPr="004C5727">
        <w:t xml:space="preserve">. Following this registration, the procedure includes tissue segmentation and the application of smoothly varying estimated B1-bias fields to adjust brightness levels, ensuring that each tissue type is represented consistently across the images </w:t>
      </w:r>
      <w:r>
        <w:fldChar w:fldCharType="begin"/>
      </w:r>
      <w:r w:rsidR="006E215B">
        <w:instrText xml:space="preserve"> ADDIN ZOTERO_ITEM CSL_CITATION {"citationID":"tFzQxJ3u","properties":{"formattedCitation":"(Sled et al., 1998)","plainCitation":"(Sled et al., 1998)","noteIndex":0},"citationItems":[{"id":4409,"uris":["http://zotero.org/users/13126831/items/TV6B9EDU"],"itemData":{"id":4409,"type":"article-journal","abstract":"A novel approach to correcting for intensity nonuniformity in magnetic resonance (MR) data is described that achieves high performance without requiring a model of the tissue classes present. The method has the advantage that it can be applied at an early stage in an automated data analysis, before a tissue model is available. Described as nonparametric nonuniform intensity normalization (N3), the method is independent of pulse sequence and insensitive to pathological data that might otherwise violate model assumptions. To eliminate the dependence of the field estimate on anatomy, an iterative approach is employed to estimate both the multiplicative bias field and the distribution of the true tissue intensities. The performance of this method is evaluated using both real and simulated MR data.","container-title":"IEEE Trans Med Imaging","DOI":"10.1109/42.668698","ISSN":"0278-0062","issue":"1","journalAbbreviation":"TMI","note":"publisher-place: NEW YORK\npublisher: NEW YORK: IEEE","page":"87-97","title":"A nonparametric method for automatic correction of intensity nonuniformity in MRI data","volume":"17","author":[{"family":"Sled","given":"J.G."},{"family":"Zijdenbos","given":"A.P."},{"family":"Evans","given":"A.C."}],"issued":{"date-parts":[["1998"]]},"citation-key":"sledNonparametricMethodAutomatic1998"}}],"schema":"https://github.com/citation-style-language/schema/raw/master/csl-citation.json"} </w:instrText>
      </w:r>
      <w:r>
        <w:fldChar w:fldCharType="separate"/>
      </w:r>
      <w:r w:rsidR="00FC0E79">
        <w:rPr>
          <w:noProof/>
        </w:rPr>
        <w:t>(Sled et al., 1998)</w:t>
      </w:r>
      <w:r>
        <w:fldChar w:fldCharType="end"/>
      </w:r>
      <w:r>
        <w:rPr>
          <w:color w:val="000000" w:themeColor="text1"/>
        </w:rPr>
        <w:t>. Lastly,</w:t>
      </w:r>
      <w:r w:rsidRPr="004C5727">
        <w:t xml:space="preserve"> (3) </w:t>
      </w:r>
      <w:r w:rsidRPr="004C5727">
        <w:rPr>
          <w:rFonts w:eastAsiaTheme="majorEastAsia"/>
        </w:rPr>
        <w:t>Resample to Isotropic</w:t>
      </w:r>
      <w:r>
        <w:rPr>
          <w:rFonts w:eastAsiaTheme="majorEastAsia"/>
        </w:rPr>
        <w:t xml:space="preserve">: </w:t>
      </w:r>
      <w:r w:rsidRPr="004C5727">
        <w:t>The final image preprocessing step standardizes the viewing and analysis of brain structures. The images are resized and aligned with an internally generated reference brain that features isotropic voxels of 1.0 mm and is approximately aligned with the anterior commissure/posterior commissure (AC/PC) axis</w:t>
      </w:r>
      <w:r>
        <w:t xml:space="preserve"> </w:t>
      </w:r>
      <w:r>
        <w:fldChar w:fldCharType="begin"/>
      </w:r>
      <w:r w:rsidR="006E215B">
        <w:instrText xml:space="preserve"> ADDIN ZOTERO_ITEM CSL_CITATION {"citationID":"vOPHKAZn","properties":{"formattedCitation":"(Friston et al., 1995)","plainCitation":"(Friston et al., 1995)","noteIndex":0},"citationItems":[{"id":4410,"uris":["http://zotero.org/users/13126831/items/MFKPYKKW"],"itemData":{"id":4410,"type":"article-journal","abstract":"This paper concerns the spatial and intensity transformations that map one image onto another. We present a general technique that facilitates nonlinear spatial (stereotactic) normalization and image realignment. This technique minimizes the sum of squares between two images following nonlinear spatial deformations and transformations of the voxel (intensity) values. The spatial and intensity transformations are obtained simultaneously, and explicitly, using a least squares solution and a series of linearising devices. The approach is completely noninteractive (automatic), nonlinear, and noniterative. It can be applied in any number of dimensions.\nVarious applications are considered, including the realignment of functional magnetic resonance imaging (MRI) time‐series, the linear (affine) and nonlinear spatial normalization of positron emission tomography (PET) and structural MRI images, the coregistration of PET to structural MRI, and, implicitly, the conjoining of PET and MRI to obtain high resolution functional images. © 1995 Wiley‐Liss, Inc.","container-title":"Hum. Brain Mapp","DOI":"10.1002/hbm.460030303","ISSN":"1065-9471","issue":"3","journalAbbreviation":"HUM BRAIN MAPP","note":"publisher-place: Hoboken\npublisher: Hoboken: Wiley Subscription Services, Inc., A Wiley Company","page":"165-189","title":"Spatial registration and normalization of images","volume":"3","author":[{"family":"Friston","given":"Karl. J."},{"family":"Ashburner","given":"J."},{"family":"Frith","given":"C. D."},{"family":"Poline","given":"J.-B."},{"family":"Heather","given":"J. D."},{"family":"Frackowiak","given":"R. S. J."}],"issued":{"date-parts":[["1995"]]},"citation-key":"fristonSpatialRegistrationNormalization1995"}}],"schema":"https://github.com/citation-style-language/schema/raw/master/csl-citation.json"} </w:instrText>
      </w:r>
      <w:r>
        <w:fldChar w:fldCharType="separate"/>
      </w:r>
      <w:r w:rsidR="00FC0E79">
        <w:rPr>
          <w:noProof/>
        </w:rPr>
        <w:t>(Friston et al., 1995)</w:t>
      </w:r>
      <w:r>
        <w:fldChar w:fldCharType="end"/>
      </w:r>
      <w:r>
        <w:t xml:space="preserve">. </w:t>
      </w:r>
    </w:p>
    <w:p w14:paraId="1094C778" w14:textId="77777777" w:rsidR="00F40208" w:rsidRDefault="00F40208" w:rsidP="003E7D87"/>
    <w:p w14:paraId="64709F83" w14:textId="77777777" w:rsidR="003E7D87" w:rsidRDefault="003E7D87" w:rsidP="003E7D87">
      <w:pPr>
        <w:pStyle w:val="Style4"/>
      </w:pPr>
      <w:bookmarkStart w:id="30" w:name="_Toc197292350"/>
      <w:r>
        <w:t>Brain Segmentation</w:t>
      </w:r>
      <w:bookmarkEnd w:id="30"/>
    </w:p>
    <w:p w14:paraId="4FA4617F" w14:textId="51660B3A" w:rsidR="003E7D87" w:rsidRDefault="003E7D87" w:rsidP="003E7D87">
      <w:r w:rsidRPr="000B43A9">
        <w:t>Cortical surface reconstruction and subcortical segmentation are conducted by the ABCD Study team using</w:t>
      </w:r>
      <w:r w:rsidRPr="000B43A9">
        <w:rPr>
          <w:rFonts w:eastAsiaTheme="majorEastAsia"/>
        </w:rPr>
        <w:t> </w:t>
      </w:r>
      <w:proofErr w:type="spellStart"/>
      <w:r w:rsidRPr="000B43A9">
        <w:rPr>
          <w:rFonts w:eastAsiaTheme="majorEastAsia"/>
        </w:rPr>
        <w:t>FreeSurfer</w:t>
      </w:r>
      <w:proofErr w:type="spellEnd"/>
      <w:r w:rsidRPr="000B43A9">
        <w:rPr>
          <w:rFonts w:eastAsiaTheme="majorEastAsia"/>
        </w:rPr>
        <w:t xml:space="preserve"> version 7.1.1</w:t>
      </w:r>
      <w:r w:rsidRPr="005E0D75">
        <w:t xml:space="preserve"> (https://surfer.nmr.mgh.harvard.edu). </w:t>
      </w:r>
      <w:proofErr w:type="spellStart"/>
      <w:r w:rsidRPr="005E0D75">
        <w:t>FreeSurfer</w:t>
      </w:r>
      <w:proofErr w:type="spellEnd"/>
      <w:r w:rsidRPr="005E0D75">
        <w:t xml:space="preserve"> has been</w:t>
      </w:r>
      <w:r>
        <w:t xml:space="preserve"> validated in adolescent samples </w:t>
      </w:r>
      <w:r>
        <w:fldChar w:fldCharType="begin"/>
      </w:r>
      <w:r w:rsidR="006E215B">
        <w:instrText xml:space="preserve"> ADDIN ZOTERO_ITEM CSL_CITATION {"citationID":"p38rVNZr","properties":{"formattedCitation":"(Biffen et al., 2020)","plainCitation":"(Biffen et al., 2020)","noteIndex":0},"citationItems":[{"id":4415,"uris":["http://zotero.org/users/13126831/items/FYPVT7SX"],"itemData":{"id":4415,"type":"article-journal","abstract":"•\n              Corpus callosum and caudate nuclei show excellent reliability across methods.\n            \n            \n              •\n              Consistent PAE-related volume changes across methods if ICC consistency &gt;0.70.\n            \n            \n              •\n              FreeSurfer performs similarly on the smaller brains of PAE children as in controls.\n            \n            \n              •\n              FreeSurfer segmentation can be used in easy-to-segment regions in pre-adolescence.\n            \n          \n        , In recent years a number of semi-automated and automated segmentation tools and brain atlases have been developed to facilitate morphometric analyses of large MRI datasets. These tools are much faster than manual tracing and demonstrate excellent test–retest reliabilities. Reliabilities of automated segmentations relative to “gold standard” manual tracings have, however, been shown to vary by brain region and in different cohorts. It remains uncertain to what extent smaller brain volumes and potential changes in grey/white matter contrasts in paediatric brains impact on the performance of automated methods, and how pathology may influence performance. This study examined whether using data from automated FreeSurfer segmentation would alter our ability, compared to manual segmentation, to detect prenatal alcohol exposure (PAE)-related volume changes in subcortical regions and the corpus callosum (CC) in pre-adolescent children. High-resolution T1-weighted images were acquired, using a sequence optimized for morphometric neuroanatomical analysis, on a Siemens 3T Allegra MRI scanner in 71 right-handed, 9- to 11-year-old children (27 fetal alcohol syndrome (FAS) and partial FAS (PFAS), 25 non-syndromal heavily exposed (HE) and 19 non-exposed controls) from a high-risk community in Cape Town, South Africa. Data from timeline follow-back interviews administered to the mothers prospectively during pregnancy were used to quantify the amount of alcohol (in ounces absolute alcohol per day, AA/day) that the children had been exposed to prenatally. Volumes of corpus callosum (CC) and bilateral caudate nuclei, hippocampi and nucleus accumbens (NA) were obtained by manual tracing and automated segmentation using both FreeSurfer versions 5.1 and 6.0. Reliability across methods was assessed using intraclass correlation (ICC) estimates for consistency and absolute agreement, and Cronbach’s α. Ability to detect regions showing PAE effects was assessed separately for each segmentation method using ANOVA and linear regression of regional volumes with AA/day. Our results support findings from other studies showing excellent reliability across methods for easy-to-segment structures, such as the CC and caudate nucleus. Volumes from FreeSurfer 6.0 were smaller than those from version 5.1 in all regions except the right caudate, for which they were similar, and right hippocampus and CC, for which they were larger. Despite poor absolute agreement between methods in the NA and hippocampus, all three segmentation methods detected dose-dependent volume reductions in regions for which reliabilities on ICC consistency across methods reached at least 0.70, namely the CC, and bilateral caudate nuclei and hippocampi. PAE-related changes in the NA for which ICC consistency did not reach this minimum were inconsistent across methods and should be interpreted with caution. This is the first study to demonstrate in a pre-adolescent cohort the ability of automated segmentation with FreeSurfer to detect regional volume changes associated with pathology similar to those found using manual tracing.","container-title":"NeuroImage : Clinical","DOI":"10.1016/j.nicl.2020.102368","ISSN":"2213-1582","journalAbbreviation":"Neuroimage Clin","note":"PMID: 32791491\nPMCID: PMC7424233","page":"102368","source":"PubMed Central","title":"Validity of automated FreeSurfer segmentation compared to manual tracing in detecting prenatal alcohol exposure-related subcortical and corpus callosal alterations in 9- to 11-year-old children","volume":"28","author":[{"family":"Biffen","given":"Stevie C."},{"family":"Warton","given":"Christopher M.R."},{"family":"Dodge","given":"Neil C."},{"family":"Molteno","given":"Christopher D."},{"family":"Jacobson","given":"Joseph L."},{"family":"Jacobson","given":"Sandra W."},{"family":"Meintjes","given":"Ernesta M."}],"issued":{"date-parts":[["2020",7,31]]},"citation-key":"biffenValidityAutomatedFreeSurfer2020"}}],"schema":"https://github.com/citation-style-language/schema/raw/master/csl-citation.json"} </w:instrText>
      </w:r>
      <w:r>
        <w:fldChar w:fldCharType="separate"/>
      </w:r>
      <w:r w:rsidR="00FC0E79">
        <w:rPr>
          <w:noProof/>
        </w:rPr>
        <w:t>(Biffen et al., 2020)</w:t>
      </w:r>
      <w:r>
        <w:fldChar w:fldCharType="end"/>
      </w:r>
      <w:r>
        <w:t xml:space="preserve">. </w:t>
      </w:r>
      <w:r w:rsidRPr="002F2A16">
        <w:rPr>
          <w:color w:val="8DD873" w:themeColor="accent6" w:themeTint="99"/>
        </w:rPr>
        <w:t>The process</w:t>
      </w:r>
      <w:r w:rsidRPr="008A42AE">
        <w:t xml:space="preserve"> begins with</w:t>
      </w:r>
      <w:r w:rsidRPr="008A42AE">
        <w:rPr>
          <w:rFonts w:eastAsiaTheme="majorEastAsia"/>
        </w:rPr>
        <w:t> skull-stripping</w:t>
      </w:r>
      <w:r w:rsidRPr="008A42AE">
        <w:t xml:space="preserve">, </w:t>
      </w:r>
      <w:r w:rsidRPr="00314F60">
        <w:t>which removes the skull and non-brain tissues from the MRI images</w:t>
      </w:r>
      <w:r>
        <w:t xml:space="preserve"> </w:t>
      </w:r>
      <w:r>
        <w:fldChar w:fldCharType="begin"/>
      </w:r>
      <w:r w:rsidR="006E215B">
        <w:instrText xml:space="preserve"> ADDIN ZOTERO_ITEM CSL_CITATION {"citationID":"HYXjce82","properties":{"formattedCitation":"(S\\uc0\\u233{}gonne et al., 2004)","plainCitation":"(Ségonne et al., 2004)","noteIndex":0},"citationItems":[{"id":4418,"uris":["http://zotero.org/users/13126831/items/6VMGX64R"],"itemData":{"id":4418,"type":"article-journal","abstract":"We present a novel skull-stripping algorithm based on a hybrid approach that combines watershed algorithms and deformable surface models. Our method takes advantage of the robustness of the former as well as the surface information available to the latter. The algorithm first localizes a single white matter voxel in a T1-weighted MRI image, and uses it to create a global minimum in the white matter before applying a watershed algorithm with a preflooding height. The watershed algorithm builds an initial estimate of the brain volume based on the three-dimensional connectivity of the white matter. This first step is robust, and performs well in the presence of intensity nonuniformities and noise, but may erode parts of the cortex that abut bright nonbrain structures such as the eye sockets, or may remove parts of the cerebellum. To correct these inaccuracies, a surface deformation process fits a smooth surface to the masked volume, allowing the incorporation of geometric constraints into the skull-stripping procedure. A statistical atlas, generated from a set of accurately segmented brains, is used to validate and potentially correct the segmentation, and the MRI intensity values are locally re-estimated at the boundary of the brain. Finally, a high-resolution surface deformation is performed that accurately matches the outer boundary of the brain, resulting in a robust and automated procedure. Studies by our group and others outperform other publicly available skull-stripping tools.","container-title":"Neuroimage","DOI":"10.1016/s1053-8119(04)00188-0","ISSN":"1053-8119","issue":"3","note":"publisher-place: United States\npublisher: United States","page":"1060-1075","title":"A hybrid approach to the skull stripping problem in MRI","volume":"22","author":[{"family":"Ségonne","given":"F"},{"family":"Dale","given":"A M"},{"family":"Busa","given":"E"},{"family":"Glessner","given":"M"},{"family":"Salat","given":"D"},{"family":"Hahn","given":"H K"},{"family":"Fischl","given":"B"}],"issued":{"date-parts":[["2004"]]},"citation-key":"segonneHybridApproachSkull2004"}}],"schema":"https://github.com/citation-style-language/schema/raw/master/csl-citation.json"} </w:instrText>
      </w:r>
      <w:r>
        <w:fldChar w:fldCharType="separate"/>
      </w:r>
      <w:r w:rsidR="00FC0E79" w:rsidRPr="00FC0E79">
        <w:t>(</w:t>
      </w:r>
      <w:proofErr w:type="spellStart"/>
      <w:r w:rsidR="00FC0E79" w:rsidRPr="00FC0E79">
        <w:t>Ségonne</w:t>
      </w:r>
      <w:proofErr w:type="spellEnd"/>
      <w:r w:rsidR="00FC0E79" w:rsidRPr="00FC0E79">
        <w:t xml:space="preserve"> et al., 2004)</w:t>
      </w:r>
      <w:r>
        <w:fldChar w:fldCharType="end"/>
      </w:r>
      <w:r w:rsidRPr="00314F60">
        <w:t>. Simultaneously,</w:t>
      </w:r>
      <w:r w:rsidRPr="00314F60">
        <w:rPr>
          <w:rFonts w:eastAsiaTheme="majorEastAsia"/>
        </w:rPr>
        <w:t> </w:t>
      </w:r>
      <w:r w:rsidRPr="00314F60">
        <w:t>white matter</w:t>
      </w:r>
      <w:r w:rsidRPr="008A42AE">
        <w:t xml:space="preserve"> segmentation is conducted to identify white matter regions, while initial mesh creation produces a preliminary three-dimensional representation of the brain's surface</w:t>
      </w:r>
      <w:r>
        <w:t xml:space="preserve"> </w:t>
      </w:r>
      <w:r>
        <w:fldChar w:fldCharType="begin"/>
      </w:r>
      <w:r w:rsidR="006E215B">
        <w:instrText xml:space="preserve"> ADDIN ZOTERO_ITEM CSL_CITATION {"citationID":"p7LZG8vr","properties":{"formattedCitation":"(Dale et al., 1999)","plainCitation":"(Dale et al., 1999)","noteIndex":0},"citationItems":[{"id":4419,"uris":["http://zotero.org/users/13126831/items/9YZ9UJHT"],"itemData":{"id":4419,"type":"article-journal","abstract":"Several properties of the cerebral cortex, including its columnar and laminar organization, as well as the topographic organization of cortical areas, can only be properly understood in the context of the intrinsic two-dimensional structure of the cortical surface. In order to study such cortical properties in humans, it is necessary to obtain an accurate and explicit representation of the cortical surface in individual subjects. Here we describe a set of automated procedures for obtaining accurate reconstructions of the cortical surface, which have been applied to data from more than 100 subjects, requiring little or no manual intervention. Automated routines for unfolding and flattening the cortical surface are described in a companion paper. These procedures allow for the routine use of cortical surface-based analysis and visualization methods in functional brain imaging.","container-title":"Neuroimage","DOI":"10.1006/nimg.1998.0395","ISSN":"1053-8119","issue":"2","journalAbbreviation":"NEUROIMAGE","note":"publisher-place: SAN DIEGO\npublisher: SAN DIEGO: Elsevier Inc","page":"179-194","title":"Cortical Surface-Based Analysis: I. Segmentation and Surface Reconstruction","volume":"9","author":[{"family":"Dale","given":"Anders M."},{"family":"Fischl","given":"Bruce"},{"family":"Sereno","given":"Martin I."}],"issued":{"date-parts":[["1999"]]},"citation-key":"daleCorticalSurfaceBasedAnalysis1999"}}],"schema":"https://github.com/citation-style-language/schema/raw/master/csl-citation.json"} </w:instrText>
      </w:r>
      <w:r>
        <w:fldChar w:fldCharType="separate"/>
      </w:r>
      <w:r w:rsidR="00FC0E79">
        <w:rPr>
          <w:noProof/>
        </w:rPr>
        <w:t>(Dale et al., 1999)</w:t>
      </w:r>
      <w:r>
        <w:fldChar w:fldCharType="end"/>
      </w:r>
      <w:r w:rsidRPr="008A42AE">
        <w:t>.</w:t>
      </w:r>
      <w:r>
        <w:t xml:space="preserve"> </w:t>
      </w:r>
      <w:r w:rsidRPr="008A42AE">
        <w:t>Following this,</w:t>
      </w:r>
      <w:r w:rsidRPr="008A42AE">
        <w:rPr>
          <w:rFonts w:eastAsiaTheme="majorEastAsia"/>
        </w:rPr>
        <w:t> </w:t>
      </w:r>
      <w:r>
        <w:rPr>
          <w:rFonts w:eastAsiaTheme="majorEastAsia"/>
        </w:rPr>
        <w:t xml:space="preserve">the </w:t>
      </w:r>
      <w:r w:rsidRPr="008A42AE">
        <w:rPr>
          <w:rFonts w:eastAsiaTheme="majorEastAsia"/>
        </w:rPr>
        <w:t>correction of topological defects</w:t>
      </w:r>
      <w:r w:rsidRPr="008A42AE">
        <w:t xml:space="preserve"> </w:t>
      </w:r>
      <w:r>
        <w:t>on the surface model is applied to address</w:t>
      </w:r>
      <w:r w:rsidRPr="008A42AE">
        <w:t xml:space="preserve"> errors or irregularities </w:t>
      </w:r>
      <w:r>
        <w:fldChar w:fldCharType="begin"/>
      </w:r>
      <w:r w:rsidR="006E215B">
        <w:instrText xml:space="preserve"> ADDIN ZOTERO_ITEM CSL_CITATION {"citationID":"eL7MTHBq","properties":{"formattedCitation":"(Fischl et al., 2001; Segonne et al., 2007)","plainCitation":"(Fischl et al., 2001; Segonne et al., 2007)","noteIndex":0},"citationItems":[{"id":4420,"uris":["http://zotero.org/users/13126831/items/AAHPWACJ"],"itemData":{"id":4420,"type":"article-journal","abstract":"Highly accurate surface models of the cerebral cortex are becoming increasingly important as tools in the investigation of the functional organization of the human brain. The construction of such models is difficult using current neuroimaging technology due to the high degree of cortical folding. Even single voxel mis-classifications can result in erroneous connections being created between adjacent banks of a sulcus, resulting in a topologically inaccurate model. These topological defects cause the cortical model to no longer be homeomorphic to a sheet, preventing the accurate inflation, flattening, or spherical morphing of the reconstructed cortex. Surface deformation techniques can guarantee the topological correctness of a model, but are time-consuming and may result in geometrically inaccurate models. In order to address this need the authors have developed a technique for taking a model of the cortex, detecting and fixing the topological defects while leaving that majority of the model intact, resulting in a surface that is both geometrically accurate and topologically correct.","container-title":"IEEE Trans Med Imaging","DOI":"10.1109/42.906426","ISSN":"0278-0062","issue":"1","journalAbbreviation":"TMI","note":"publisher-place: PISCATAWAY\npublisher: PISCATAWAY: IEEE","page":"70-80","title":"Automated manifold surgery: constructing geometrically accurate and topologically correct models of the human cerebral cortex","volume":"20","author":[{"family":"Fischl","given":"B."},{"family":"Liu","given":"A."},{"family":"Dale","given":"A.M."}],"issued":{"date-parts":[["2001"]]},"citation-key":"fischlAutomatedManifoldSurgery2001"},"label":"page"},{"id":4421,"uris":["http://zotero.org/users/13126831/items/7TT789CB"],"itemData":{"id":4421,"type":"article-journal","abstract":"In this paper, we focus on the retrospective topology correction of surfaces. We propose a technique to accurately correct the spherical topology of cortical surfaces. Specifically, we construct a mapping from the original surface onto the sphere to detect topological defects as minimal nonhomeomorphic regions. The topology of each defect is then corrected by opening and sealing the surface along a set of nonseparating loops that are selected in a Bayesian framework. The proposed method is a wholly self-contained topology correction algorithm, which determines geometrically accurate, topologically correct solutions based on the magnetic resonance imaging (MRI) intensity profile and the expected local curvature. Applied to real data, our method provides topological corrections similar to those made by a trained operator","container-title":"IEEE Trans Med Imaging","DOI":"10.1109/TMI.2006.887364","ISSN":"0278-0062","issue":"4","journalAbbreviation":"TMI","note":"publisher-place: PISCATAWAY\npublisher: PISCATAWAY: IEEE","page":"518-529","title":"Geometrically Accurate Topology-Correction of Cortical Surfaces Using Nonseparating Loops","volume":"26","author":[{"family":"Segonne","given":"F."},{"family":"Pacheco","given":"J."},{"family":"Fischl","given":"B."}],"issued":{"date-parts":[["2007"]]},"citation-key":"segonneGeometricallyAccurateTopologyCorrection2007"},"label":"page"}],"schema":"https://github.com/citation-style-language/schema/raw/master/csl-citation.json"} </w:instrText>
      </w:r>
      <w:r>
        <w:fldChar w:fldCharType="separate"/>
      </w:r>
      <w:r w:rsidR="00FC0E79">
        <w:rPr>
          <w:noProof/>
        </w:rPr>
        <w:t>(Fischl et al., 2001; Segonne et al., 2007)</w:t>
      </w:r>
      <w:r>
        <w:fldChar w:fldCharType="end"/>
      </w:r>
      <w:r w:rsidRPr="00B32BD4">
        <w:t xml:space="preserve">. </w:t>
      </w:r>
      <w:r>
        <w:t>T</w:t>
      </w:r>
      <w:r>
        <w:rPr>
          <w:rFonts w:eastAsiaTheme="majorEastAsia"/>
        </w:rPr>
        <w:t xml:space="preserve">he </w:t>
      </w:r>
      <w:r w:rsidRPr="008A42AE">
        <w:rPr>
          <w:rFonts w:eastAsiaTheme="majorEastAsia"/>
        </w:rPr>
        <w:t xml:space="preserve">surface </w:t>
      </w:r>
      <w:r>
        <w:rPr>
          <w:rFonts w:eastAsiaTheme="majorEastAsia"/>
        </w:rPr>
        <w:t xml:space="preserve">model is </w:t>
      </w:r>
      <w:r w:rsidRPr="008A42AE">
        <w:rPr>
          <w:rFonts w:eastAsiaTheme="majorEastAsia"/>
        </w:rPr>
        <w:t>optimized and refin</w:t>
      </w:r>
      <w:r>
        <w:rPr>
          <w:rFonts w:eastAsiaTheme="majorEastAsia"/>
        </w:rPr>
        <w:t xml:space="preserve">ed </w:t>
      </w:r>
      <w:r>
        <w:rPr>
          <w:rFonts w:eastAsiaTheme="majorEastAsia"/>
        </w:rPr>
        <w:fldChar w:fldCharType="begin"/>
      </w:r>
      <w:r w:rsidR="006E215B">
        <w:rPr>
          <w:rFonts w:eastAsiaTheme="majorEastAsia"/>
        </w:rPr>
        <w:instrText xml:space="preserve"> ADDIN ZOTERO_ITEM CSL_CITATION {"citationID":"HTMmNOvO","properties":{"formattedCitation":"(Dale et al., 1999; Dale &amp; Sereno, 1993; Fischl &amp; Dale, 2000)","plainCitation":"(Dale et al., 1999; Dale &amp; Sereno, 1993; Fischl &amp; Dale, 2000)","noteIndex":0},"citationItems":[{"id":4419,"uris":["http://zotero.org/users/13126831/items/9YZ9UJHT"],"itemData":{"id":4419,"type":"article-journal","abstract":"Several properties of the cerebral cortex, including its columnar and laminar organization, as well as the topographic organization of cortical areas, can only be properly understood in the context of the intrinsic two-dimensional structure of the cortical surface. In order to study such cortical properties in humans, it is necessary to obtain an accurate and explicit representation of the cortical surface in individual subjects. Here we describe a set of automated procedures for obtaining accurate reconstructions of the cortical surface, which have been applied to data from more than 100 subjects, requiring little or no manual intervention. Automated routines for unfolding and flattening the cortical surface are described in a companion paper. These procedures allow for the routine use of cortical surface-based analysis and visualization methods in functional brain imaging.","container-title":"Neuroimage","DOI":"10.1006/nimg.1998.0395","ISSN":"1053-8119","issue":"2","journalAbbreviation":"NEUROIMAGE","note":"publisher-place: SAN DIEGO\npublisher: SAN DIEGO: Elsevier Inc","page":"179-194","title":"Cortical Surface-Based Analysis: I. Segmentation and Surface Reconstruction","volume":"9","author":[{"family":"Dale","given":"Anders M."},{"family":"Fischl","given":"Bruce"},{"family":"Sereno","given":"Martin I."}],"issued":{"date-parts":[["1999"]]},"citation-key":"daleCorticalSurfaceBasedAnalysis1999"},"label":"page"},{"id":4422,"uris":["http://zotero.org/users/13126831/items/J5TUYAMI"],"itemData":{"id":4422,"type":"article-journal","abstract":"We describe a comprehensive linear approach to the problem of imaging brain activity with high temporal as well as spatial resolution based on combining EEG and MEG data with anatomical constraints derived from MRI images. The \"inverse problem\" of estimating the distribution of dipole strengths over the cortical surface is highly underdetermined, even given closely spaced EEG and MEG recordings. We have obtained much better solutions to this problem by explicitly incorporating both local cortical orientation as well as spatial covariance of sources and sensors into our formulation. An explicit polygonal model of the cortical manifold is first constructed as follows: (1) slice data in three orthogonal planes of section (needle-shaped voxels) are combined with a linear deblurring technique to make a single high-resolution 3-D image (cubic voxels), (2) the image is recursively flood-filled to determine the topology of the gray-white matter border, and (3) the resulting continuous surface is refined by relaxing it against the original 3-D gray-scale image using a deformable template method, which is also used to computationally flatten the cortex for easier viewing. The explicit solution to an error minimization formulation of an optimal inverse linear operator (for a particular cortical manifold, sensor placement, noise and prior source covariance) gives rise to a compact expression that is practically computable for hundreds of sensors and thousands of sources. The inverse solution can then be weighted for a particular (averaged) event using the sensor covariance for that event. Model studies suggest that we may be able to localize multiple cortical sources with spatial resolution as good as PET with this technique, while retaining a much finer grained picture of activity over time.","container-title":"J Cogn Neurosci","DOI":"10.1162/jocn.1993.5.2.162","ISSN":"0898-929X","issue":"2","note":"publisher-place: One Rogers Street, Cambridge, MA 02142-1209, USA\npublisher: One Rogers Street, Cambridge, MA 02142-1209, USA: MIT Press","page":"162-176","title":"Improved Localizadon of Cortical Activity by Combining EEG and MEG with MRI Cortical Surface Reconstruction: A Linear Approach","volume":"5","author":[{"family":"Dale","given":"Anders M."},{"family":"Sereno","given":"Martin I."}],"issued":{"date-parts":[["1993"]]},"citation-key":"daleImprovedLocalizadonCortical1993"},"label":"page"},{"id":4423,"uris":["http://zotero.org/users/13126831/items/BS29446M"],"itemData":{"id":4423,"type":"article-journal","abstract":"Accurate and automated methods for measuring the thickness of human cerebral cortex could provide powerful tools for diagnosing and studying a variety of neurodegenerative and psychiatric disorders. Manual methods for estimating cortical thickness from neuroimaging data are labor intensive, requiring several days of effort by a trained anatomist. Furthermore, the highly folded nature of the cortex is problematic for manual techniques, frequently resulting in measurement errors in regions in which the cortical surface is not perpendicular to any of the cardinal axes. As a consequence, it has been impractical to obtain accurate thickness estimates for the entire cortex in individual subjects, or group statistics for patient or control populations. Here, we present an automated method for accurately measuring the thickness of the cerebral cortex across the entire brain and for generating cross-subject statistics in a coordinate system based on cortical anatomy. The intersubject standard deviation of the thickness measures is shown to be less than 0.5 mm, implying the ability to detect focal atrophy in small populations or even individual subjects. The reliability and accuracy of this new method are assessed by within-subject test-retest studies, as well as by comparison of cross-subject regional thickness measures with published values.","container-title":"Proc Natl Acad Sci U S A","DOI":"10.1073/pnas.200033797","ISSN":"0027-8424","issue":"20","journalAbbreviation":"P NATL ACAD SCI USA","note":"publisher-place: WASHINGTON\npublisher: WASHINGTON: National Academy of Sciences of the United States of America","page":"11050-11055","title":"Measuring the Thickness of the Human Cerebral Cortex from Magnetic Resonance Images","volume":"97","author":[{"family":"Fischl","given":"Bruce"},{"family":"Dale","given":"Anders M."}],"issued":{"date-parts":[["2000"]]},"citation-key":"fischlMeasuringThicknessHuman2000"},"label":"page"}],"schema":"https://github.com/citation-style-language/schema/raw/master/csl-citation.json"} </w:instrText>
      </w:r>
      <w:r>
        <w:rPr>
          <w:rFonts w:eastAsiaTheme="majorEastAsia"/>
        </w:rPr>
        <w:fldChar w:fldCharType="separate"/>
      </w:r>
      <w:r w:rsidR="00FC0E79">
        <w:rPr>
          <w:rFonts w:eastAsiaTheme="majorEastAsia"/>
          <w:noProof/>
        </w:rPr>
        <w:t>(Dale et al., 1999; Dale &amp; Sereno, 1993; Fischl &amp; Dale, 2000)</w:t>
      </w:r>
      <w:r>
        <w:rPr>
          <w:rFonts w:eastAsiaTheme="majorEastAsia"/>
        </w:rPr>
        <w:fldChar w:fldCharType="end"/>
      </w:r>
      <w:r w:rsidRPr="005317AF">
        <w:t xml:space="preserve">. </w:t>
      </w:r>
      <w:r>
        <w:t>Lastly</w:t>
      </w:r>
      <w:r w:rsidRPr="008A42AE">
        <w:t>, the reconstructed brain surface undergoes</w:t>
      </w:r>
      <w:r w:rsidRPr="008A42AE">
        <w:rPr>
          <w:rFonts w:eastAsiaTheme="majorEastAsia"/>
        </w:rPr>
        <w:t> nonlinear registration to a spherical atlas</w:t>
      </w:r>
      <w:r w:rsidRPr="008A42AE">
        <w:t>, aligning it with a standardized spherical model to facilitate consistent comparisons across different subjects</w:t>
      </w:r>
      <w:r>
        <w:t xml:space="preserve"> </w:t>
      </w:r>
      <w:r w:rsidRPr="008A42AE">
        <w:t xml:space="preserve"> </w:t>
      </w:r>
      <w:r>
        <w:fldChar w:fldCharType="begin"/>
      </w:r>
      <w:r w:rsidR="006E215B">
        <w:instrText xml:space="preserve"> ADDIN ZOTERO_ITEM CSL_CITATION {"citationID":"UjMW74HF","properties":{"formattedCitation":"(Fischl et al., 1999)","plainCitation":"(Fischl et al., 1999)","noteIndex":0},"citationItems":[{"id":4424,"uris":["http://zotero.org/users/13126831/items/NPGKDA65"],"itemData":{"id":4424,"type":"article-journal","abstract":"The neurons of the human cerebral cortex are arranged in a highly folded sheet, with the majority of the cortical surface area buried in folds. Cortical maps are typically arranged with a topography oriented parallel to the cortical surface. Despite this unambiguous sheetlike geometry, the most commonly used coordinate systems for localizing cortical features are based on 3‐D stereotaxic coordinates rather than on position relative to the 2‐D cortical sheet. In order to address the need for a more natural surface‐based coordinate system for the cortex, we have developed a means for generating an average folding pattern across a large number of individual subjects as a function on the unit sphere and of nonrigidly aligning each individual with the average. This establishes a spherical surface‐based coordinate system that is adapted to the folding pattern of each individual subject, allowing for much higher localization accuracy of structural and functional features of the human brain. Hum. Brain Mapping 8:272–284, 1999. © 1999 Wiley‐Liss, Inc.","container-title":"Hum. Brain Mapp","ISSN":"1065-9471","issue":"4","journalAbbreviation":"HUM BRAIN MAPP","note":"publisher-place: New York\npublisher: New York: John Wiley &amp; Sons, Inc","page":"272-284","title":"High-resolution intersubject averaging and a coordinate system for the cortical surface","volume":"8","author":[{"family":"Fischl","given":"Bruce"},{"family":"Sereno","given":"Martin I."},{"family":"Tootell","given":"Roger B.H."},{"family":"Dale","given":"Anders M."}],"issued":{"date-parts":[["1999"]]},"citation-key":"fischlHighresolutionIntersubjectAveraging1999"}}],"schema":"https://github.com/citation-style-language/schema/raw/master/csl-citation.json"} </w:instrText>
      </w:r>
      <w:r>
        <w:fldChar w:fldCharType="separate"/>
      </w:r>
      <w:r w:rsidR="00FC0E79">
        <w:rPr>
          <w:noProof/>
        </w:rPr>
        <w:t>(Fischl et al., 1999)</w:t>
      </w:r>
      <w:r>
        <w:fldChar w:fldCharType="end"/>
      </w:r>
      <w:r>
        <w:t>.</w:t>
      </w:r>
      <w:r w:rsidRPr="008A42AE">
        <w:t xml:space="preserve"> </w:t>
      </w:r>
    </w:p>
    <w:p w14:paraId="61CC2B48" w14:textId="77777777" w:rsidR="00F40208" w:rsidRDefault="00F40208" w:rsidP="003E7D87"/>
    <w:p w14:paraId="703D171B" w14:textId="77777777" w:rsidR="003E7D87" w:rsidRDefault="003E7D87" w:rsidP="003E7D87">
      <w:pPr>
        <w:pStyle w:val="Style4"/>
      </w:pPr>
      <w:bookmarkStart w:id="31" w:name="_Toc197292351"/>
      <w:r>
        <w:t>Regions of Interest</w:t>
      </w:r>
      <w:bookmarkEnd w:id="31"/>
    </w:p>
    <w:p w14:paraId="72AC5C12" w14:textId="39C23C55" w:rsidR="003E7D87" w:rsidRDefault="003E7D87" w:rsidP="003E7D87">
      <w:r w:rsidRPr="00BB2216">
        <w:t>After completing cortical reconstruction,</w:t>
      </w:r>
      <w:r>
        <w:t xml:space="preserve"> </w:t>
      </w:r>
      <w:r w:rsidRPr="00BB2216">
        <w:t>specific brain regions</w:t>
      </w:r>
      <w:r>
        <w:t xml:space="preserve"> are </w:t>
      </w:r>
      <w:r w:rsidRPr="00BB2216">
        <w:t>label</w:t>
      </w:r>
      <w:r>
        <w:t>led by two atlases. Cortical areas are</w:t>
      </w:r>
      <w:r w:rsidRPr="00153638">
        <w:t xml:space="preserve"> </w:t>
      </w:r>
      <w:r>
        <w:t>labeled</w:t>
      </w:r>
      <w:r w:rsidRPr="00153638">
        <w:t xml:space="preserve"> using the</w:t>
      </w:r>
      <w:r w:rsidRPr="00153638">
        <w:rPr>
          <w:rFonts w:eastAsiaTheme="majorEastAsia"/>
        </w:rPr>
        <w:t> </w:t>
      </w:r>
      <w:proofErr w:type="spellStart"/>
      <w:r w:rsidRPr="00153638">
        <w:rPr>
          <w:rFonts w:eastAsiaTheme="majorEastAsia"/>
        </w:rPr>
        <w:t>Destrieux</w:t>
      </w:r>
      <w:proofErr w:type="spellEnd"/>
      <w:r w:rsidRPr="00153638">
        <w:rPr>
          <w:rFonts w:eastAsiaTheme="majorEastAsia"/>
        </w:rPr>
        <w:t xml:space="preserve"> atlas-based classification</w:t>
      </w:r>
      <w:r>
        <w:rPr>
          <w:rFonts w:eastAsiaTheme="majorEastAsia"/>
        </w:rPr>
        <w:t xml:space="preserve"> </w:t>
      </w:r>
      <w:r>
        <w:rPr>
          <w:rFonts w:eastAsiaTheme="majorEastAsia"/>
        </w:rPr>
        <w:fldChar w:fldCharType="begin"/>
      </w:r>
      <w:r w:rsidR="006E215B">
        <w:rPr>
          <w:rFonts w:eastAsiaTheme="majorEastAsia"/>
        </w:rPr>
        <w:instrText xml:space="preserve"> ADDIN ZOTERO_ITEM CSL_CITATION {"citationID":"zsAr65bJ","properties":{"formattedCitation":"(Destrieux et al., 2010)","plainCitation":"(Destrieux et al., 2010)","noteIndex":0},"citationItems":[{"id":3641,"uris":["http://zotero.org/users/13126831/items/4ME9PKNX"],"itemData":{"id":3641,"type":"article-journal","abstract":"Precise localization of sulco-gyral structures of the human cerebral cortex is important for the interpretation of morpho-functional data, but requires anatomical expertise and is time consuming because of the brain's geometric complexity. Software developed to automatically identify sulco-gyral structures has improved substantially as a result of techniques providing topologically correct reconstructions permitting inflated views of the human brain. Here we describe a complete parcellation of the cortical surface using standard internationally accepted nomenclature and criteria. This parcellation is available in the FreeSurfer package. First, a computer-assisted hand parcellation classified each vertex as sulcal or gyral, and these were then subparcellated into 74 labels per hemisphere. Twelve datasets were used to develop rules and algorithms (reported here) that produced labels consistent with anatomical rules as well as automated computational parcellation. The final parcellation was used to build an atlas for automatically labeling the whole cerebral cortex. This atlas was used to label an additional 12 datasets, which were found to have good concordance with manual labels. This paper presents a precisely defined method for automatically labeling the cortical surface in standard terminology.","container-title":"NeuroImage","DOI":"10.1016/j.neuroimage.2010.06.010","ISSN":"1053-8119","issue":"1","journalAbbreviation":"NeuroImage","page":"1-15","source":"ScienceDirect","title":"Automatic parcellation of human cortical gyri and sulci using standard anatomical nomenclature","volume":"53","author":[{"family":"Destrieux","given":"Christophe"},{"family":"Fischl","given":"Bruce"},{"family":"Dale","given":"Anders"},{"family":"Halgren","given":"Eric"}],"issued":{"date-parts":[["2010",10,15]]},"citation-key":"destrieuxAutomaticParcellationHuman2010"}}],"schema":"https://github.com/citation-style-language/schema/raw/master/csl-citation.json"} </w:instrText>
      </w:r>
      <w:r>
        <w:rPr>
          <w:rFonts w:eastAsiaTheme="majorEastAsia"/>
        </w:rPr>
        <w:fldChar w:fldCharType="separate"/>
      </w:r>
      <w:r w:rsidR="00FC0E79">
        <w:rPr>
          <w:rFonts w:eastAsiaTheme="majorEastAsia"/>
          <w:noProof/>
        </w:rPr>
        <w:t>(Destrieux et al., 2010)</w:t>
      </w:r>
      <w:r>
        <w:rPr>
          <w:rFonts w:eastAsiaTheme="majorEastAsia"/>
        </w:rPr>
        <w:fldChar w:fldCharType="end"/>
      </w:r>
      <w:r w:rsidRPr="00153638">
        <w:t xml:space="preserve">. </w:t>
      </w:r>
      <w:r w:rsidR="002F2A16">
        <w:t>This atlas</w:t>
      </w:r>
      <w:r w:rsidRPr="0021536D">
        <w:t xml:space="preserve"> is widely used in</w:t>
      </w:r>
      <w:r w:rsidRPr="0021536D">
        <w:rPr>
          <w:rFonts w:eastAsiaTheme="majorEastAsia"/>
        </w:rPr>
        <w:t> sMRI studies </w:t>
      </w:r>
      <w:r w:rsidRPr="0021536D">
        <w:t>to analyze</w:t>
      </w:r>
      <w:r w:rsidRPr="0021536D">
        <w:rPr>
          <w:rFonts w:eastAsiaTheme="majorEastAsia"/>
        </w:rPr>
        <w:t> cortical volume</w:t>
      </w:r>
      <w:r w:rsidRPr="0021536D">
        <w:t xml:space="preserve"> in neurodevelopmental research</w:t>
      </w:r>
      <w:r>
        <w:t xml:space="preserve"> </w:t>
      </w:r>
      <w:r>
        <w:rPr>
          <w:color w:val="00B0F0"/>
        </w:rPr>
        <w:t>ref</w:t>
      </w:r>
      <w:r w:rsidRPr="0021536D">
        <w:t>.</w:t>
      </w:r>
      <w:r>
        <w:t xml:space="preserve"> This atlas</w:t>
      </w:r>
      <w:r w:rsidRPr="0021536D">
        <w:t xml:space="preserve"> uses a</w:t>
      </w:r>
      <w:r w:rsidRPr="0021536D">
        <w:rPr>
          <w:rFonts w:eastAsiaTheme="majorEastAsia"/>
        </w:rPr>
        <w:t> </w:t>
      </w:r>
      <w:proofErr w:type="spellStart"/>
      <w:r w:rsidRPr="0021536D">
        <w:rPr>
          <w:rFonts w:eastAsiaTheme="majorEastAsia"/>
        </w:rPr>
        <w:t>sulco-gyral</w:t>
      </w:r>
      <w:proofErr w:type="spellEnd"/>
      <w:r w:rsidRPr="0021536D">
        <w:rPr>
          <w:rFonts w:eastAsiaTheme="majorEastAsia"/>
        </w:rPr>
        <w:t xml:space="preserve"> classification</w:t>
      </w:r>
      <w:r w:rsidRPr="0021536D">
        <w:t>, distinguishing between exposed</w:t>
      </w:r>
      <w:r w:rsidRPr="0021536D">
        <w:rPr>
          <w:rFonts w:eastAsiaTheme="majorEastAsia"/>
        </w:rPr>
        <w:t> gyri </w:t>
      </w:r>
      <w:r w:rsidRPr="0021536D">
        <w:t>and buried</w:t>
      </w:r>
      <w:r w:rsidRPr="0021536D">
        <w:rPr>
          <w:rFonts w:eastAsiaTheme="majorEastAsia"/>
        </w:rPr>
        <w:t> sulci </w:t>
      </w:r>
      <w:r w:rsidRPr="0021536D">
        <w:t>based on</w:t>
      </w:r>
      <w:r w:rsidRPr="0021536D">
        <w:rPr>
          <w:rFonts w:eastAsiaTheme="majorEastAsia"/>
        </w:rPr>
        <w:t> mean curvature and convexity</w:t>
      </w:r>
      <w:r>
        <w:t xml:space="preserve">, thus </w:t>
      </w:r>
      <w:r w:rsidRPr="0021536D">
        <w:t>provid</w:t>
      </w:r>
      <w:r>
        <w:t xml:space="preserve">ing </w:t>
      </w:r>
      <w:r w:rsidRPr="0021536D">
        <w:rPr>
          <w:rFonts w:eastAsiaTheme="majorEastAsia"/>
        </w:rPr>
        <w:t>74 bilateral regions (148 total)</w:t>
      </w:r>
      <w:r w:rsidRPr="0021536D">
        <w:t xml:space="preserve">. </w:t>
      </w:r>
      <w:r>
        <w:t xml:space="preserve">Subcortical </w:t>
      </w:r>
      <w:r w:rsidRPr="00FB19A6">
        <w:t xml:space="preserve">structures </w:t>
      </w:r>
      <w:r w:rsidR="002F2A16">
        <w:t>are labeled</w:t>
      </w:r>
      <w:r w:rsidRPr="00FB19A6">
        <w:t xml:space="preserve"> using the Automated Segmentation of the Subcortical Structures (ASEG) provided by </w:t>
      </w:r>
      <w:proofErr w:type="spellStart"/>
      <w:r w:rsidRPr="00FB19A6">
        <w:t>FreeSurfer</w:t>
      </w:r>
      <w:proofErr w:type="spellEnd"/>
      <w:r>
        <w:t xml:space="preserve"> </w:t>
      </w:r>
      <w:r>
        <w:fldChar w:fldCharType="begin"/>
      </w:r>
      <w:r w:rsidR="006E215B">
        <w:instrText xml:space="preserve"> ADDIN ZOTERO_ITEM CSL_CITATION {"citationID":"1JLCn448","properties":{"formattedCitation":"(Fischl et al., 2002)","plainCitation":"(Fischl et al., 2002)","noteIndex":0},"citationItems":[{"id":4282,"uris":["http://zotero.org/users/13126831/items/VXCSW5UX"],"itemData":{"id":4282,"type":"article-journal","abstract":"We present a technique for automatically assigning a neuroanatomical label to each voxel in an MRI volume based on probabilistic information automatically estimated from a manually labeled training set. In contrast to existing segmentation procedures that only label a small number of tissue classes, the current method assigns one of 37 labels to each voxel, including left and right caudate, putamen, pallidum, thalamus, lateral ventricles, hippocampus, and amygdala. The classification technique employs a registration procedure that is robust to anatomical variability, including the ventricular enlargement typically associated with neurological diseases and aging. The technique is shown to be comparable in accuracy to manual labeling, and of sufficient sensitivity to robustly detect changes in the volume of noncortical structures that presage the onset of probable Alzheimer's disease.","container-title":"Neuron","DOI":"10.1016/s0896-6273(02)00569-x","ISSN":"0896-6273","issue":"3","journalAbbreviation":"Neuron","language":"eng","note":"PMID: 11832223","page":"341-355","source":"PubMed","title":"Whole brain segmentation: automated labeling of neuroanatomical structures in the human brain","title-short":"Whole brain segmentation","volume":"33","author":[{"family":"Fischl","given":"Bruce"},{"family":"Salat","given":"David H."},{"family":"Busa","given":"Evelina"},{"family":"Albert","given":"Marilyn"},{"family":"Dieterich","given":"Megan"},{"family":"Haselgrove","given":"Christian"},{"family":"Kouwe","given":"Andre","non-dropping-particle":"van der"},{"family":"Killiany","given":"Ron"},{"family":"Kennedy","given":"David"},{"family":"Klaveness","given":"Shuna"},{"family":"Montillo","given":"Albert"},{"family":"Makris","given":"Nikos"},{"family":"Rosen","given":"Bruce"},{"family":"Dale","given":"Anders M."}],"issued":{"date-parts":[["2002",1,31]]},"citation-key":"fischlWholeBrainSegmentation2002"}}],"schema":"https://github.com/citation-style-language/schema/raw/master/csl-citation.json"} </w:instrText>
      </w:r>
      <w:r>
        <w:fldChar w:fldCharType="separate"/>
      </w:r>
      <w:r w:rsidR="00FC0E79">
        <w:rPr>
          <w:noProof/>
        </w:rPr>
        <w:t>(Fischl et al., 2002)</w:t>
      </w:r>
      <w:r>
        <w:fldChar w:fldCharType="end"/>
      </w:r>
      <w:r>
        <w:t xml:space="preserve">. </w:t>
      </w:r>
      <w:r w:rsidRPr="00FB19A6">
        <w:t xml:space="preserve">This atlas allows the segmentation </w:t>
      </w:r>
      <w:r w:rsidRPr="000B43A9">
        <w:t>and volume measurement of subcortical areas and other intracranial structures, providing 46 regions in total. Combining these atlases facilitates a comprehensive analysis of cortical and subcortical regions. Once both cortical and subcortical structures are labeled, a total of 194 parcellated brain volumes are generated per individual. These data are provided by the ABCD Study in tabulated format and made accessible for downstream analyses by independent researchers.</w:t>
      </w:r>
    </w:p>
    <w:p w14:paraId="0F4413A8" w14:textId="77777777" w:rsidR="00F40208" w:rsidRDefault="00F40208" w:rsidP="003E7D87">
      <w:pPr>
        <w:rPr>
          <w:noProof/>
          <w14:ligatures w14:val="standardContextual"/>
        </w:rPr>
      </w:pPr>
    </w:p>
    <w:p w14:paraId="595502B8" w14:textId="77777777" w:rsidR="003E7D87" w:rsidRDefault="003E7D87" w:rsidP="003E7D87">
      <w:pPr>
        <w:rPr>
          <w:i/>
          <w:iCs/>
        </w:rPr>
      </w:pPr>
      <w:r w:rsidRPr="008C3BAD">
        <w:rPr>
          <w:i/>
          <w:iCs/>
          <w:noProof/>
          <w:color w:val="D86DCB" w:themeColor="accent5" w:themeTint="99"/>
        </w:rPr>
        <w:lastRenderedPageBreak/>
        <w:drawing>
          <wp:anchor distT="0" distB="0" distL="114300" distR="114300" simplePos="0" relativeHeight="251687936" behindDoc="0" locked="0" layoutInCell="1" allowOverlap="1" wp14:anchorId="29428604" wp14:editId="0DAC573B">
            <wp:simplePos x="0" y="0"/>
            <wp:positionH relativeFrom="column">
              <wp:posOffset>114300</wp:posOffset>
            </wp:positionH>
            <wp:positionV relativeFrom="paragraph">
              <wp:posOffset>466090</wp:posOffset>
            </wp:positionV>
            <wp:extent cx="5836920" cy="5553075"/>
            <wp:effectExtent l="0" t="0" r="0" b="0"/>
            <wp:wrapTopAndBottom/>
            <wp:docPr id="6593468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4688" name="Picture 1" descr="A screenshot of a computer screen&#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836920" cy="5553075"/>
                    </a:xfrm>
                    <a:prstGeom prst="rect">
                      <a:avLst/>
                    </a:prstGeom>
                  </pic:spPr>
                </pic:pic>
              </a:graphicData>
            </a:graphic>
            <wp14:sizeRelH relativeFrom="page">
              <wp14:pctWidth>0</wp14:pctWidth>
            </wp14:sizeRelH>
            <wp14:sizeRelV relativeFrom="page">
              <wp14:pctHeight>0</wp14:pctHeight>
            </wp14:sizeRelV>
          </wp:anchor>
        </w:drawing>
      </w:r>
      <w:r w:rsidRPr="008C3BAD">
        <w:rPr>
          <w:i/>
          <w:iCs/>
          <w:color w:val="D86DCB" w:themeColor="accent5" w:themeTint="99"/>
        </w:rPr>
        <w:t xml:space="preserve">Figure A. </w:t>
      </w:r>
      <w:r w:rsidRPr="00B70F5A">
        <w:rPr>
          <w:rFonts w:eastAsiaTheme="majorEastAsia"/>
          <w:i/>
          <w:iCs/>
        </w:rPr>
        <w:t xml:space="preserve">Parcellation of cortical and subcortical brain structures using the </w:t>
      </w:r>
      <w:proofErr w:type="spellStart"/>
      <w:r w:rsidRPr="00B70F5A">
        <w:rPr>
          <w:rFonts w:eastAsiaTheme="majorEastAsia"/>
          <w:i/>
          <w:iCs/>
        </w:rPr>
        <w:t>Destrieux</w:t>
      </w:r>
      <w:proofErr w:type="spellEnd"/>
      <w:r w:rsidRPr="00B70F5A">
        <w:rPr>
          <w:rFonts w:eastAsiaTheme="majorEastAsia"/>
          <w:i/>
          <w:iCs/>
        </w:rPr>
        <w:t xml:space="preserve"> and ASEG atlases.</w:t>
      </w:r>
    </w:p>
    <w:p w14:paraId="2D562124" w14:textId="3A9AA55B" w:rsidR="003E7D87" w:rsidRPr="00DD30F8" w:rsidRDefault="003E7D87" w:rsidP="003E7D87">
      <w:pPr>
        <w:rPr>
          <w:rStyle w:val="apple-converted-space"/>
          <w:rFonts w:ascii="-webkit-standard" w:eastAsiaTheme="majorEastAsia" w:hAnsi="-webkit-standard"/>
          <w:color w:val="000000"/>
          <w:sz w:val="27"/>
          <w:szCs w:val="27"/>
        </w:rPr>
      </w:pPr>
      <w:r>
        <w:rPr>
          <w:i/>
          <w:iCs/>
        </w:rPr>
        <w:t xml:space="preserve">Note: </w:t>
      </w:r>
      <w:r w:rsidRPr="00DD30F8">
        <w:rPr>
          <w:rFonts w:eastAsiaTheme="majorEastAsia"/>
        </w:rPr>
        <w:t>Visualization of tabulated cortical and subcortical regions was produced using the </w:t>
      </w:r>
      <w:proofErr w:type="spellStart"/>
      <w:r w:rsidRPr="00DD30F8">
        <w:rPr>
          <w:rFonts w:eastAsiaTheme="majorEastAsia"/>
        </w:rPr>
        <w:t>ggseg</w:t>
      </w:r>
      <w:proofErr w:type="spellEnd"/>
      <w:r w:rsidRPr="00DD30F8">
        <w:rPr>
          <w:rFonts w:eastAsiaTheme="majorEastAsia"/>
        </w:rPr>
        <w:t xml:space="preserve"> packages in R </w:t>
      </w:r>
      <w:r w:rsidRPr="00DD30F8">
        <w:rPr>
          <w:rFonts w:eastAsiaTheme="majorEastAsia"/>
        </w:rPr>
        <w:fldChar w:fldCharType="begin"/>
      </w:r>
      <w:r w:rsidR="006E215B">
        <w:rPr>
          <w:rFonts w:eastAsiaTheme="majorEastAsia"/>
        </w:rPr>
        <w:instrText xml:space="preserve"> ADDIN ZOTERO_ITEM CSL_CITATION {"citationID":"C2JUbvJ0","properties":{"formattedCitation":"(Mowinckel &amp; Vidal-Pi\\uc0\\u241{}eiro, 2020)","plainCitation":"(Mowinckel &amp; Vidal-Piñeiro, 2020)","noteIndex":0},"citationItems":[{"id":4512,"uris":["http://zotero.org/users/13126831/items/6P8846TL"],"itemData":{"id":4512,"type":"article-journal","container-title":"Advances in Methods and Practices in Psychological Science","ISSN":"2515-2459","issue":"4","journalAbbreviation":"Advances in Methods and Practices in Psychological Science","note":"publisher: SAGE Publications Sage CA: Los Angeles, CA","page":"466-483","title":"Visualization of brain statistics with R packages ggseg and ggseg3d","volume":"3","author":[{"family":"Mowinckel","given":"Athanasia M"},{"family":"Vidal-Piñeiro","given":"Didac"}],"issued":{"date-parts":[["2020"]]},"citation-key":"mowinckelVisualizationBrainStatistics2020"}}],"schema":"https://github.com/citation-style-language/schema/raw/master/csl-citation.json"} </w:instrText>
      </w:r>
      <w:r w:rsidRPr="00DD30F8">
        <w:rPr>
          <w:rFonts w:eastAsiaTheme="majorEastAsia"/>
        </w:rPr>
        <w:fldChar w:fldCharType="separate"/>
      </w:r>
      <w:r w:rsidR="00FC0E79" w:rsidRPr="00DD30F8">
        <w:t>(Mowinckel &amp; Vidal-Piñeiro, 2020)</w:t>
      </w:r>
      <w:r w:rsidRPr="00DD30F8">
        <w:rPr>
          <w:rFonts w:eastAsiaTheme="majorEastAsia"/>
        </w:rPr>
        <w:fldChar w:fldCharType="end"/>
      </w:r>
      <w:r w:rsidRPr="00DD30F8">
        <w:rPr>
          <w:rFonts w:eastAsiaTheme="majorEastAsia"/>
        </w:rPr>
        <w:t xml:space="preserve">. </w:t>
      </w:r>
      <w:r w:rsidRPr="00DD30F8">
        <w:t xml:space="preserve">Cortical surfaces (top two rows) are segmented using the </w:t>
      </w:r>
      <w:proofErr w:type="spellStart"/>
      <w:r w:rsidRPr="00DD30F8">
        <w:t>Destrieux</w:t>
      </w:r>
      <w:proofErr w:type="spellEnd"/>
      <w:r w:rsidRPr="00DD30F8">
        <w:t xml:space="preserve"> atlas, which identifies 148 sulcal and </w:t>
      </w:r>
      <w:proofErr w:type="spellStart"/>
      <w:r w:rsidRPr="00DD30F8">
        <w:t>gyral</w:t>
      </w:r>
      <w:proofErr w:type="spellEnd"/>
      <w:r w:rsidRPr="00DD30F8">
        <w:t xml:space="preserve"> regions based on curvature and convexity features. The first row illustrates the right hemisphere in lateral and medial views, while the second row presents the corresponding views of the left hemisphere. Subcortical structures (bottom row) are segmented using </w:t>
      </w:r>
      <w:proofErr w:type="spellStart"/>
      <w:r w:rsidRPr="00DD30F8">
        <w:t>FreeSurfer’s</w:t>
      </w:r>
      <w:proofErr w:type="spellEnd"/>
      <w:r w:rsidRPr="00DD30F8">
        <w:t xml:space="preserve"> Automated Segmentation of Subcortical Structures (ASEG) atlas, displayed in sagittal (left) and coronal (right) views.</w:t>
      </w:r>
      <w:r w:rsidRPr="00DD30F8">
        <w:rPr>
          <w:rStyle w:val="apple-converted-space"/>
          <w:rFonts w:ascii="-webkit-standard" w:eastAsiaTheme="majorEastAsia" w:hAnsi="-webkit-standard"/>
          <w:color w:val="000000"/>
          <w:sz w:val="27"/>
          <w:szCs w:val="27"/>
        </w:rPr>
        <w:t> </w:t>
      </w:r>
    </w:p>
    <w:p w14:paraId="23AAE66D" w14:textId="77777777" w:rsidR="00F40208" w:rsidRPr="00DD30F8" w:rsidRDefault="00F40208" w:rsidP="003E7D87"/>
    <w:p w14:paraId="7D22BE06" w14:textId="47ED4E7A" w:rsidR="002F2A16" w:rsidRDefault="005F1AF1" w:rsidP="002F2A16">
      <w:pPr>
        <w:pStyle w:val="Style3"/>
      </w:pPr>
      <w:bookmarkStart w:id="32" w:name="_Toc197292352"/>
      <w:r>
        <w:lastRenderedPageBreak/>
        <w:t>Categorical Psychopathology Assessment</w:t>
      </w:r>
      <w:bookmarkEnd w:id="32"/>
    </w:p>
    <w:p w14:paraId="203A69FE" w14:textId="2B02B5B8" w:rsidR="005F1AF1" w:rsidRPr="005F1AF1" w:rsidRDefault="00906C6F" w:rsidP="005F1AF1">
      <w:r>
        <w:t>Present p</w:t>
      </w:r>
      <w:r w:rsidR="005F1AF1" w:rsidRPr="005F1AF1">
        <w:t>sychiatric diagnoses were determined using the</w:t>
      </w:r>
      <w:r w:rsidR="005F1AF1" w:rsidRPr="005F1AF1">
        <w:rPr>
          <w:rFonts w:eastAsiaTheme="majorEastAsia"/>
        </w:rPr>
        <w:t> Kiddie Schedule for Affective Disorders and Schizophrenia – Computerized Version (KSADS-COMP)</w:t>
      </w:r>
      <w:r w:rsidR="005F1AF1" w:rsidRPr="005F1AF1">
        <w:t>, a self-administered, computerized instrument aligned with</w:t>
      </w:r>
      <w:r w:rsidR="005F1AF1" w:rsidRPr="005F1AF1">
        <w:rPr>
          <w:rFonts w:eastAsiaTheme="majorEastAsia"/>
        </w:rPr>
        <w:t> DSM-5 </w:t>
      </w:r>
      <w:r w:rsidR="005F1AF1" w:rsidRPr="005F1AF1">
        <w:t>diagnostic criteria and used in the ABCD Study</w:t>
      </w:r>
      <w:r w:rsidR="005F1AF1">
        <w:t xml:space="preserve"> </w:t>
      </w:r>
      <w:r w:rsidR="005F1AF1">
        <w:fldChar w:fldCharType="begin"/>
      </w:r>
      <w:r w:rsidR="006E215B">
        <w:instrText xml:space="preserve"> ADDIN ZOTERO_ITEM CSL_CITATION {"citationID":"31WqC3I7","properties":{"formattedCitation":"(J. Kaufman et al., 1997; {\\i{}KSADS-COMP}, n.d.)","plainCitation":"(J. Kaufman et al., 1997; KSADS-COMP, n.d.)","noteIndex":0},"citationItems":[{"id":2946,"uris":["http://zotero.org/users/13126831/items/E3PMN68G","http://zotero.org/users/13126831/items/77MD7K5I"],"itemData":{"id":2946,"type":"article-journal","abstract":"Objective\nTo describe the psychometric properties of the Schedule for Affective Disorders and Schizophrenia for School-Age Children-Present and Lifetime version (K-SADS-PL) interview, which surveys additional disorders not assessed in prior K-SADS, contains improved probes and anchor points, includes diagnosis-specific impairment ratings, generates DSM-III-R and DSM-IV diagnoses, and divides symptoms surveyed into a screening interview and five diagnostic supplements.\nMethod\nSubjects were 55 psychiatric outpatients and 11 normal controls (aged 7 through 17 years). Both parents and children were used as informants. Concurrent validity of the screen criteria and the K-SADS-PL diagnoses was assessed against standard self-report scales. Interrater (n = 15) and test-retest (n = 20) reliability data were also collected (mean retest interval: 18 days; range: 2 to 38 days).\nResults\nRating scale data support the concurrent validity of screens and K-SADS-PL diagnoses. Interrater agreement in scoring screens and diagnoses was high (range: 93% to 100%). Test-retest reliability κ coefficients were in the excellent range for present and/or lifetime diagnoses of major depression, any bipolar, generalized anxiety, conduct, and oppositional defiant disorder (.77 to 1.00) and in the good range for present diagnoses of posttraumatic stress disorder and attention-deficit hyperactivity disorder (.63 to .67).\nConclusion\nResults suggest the K-SADS-PL generates reliable and valid child psychiatric diagnoses. J. Am. Acad. Child Adolesc. Psychiatry, 1997, 36(7): 980–988.","container-title":"Journal of the American Academy of Child &amp; Adolescent Psychiatry","DOI":"10.1097/00004583-199707000-00021","ISSN":"0890-8567","issue":"7","journalAbbreviation":"Journal of the American Academy of Child &amp; Adolescent Psychiatry","page":"980-988","source":"ScienceDirect","title":"Schedule for Affective Disorders and Schizophrenia for School-Age Children-Present and Lifetime Version (K-SADS-PL): Initial Reliability and Validity Data","title-short":"Schedule for Affective Disorders and Schizophrenia for School-Age Children-Present and Lifetime Version (K-SADS-PL)","volume":"36","author":[{"family":"Kaufman","given":"JOAN"},{"family":"Birmaher","given":"BORIS"},{"family":"Brent","given":"DAVID"},{"family":"Rao","given":"UMA"},{"family":"Flynn","given":"CYNTHIA"},{"family":"Moreci","given":"PAULA"},{"family":"Williamson","given":"DOUGLAS"},{"family":"Ryan","given":"NEAL"}],"issued":{"date-parts":[["1997",7,1]]},"citation-key":"kaufmanScheduleAffectiveDisorders1997"},"label":"page"},{"id":4483,"uris":["http://zotero.org/users/13126831/items/49LMMY5Z"],"itemData":{"id":4483,"type":"webpage","title":"KSADS-COMP","URL":"https://www.ksadslogin.net/ksads-comp/","accessed":{"date-parts":[["2025",4,20]]},"citation-key":"KSADSCOMP"},"label":"page"}],"schema":"https://github.com/citation-style-language/schema/raw/master/csl-citation.json"} </w:instrText>
      </w:r>
      <w:r w:rsidR="005F1AF1">
        <w:fldChar w:fldCharType="separate"/>
      </w:r>
      <w:r w:rsidR="005F1AF1" w:rsidRPr="00FC0E79">
        <w:t xml:space="preserve">(J. Kaufman et al., 1997; </w:t>
      </w:r>
      <w:r w:rsidR="005F1AF1" w:rsidRPr="00FC0E79">
        <w:rPr>
          <w:i/>
          <w:iCs/>
        </w:rPr>
        <w:t>KSADS-COMP</w:t>
      </w:r>
      <w:r w:rsidR="005F1AF1" w:rsidRPr="00FC0E79">
        <w:t>, n.d.)</w:t>
      </w:r>
      <w:r w:rsidR="005F1AF1">
        <w:fldChar w:fldCharType="end"/>
      </w:r>
      <w:r w:rsidR="005F1AF1" w:rsidRPr="005F1AF1">
        <w:t>. The KSADS-COMP evaluates over 50 common childhood and adolescent psychiatric disorders and also provides corresponding</w:t>
      </w:r>
      <w:r w:rsidR="005F1AF1" w:rsidRPr="005F1AF1">
        <w:rPr>
          <w:rFonts w:eastAsiaTheme="majorEastAsia"/>
        </w:rPr>
        <w:t> ICD-10 codes</w:t>
      </w:r>
      <w:r w:rsidR="005F1AF1">
        <w:rPr>
          <w:rFonts w:eastAsiaTheme="majorEastAsia"/>
        </w:rPr>
        <w:t xml:space="preserve"> </w:t>
      </w:r>
      <w:r w:rsidR="005F1AF1" w:rsidRPr="0078131D">
        <w:fldChar w:fldCharType="begin"/>
      </w:r>
      <w:r w:rsidR="006E215B">
        <w:instrText xml:space="preserve"> ADDIN ZOTERO_ITEM CSL_CITATION {"citationID":"tJb6WcDH","properties":{"formattedCitation":"(Barch et al., 2018)","plainCitation":"(Barch et al., 2018)","noteIndex":0},"citationItems":[{"id":2633,"uris":["http://zotero.org/users/13126831/items/FKDHTRX6"],"itemData":{"id":2633,"type":"article-journal","abstract":"The Adolescent Brain and Cognitive Development (ABCD) Study incorporates a comprehensive range of measures assessing predictors and outcomes related to both mental and physical health across childhood and adolescence. The workgroup developed a battery that would assess a comprehensive range of domains that address study aims while minimizing participant and family burden. We review the major considerations that went into deciding what constructs to cover in the demographics, physical health and mental health domains, as well as the process of selecting measures, piloting and refining the originally proposed battery. We present a description of the baseline battery, as well as the six-month interim assessments and the one-year follow-up assessments. This battery includes assessments from the perspectives of both the parent and the target youth, as well as teacher reports. This battery will provide a foundational baseline assessment of the youth’s current function so as to permit characterization of stability and change in key domains over time. The findings from this battery will also be utilized to identify both resilience markers that predict healthy development and risk factors for later adverse outcomes in physical health, mental health, and substance use and abuse.","container-title":"Dev Cogn Neurosci","DOI":"10.1016/j.dcn.2017.10.010","ISSN":"1878-9293","journalAbbreviation":"DEV COGN NEUROS-NETH","note":"publisher-place: OXFORD\npublisher: OXFORD: Elsevier Ltd","page":"55-66","title":"Demographic, physical and mental health assessments in the adolescent brain and cognitive development study: Rationale and description","volume":"32","author":[{"family":"Barch","given":"Deanna M."},{"family":"Albaugh","given":"Matthew D."},{"family":"Avenevoli","given":"Shelli"},{"family":"Chang","given":"Linda"},{"family":"Clark","given":"Duncan B."},{"family":"Glantz","given":"Meyer D."},{"family":"Hudziak","given":"James J."},{"family":"Jernigan","given":"Terry L."},{"family":"Tapert","given":"Susan F."},{"family":"Yurgelun-Todd","given":"Debbie"},{"family":"Alia-Klein","given":"Nelly"},{"family":"Potter","given":"Alexandra S."},{"family":"Paulus","given":"Martin P."},{"family":"Prouty","given":"Devin"},{"family":"Zucker","given":"Robert A."},{"family":"Sher","given":"Kenneth J."}],"issued":{"date-parts":[["2018"]]},"citation-key":"barchDemographicPhysicalMental2018"}}],"schema":"https://github.com/citation-style-language/schema/raw/master/csl-citation.json"} </w:instrText>
      </w:r>
      <w:r w:rsidR="005F1AF1" w:rsidRPr="0078131D">
        <w:fldChar w:fldCharType="separate"/>
      </w:r>
      <w:r w:rsidR="005F1AF1">
        <w:t>(Barch et al., 2018)</w:t>
      </w:r>
      <w:r w:rsidR="005F1AF1" w:rsidRPr="0078131D">
        <w:fldChar w:fldCharType="end"/>
      </w:r>
      <w:r w:rsidR="005F1AF1" w:rsidRPr="005F1AF1">
        <w:t>.</w:t>
      </w:r>
      <w:r w:rsidR="005F1AF1">
        <w:t xml:space="preserve"> </w:t>
      </w:r>
      <w:r w:rsidR="005F1AF1" w:rsidRPr="005F1AF1">
        <w:t>The assessment begins with a structured introductory interview that collects contextual information on family environment, treatment history, gender identity, school functioning, peer relationships (including bullying), and the presence of firearms in the home. This information supports interpretation of mood symptoms and assessment of impairment and risk.</w:t>
      </w:r>
    </w:p>
    <w:p w14:paraId="703E835D" w14:textId="320413DA" w:rsidR="003E7D87" w:rsidRDefault="005F1AF1" w:rsidP="00906C6F">
      <w:pPr>
        <w:ind w:firstLine="720"/>
      </w:pPr>
      <w:r w:rsidRPr="005F1AF1">
        <w:t>The symptom assessment consists of an initial</w:t>
      </w:r>
      <w:r w:rsidRPr="005F1AF1">
        <w:rPr>
          <w:rFonts w:eastAsiaTheme="majorEastAsia"/>
        </w:rPr>
        <w:t> screening interview</w:t>
      </w:r>
      <w:r w:rsidRPr="005F1AF1">
        <w:t>, presenting 2–4 key items per disorder. Endorsed symptoms trigger full</w:t>
      </w:r>
      <w:r w:rsidRPr="005F1AF1">
        <w:rPr>
          <w:rFonts w:eastAsiaTheme="majorEastAsia"/>
        </w:rPr>
        <w:t> diagnostic supplements</w:t>
      </w:r>
      <w:r w:rsidRPr="005F1AF1">
        <w:t xml:space="preserve">, administered via automated branching logic. Diagnoses are algorithmically assigned as “present,” or “not present” based on DSM-5 symptom criteria, duration, and functional impairment. </w:t>
      </w:r>
      <w:r w:rsidR="00906C6F" w:rsidRPr="00906C6F">
        <w:t>The system also facilitates</w:t>
      </w:r>
      <w:r w:rsidR="00906C6F" w:rsidRPr="00906C6F">
        <w:rPr>
          <w:rFonts w:eastAsiaTheme="majorEastAsia"/>
        </w:rPr>
        <w:t> differential diagnosis</w:t>
      </w:r>
      <w:r w:rsidR="00906C6F" w:rsidRPr="00906C6F">
        <w:t>, using automated probes to clarify overlapping symptom domains (e.g., mood vs. substance-related conditions)</w:t>
      </w:r>
      <w:r w:rsidRPr="005F1AF1">
        <w:t>.</w:t>
      </w:r>
      <w:r w:rsidR="00906C6F">
        <w:t xml:space="preserve"> </w:t>
      </w:r>
      <w:r w:rsidR="004D1C54" w:rsidRPr="00F43A97">
        <w:t xml:space="preserve">While not </w:t>
      </w:r>
      <w:r w:rsidR="004D1C54" w:rsidRPr="001B383E">
        <w:t>administered by a clinician, the KSADS-COMP is clinically designed and validated for use in large-scale studies, offering reliable and scalable mental health phenotyping</w:t>
      </w:r>
      <w:r w:rsidR="004D1C54">
        <w:t xml:space="preserve"> </w:t>
      </w:r>
      <w:r w:rsidR="004D1C54">
        <w:fldChar w:fldCharType="begin"/>
      </w:r>
      <w:r w:rsidR="006E215B">
        <w:instrText xml:space="preserve"> ADDIN ZOTERO_ITEM CSL_CITATION {"citationID":"WRFcvmFN","properties":{"formattedCitation":"(J. Kaufman et al., 2017)","plainCitation":"(J. Kaufman et al., 2017)","noteIndex":0},"citationItems":[{"id":3104,"uris":["http://zotero.org/users/13126831/items/VXG5PG3X"],"itemData":{"id":3104,"type":"article-journal","collection-title":"AACAP's 64th Annual Meeting","container-title":"Journal of the American Academy of Child &amp; Adolescent Psychiatry","DOI":"10.1016/j.jaac.2017.07.770","ISSN":"0890-8567","issue":"10, Supplement","journalAbbreviation":"Journal of the American Academy of Child &amp; Adolescent Psychiatry","page":"S357","source":"ScienceDirect","title":"The Computerized Kiddie Schedule for Affective Disorders and Schizophrenia (KSADS): Development and Administration Guidelines","title-short":"The Computerized Kiddie Schedule for Affective Disorders and Schizophrenia (KSADS)","volume":"56","author":[{"family":"Kaufman","given":"Joan"},{"family":"Townsend","given":"Lisa D."},{"family":"Kobak","given":"Kenneth"}],"issued":{"date-parts":[["2017",10,1]]},"citation-key":"kaufmanComputerizedKiddieSchedule2017"}}],"schema":"https://github.com/citation-style-language/schema/raw/master/csl-citation.json"} </w:instrText>
      </w:r>
      <w:r w:rsidR="004D1C54">
        <w:fldChar w:fldCharType="separate"/>
      </w:r>
      <w:r w:rsidR="004D1C54">
        <w:rPr>
          <w:noProof/>
        </w:rPr>
        <w:t>(J. Kaufman et al., 2017)</w:t>
      </w:r>
      <w:r w:rsidR="004D1C54">
        <w:fldChar w:fldCharType="end"/>
      </w:r>
      <w:r w:rsidR="004D1C54">
        <w:t xml:space="preserve">. </w:t>
      </w:r>
      <w:r w:rsidR="003E7D87" w:rsidRPr="00284C44">
        <w:t>Demographic</w:t>
      </w:r>
      <w:r w:rsidR="004D1C54">
        <w:t>s</w:t>
      </w:r>
      <w:r w:rsidR="003E7D87" w:rsidRPr="00284C44">
        <w:t>, including age, sex, race</w:t>
      </w:r>
      <w:r w:rsidR="003E7D87">
        <w:t>,</w:t>
      </w:r>
      <w:r w:rsidR="003E7D87" w:rsidRPr="002915A0">
        <w:t xml:space="preserve"> and ethnicity</w:t>
      </w:r>
      <w:r w:rsidR="003E7D87">
        <w:t>,</w:t>
      </w:r>
      <w:r w:rsidR="003E7D87">
        <w:rPr>
          <w:color w:val="000000" w:themeColor="text1"/>
        </w:rPr>
        <w:t xml:space="preserve"> are also retrieved</w:t>
      </w:r>
      <w:r w:rsidR="003E7D87" w:rsidRPr="00827943">
        <w:rPr>
          <w:color w:val="000000" w:themeColor="text1"/>
        </w:rPr>
        <w:t xml:space="preserve"> from the </w:t>
      </w:r>
      <w:r w:rsidR="003E7D87">
        <w:rPr>
          <w:color w:val="000000" w:themeColor="text1"/>
        </w:rPr>
        <w:t>KSADS-</w:t>
      </w:r>
      <w:r w:rsidR="002F2A16">
        <w:rPr>
          <w:color w:val="000000" w:themeColor="text1"/>
        </w:rPr>
        <w:t>COMP</w:t>
      </w:r>
      <w:r w:rsidR="003E7D87" w:rsidRPr="002915A0">
        <w:t>.</w:t>
      </w:r>
    </w:p>
    <w:p w14:paraId="408C704F" w14:textId="77777777" w:rsidR="00F40208" w:rsidRPr="001B383E" w:rsidRDefault="00F40208" w:rsidP="00906C6F">
      <w:pPr>
        <w:ind w:firstLine="720"/>
      </w:pPr>
    </w:p>
    <w:p w14:paraId="78B21E49" w14:textId="67BDC8EC" w:rsidR="003E7D87" w:rsidRDefault="002F2A16" w:rsidP="003E7D87">
      <w:pPr>
        <w:pStyle w:val="Style3"/>
      </w:pPr>
      <w:bookmarkStart w:id="33" w:name="_Toc197292353"/>
      <w:bookmarkEnd w:id="23"/>
      <w:r>
        <w:t>D</w:t>
      </w:r>
      <w:r w:rsidR="003E7D87">
        <w:t xml:space="preserve">imensional </w:t>
      </w:r>
      <w:r w:rsidR="00906C6F">
        <w:t>P</w:t>
      </w:r>
      <w:r w:rsidR="003E7D87">
        <w:t>sychopathology</w:t>
      </w:r>
      <w:r w:rsidR="00906C6F">
        <w:t xml:space="preserve"> Assessment</w:t>
      </w:r>
      <w:bookmarkEnd w:id="33"/>
    </w:p>
    <w:p w14:paraId="6440BD52" w14:textId="603115F3" w:rsidR="003E7D87" w:rsidRDefault="003E7D87" w:rsidP="003E7D87">
      <w:pPr>
        <w:rPr>
          <w:rStyle w:val="apple-converted-space"/>
          <w:rFonts w:ascii="-webkit-standard" w:eastAsiaTheme="majorEastAsia" w:hAnsi="-webkit-standard"/>
          <w:color w:val="000000"/>
          <w:sz w:val="27"/>
          <w:szCs w:val="27"/>
        </w:rPr>
      </w:pPr>
      <w:r w:rsidRPr="0070480A">
        <w:t xml:space="preserve">The </w:t>
      </w:r>
      <w:r w:rsidRPr="00F43A97">
        <w:t xml:space="preserve">Achenbach System of Empirically Based Assessment (ASEBA) is a comprehensive evaluation tool </w:t>
      </w:r>
      <w:r w:rsidR="00F43A97" w:rsidRPr="00F43A97">
        <w:t>that captures</w:t>
      </w:r>
      <w:r w:rsidR="00F43A97" w:rsidRPr="00F43A97">
        <w:rPr>
          <w:rFonts w:eastAsiaTheme="majorEastAsia"/>
        </w:rPr>
        <w:t> continuous symptom severity and behavioral</w:t>
      </w:r>
      <w:r w:rsidR="00F43A97">
        <w:rPr>
          <w:rFonts w:eastAsiaTheme="majorEastAsia"/>
        </w:rPr>
        <w:t xml:space="preserve">, </w:t>
      </w:r>
      <w:r w:rsidR="00F43A97" w:rsidRPr="00F43A97">
        <w:rPr>
          <w:rFonts w:eastAsiaTheme="majorEastAsia"/>
        </w:rPr>
        <w:t xml:space="preserve">emotional </w:t>
      </w:r>
      <w:r w:rsidR="00F43A97">
        <w:rPr>
          <w:rFonts w:eastAsiaTheme="majorEastAsia"/>
        </w:rPr>
        <w:t xml:space="preserve">and social </w:t>
      </w:r>
      <w:r w:rsidR="00F43A97" w:rsidRPr="00F43A97">
        <w:rPr>
          <w:rFonts w:eastAsiaTheme="majorEastAsia"/>
        </w:rPr>
        <w:t>functioning </w:t>
      </w:r>
      <w:r w:rsidR="00F43A97" w:rsidRPr="00F43A97">
        <w:t>across various domains</w:t>
      </w:r>
      <w:r w:rsidR="00F43A97">
        <w:t xml:space="preserve"> </w:t>
      </w:r>
      <w:r w:rsidR="00F43A97">
        <w:fldChar w:fldCharType="begin"/>
      </w:r>
      <w:r w:rsidR="006E215B">
        <w:instrText xml:space="preserve"> ADDIN ZOTERO_ITEM CSL_CITATION {"citationID":"3SKtZceN","properties":{"formattedCitation":"({\\i{}ASEBA}, 2019)","plainCitation":"(ASEBA, 2019)","noteIndex":0},"citationItems":[{"id":4289,"uris":["http://zotero.org/users/13126831/items/TCNGPR3D"],"itemData":{"id":4289,"type":"post-weblog","abstract":"The ASEBA is a comprehensive evidence-based assessment system developed through decades of research and practical experience. The ASEBA assesses competencies,","language":"en-US","title":"ASEBA","URL":"https://aseba.org/aseba-overview/","accessed":{"date-parts":[["2025",4,3]]},"issued":{"date-parts":[["2019",1,14]]},"citation-key":"ASEBA2019"}}],"schema":"https://github.com/citation-style-language/schema/raw/master/csl-citation.json"} </w:instrText>
      </w:r>
      <w:r w:rsidR="00F43A97">
        <w:fldChar w:fldCharType="separate"/>
      </w:r>
      <w:r w:rsidR="00F43A97" w:rsidRPr="00FC0E79">
        <w:t>(</w:t>
      </w:r>
      <w:r w:rsidR="00F43A97" w:rsidRPr="00FC0E79">
        <w:rPr>
          <w:i/>
          <w:iCs/>
        </w:rPr>
        <w:t>ASEBA</w:t>
      </w:r>
      <w:r w:rsidR="00F43A97" w:rsidRPr="00FC0E79">
        <w:t>, 2019)</w:t>
      </w:r>
      <w:r w:rsidR="00F43A97">
        <w:fldChar w:fldCharType="end"/>
      </w:r>
      <w:r w:rsidRPr="00496D86">
        <w:t xml:space="preserve">. ASEBA is widely applied in diverse areas such as mental health services, education, healthcare, research, and more. </w:t>
      </w:r>
      <w:r>
        <w:t xml:space="preserve">The Child Behavior Checklist (CBCL) and Brief Problem Monitor (BPM), two components of the ASEBA, </w:t>
      </w:r>
      <w:r w:rsidRPr="00496D86">
        <w:t>provide</w:t>
      </w:r>
      <w:r>
        <w:t>s</w:t>
      </w:r>
      <w:r w:rsidRPr="00496D86">
        <w:t xml:space="preserve"> a </w:t>
      </w:r>
      <w:r w:rsidRPr="00F05A4A">
        <w:t>dimensional</w:t>
      </w:r>
      <w:r>
        <w:t xml:space="preserve"> </w:t>
      </w:r>
      <w:r>
        <w:rPr>
          <w:color w:val="215E99" w:themeColor="text2" w:themeTint="BF"/>
        </w:rPr>
        <w:t>assessment</w:t>
      </w:r>
      <w:r w:rsidRPr="00F05A4A">
        <w:t xml:space="preserve"> approach that places behaviors along a continuum of </w:t>
      </w:r>
      <w:r w:rsidRPr="005E7B4A">
        <w:t xml:space="preserve">frequency and/or severity. </w:t>
      </w:r>
      <w:r w:rsidRPr="005C0C0E">
        <w:t>Raw scores from these instruments are converted into standardized scores using</w:t>
      </w:r>
      <w:r w:rsidRPr="005C0C0E">
        <w:rPr>
          <w:rFonts w:eastAsiaTheme="majorEastAsia"/>
        </w:rPr>
        <w:t> ASEBA-defined algorithms</w:t>
      </w:r>
      <w:r w:rsidRPr="005C0C0E">
        <w:t>, which account for</w:t>
      </w:r>
      <w:r w:rsidRPr="005C0C0E">
        <w:rPr>
          <w:rFonts w:eastAsiaTheme="majorEastAsia"/>
        </w:rPr>
        <w:t xml:space="preserve"> informant type, age, sex, and </w:t>
      </w:r>
      <w:r w:rsidRPr="00314108">
        <w:rPr>
          <w:rFonts w:eastAsiaTheme="majorEastAsia"/>
          <w:color w:val="4EA72E" w:themeColor="accent6"/>
        </w:rPr>
        <w:t xml:space="preserve">ethnicity </w:t>
      </w:r>
      <w:r w:rsidRPr="00314108">
        <w:rPr>
          <w:rFonts w:eastAsiaTheme="majorEastAsia"/>
          <w:color w:val="4EA72E" w:themeColor="accent6"/>
        </w:rPr>
        <w:lastRenderedPageBreak/>
        <w:fldChar w:fldCharType="begin"/>
      </w:r>
      <w:r w:rsidR="006E215B">
        <w:rPr>
          <w:rFonts w:eastAsiaTheme="majorEastAsia"/>
          <w:color w:val="4EA72E" w:themeColor="accent6"/>
        </w:rPr>
        <w:instrText xml:space="preserve"> ADDIN ZOTERO_ITEM CSL_CITATION {"citationID":"0rojnWzB","properties":{"formattedCitation":"(Achenbach et al., n.d.)","plainCitation":"(Achenbach et al., n.d.)","noteIndex":0},"citationItems":[{"id":3682,"uris":["http://zotero.org/users/13126831/items/C75UB32U"],"itemData":{"id":3682,"type":"article-journal","language":"en","source":"Zotero","title":"Manual for the ASEBA Brief Problem Monitor™ for Ages 6-18 (BPM/6-18)","author":[{"family":"Achenbach","given":"T M"},{"family":"McConaughy","given":"S H"},{"family":"Ivanova","given":"M Y"},{"family":"Rescorla","given":"L A"}],"citation-key":"achenbachManualASEBABrief"}}],"schema":"https://github.com/citation-style-language/schema/raw/master/csl-citation.json"} </w:instrText>
      </w:r>
      <w:r w:rsidRPr="00314108">
        <w:rPr>
          <w:rFonts w:eastAsiaTheme="majorEastAsia"/>
          <w:color w:val="4EA72E" w:themeColor="accent6"/>
        </w:rPr>
        <w:fldChar w:fldCharType="separate"/>
      </w:r>
      <w:r w:rsidR="00FC0E79">
        <w:rPr>
          <w:rFonts w:eastAsiaTheme="majorEastAsia"/>
          <w:noProof/>
          <w:color w:val="4EA72E" w:themeColor="accent6"/>
        </w:rPr>
        <w:t>(Achenbach et al., n.d.)</w:t>
      </w:r>
      <w:r w:rsidRPr="00314108">
        <w:rPr>
          <w:rFonts w:eastAsiaTheme="majorEastAsia"/>
          <w:color w:val="4EA72E" w:themeColor="accent6"/>
        </w:rPr>
        <w:fldChar w:fldCharType="end"/>
      </w:r>
      <w:r w:rsidRPr="00314108">
        <w:rPr>
          <w:color w:val="4EA72E" w:themeColor="accent6"/>
        </w:rPr>
        <w:t xml:space="preserve">. </w:t>
      </w:r>
      <w:r w:rsidRPr="005C0C0E">
        <w:t>These normed scores are expressed as</w:t>
      </w:r>
      <w:r w:rsidRPr="005C0C0E">
        <w:rPr>
          <w:rFonts w:eastAsiaTheme="majorEastAsia"/>
        </w:rPr>
        <w:t> T-scores</w:t>
      </w:r>
      <w:r w:rsidRPr="005C0C0E">
        <w:t>, with a mean of 50 and a standard deviation of 10.</w:t>
      </w:r>
      <w:r>
        <w:rPr>
          <w:rStyle w:val="apple-converted-space"/>
          <w:rFonts w:ascii="-webkit-standard" w:eastAsiaTheme="majorEastAsia" w:hAnsi="-webkit-standard"/>
          <w:color w:val="000000"/>
          <w:sz w:val="27"/>
          <w:szCs w:val="27"/>
        </w:rPr>
        <w:t> </w:t>
      </w:r>
    </w:p>
    <w:p w14:paraId="15BFFEC4" w14:textId="77777777" w:rsidR="00F40208" w:rsidRPr="00F05A4A" w:rsidRDefault="00F40208" w:rsidP="003E7D87">
      <w:pPr>
        <w:rPr>
          <w:b/>
          <w:bCs/>
          <w:i/>
          <w:iCs/>
        </w:rPr>
      </w:pPr>
    </w:p>
    <w:p w14:paraId="22ABD4B9" w14:textId="77777777" w:rsidR="003E7D87" w:rsidRDefault="003E7D87" w:rsidP="003E7D87">
      <w:pPr>
        <w:pStyle w:val="Style4"/>
      </w:pPr>
      <w:bookmarkStart w:id="34" w:name="_Toc194515210"/>
      <w:bookmarkStart w:id="35" w:name="_Toc197292354"/>
      <w:r>
        <w:t xml:space="preserve">Parent-Reported </w:t>
      </w:r>
      <w:r w:rsidRPr="003867A7">
        <w:t>Child Behavior Checklist</w:t>
      </w:r>
      <w:bookmarkEnd w:id="35"/>
      <w:r w:rsidRPr="003867A7">
        <w:t xml:space="preserve"> </w:t>
      </w:r>
      <w:bookmarkEnd w:id="34"/>
    </w:p>
    <w:p w14:paraId="350C8032" w14:textId="47140816" w:rsidR="003E7D87" w:rsidRDefault="003E7D87" w:rsidP="003E7D87">
      <w:r w:rsidRPr="002B0C5B">
        <w:t xml:space="preserve">The CBCL is a component of the </w:t>
      </w:r>
      <w:r w:rsidRPr="0070480A">
        <w:t>ASEBA first published in 2001</w:t>
      </w:r>
      <w:r>
        <w:t>,</w:t>
      </w:r>
      <w:r w:rsidRPr="0070480A">
        <w:t xml:space="preserve"> and</w:t>
      </w:r>
      <w:r w:rsidRPr="002B0C5B">
        <w:t xml:space="preserve"> is used to assess children's behavioral, emotional, or social problems</w:t>
      </w:r>
      <w:r>
        <w:t xml:space="preserve"> </w:t>
      </w:r>
      <w:r w:rsidRPr="003867A7">
        <w:fldChar w:fldCharType="begin"/>
      </w:r>
      <w:r w:rsidR="006E215B">
        <w:instrText xml:space="preserve"> ADDIN ZOTERO_ITEM CSL_CITATION {"citationID":"VHkYyXov","properties":{"formattedCitation":"(T. M. Achenbach, 2001)","plainCitation":"(T. M. Achenbach, 2001)","dontUpdate":true,"noteIndex":0},"citationItems":[{"id":3258,"uris":["http://zotero.org/users/13126831/items/8SUUHJ2A"],"itemData":{"id":3258,"type":"book","event-place":"Burlington, Vt","ISBN":"0-938565-73-7","publisher":"ASEBA","publisher-place":"Burlington, Vt","title":"Manual for the ASEBA school-age forms &amp; profiles : child behavior checklist for ages 6-18, teacher's report form, youth self-report : an integrated system of multi-informant assessment","author":[{"family":"Achenbach","given":"Thomas M"}],"collection-editor":[{"family":"Rescorla","given":"Leslie"}],"issued":{"date-parts":[["2001"]]},"citation-key":"achenbachManualASEBASchoolage2001"}}],"schema":"https://github.com/citation-style-language/schema/raw/master/csl-citation.json"} </w:instrText>
      </w:r>
      <w:r w:rsidRPr="003867A7">
        <w:fldChar w:fldCharType="separate"/>
      </w:r>
      <w:r>
        <w:t>(Achenbach, 2001)</w:t>
      </w:r>
      <w:r w:rsidRPr="003867A7">
        <w:fldChar w:fldCharType="end"/>
      </w:r>
      <w:r w:rsidRPr="003867A7">
        <w:t xml:space="preserve">. </w:t>
      </w:r>
      <w:r w:rsidRPr="002B0C5B">
        <w:t>It is a 112-item parent-reported survey, which uses a 3-point Likert scale for responses: "Very True," "Somewhat True," or "Not True," where parents are asked to rate each item based on their child's behavior "now or within the past six months."</w:t>
      </w:r>
      <w:r>
        <w:t xml:space="preserve"> </w:t>
      </w:r>
      <w:r w:rsidRPr="00C1392A">
        <w:t xml:space="preserve">As depicted in </w:t>
      </w:r>
      <w:r w:rsidRPr="008C3BAD">
        <w:rPr>
          <w:color w:val="D86DCB" w:themeColor="accent5" w:themeTint="99"/>
        </w:rPr>
        <w:t>Figure 5</w:t>
      </w:r>
      <w:r w:rsidRPr="00C1392A">
        <w:t>,</w:t>
      </w:r>
      <w:r w:rsidRPr="00C1392A">
        <w:rPr>
          <w:rFonts w:eastAsiaTheme="majorEastAsia"/>
        </w:rPr>
        <w:t> </w:t>
      </w:r>
      <w:r>
        <w:t>the CBCL</w:t>
      </w:r>
      <w:r w:rsidRPr="00C1392A">
        <w:t xml:space="preserve"> consists</w:t>
      </w:r>
      <w:r w:rsidRPr="003867A7">
        <w:t xml:space="preserve"> of several dimensions categorized into Syndrome Scales </w:t>
      </w:r>
      <w:r>
        <w:t>and</w:t>
      </w:r>
      <w:r w:rsidRPr="003867A7">
        <w:t xml:space="preserve"> DSM-Oriented Scales</w:t>
      </w:r>
      <w:r>
        <w:t xml:space="preserve"> </w:t>
      </w:r>
      <w:r w:rsidRPr="00E33541">
        <w:fldChar w:fldCharType="begin"/>
      </w:r>
      <w:r w:rsidR="006E215B">
        <w:instrText xml:space="preserve"> ADDIN ZOTERO_ITEM CSL_CITATION {"citationID":"VJmGeEgw","properties":{"formattedCitation":"(American Psychiatric Association, 2013; Nelson et al., 2001)","plainCitation":"(American Psychiatric Association, 2013; Nelson et al., 2001)","noteIndex":0},"citationItems":[{"id":3675,"uris":["http://zotero.org/users/13126831/items/I4DZVZQN"],"itemData":{"id":3675,"type":"book","collection-title":"DSM-5","edition":"5th ed.","event-place":"Washington, D.C","ISBN":"978-0-89042-555-8","publisher":"American Psychiatric Association","publisher-place":"Washington, D.C","title":"Diagnostic and statistical manual of mental disorders : DSM-5","author":[{"literal":"American Psychiatric Association"}],"issued":{"date-parts":[["2013"]]},"citation-key":"americanpsychiatricassociationDiagnosticStatisticalManual2013"}},{"id":3236,"uris":["http://zotero.org/users/13126831/items/2D7YPPCL"],"itemData":{"id":3236,"type":"article-journal","abstract":"To create an obsessive-compulsive disorder subscale (OCS) of the Child Behavior Checklist (CBCL) and to determine its internal consistency, sensitivity, specificity, and positive and negative predictive power to identify obsessive-compulsive disorder (OCD) in children and adolescents.\nThree samples of equal size (n = 73) of children and adolescents, matched for age, gender, and race, were selected for these analyses: 1) a clinically ascertained OCD group, 2) a psychiatrically treated group whose records revealed no evidence of OCD, and 3) a general population control group. An OCS was created by applying factor analysis to 11 CBCL items. Examinations of internal consistency, sensitivity, specificity, and positive and negative predictive value were undertaken.\nOf 11 items hypothesized to predict OCD, 8 items were retained after factor analyses (smallest factor loading: 0.49) and used to calculate OCS scores. The retained items displayed excellent internal consistency (Cronbach's alpha coefficient = 0.84). OCD participants had significantly higher OCS scores than either psychiatrically treated or general population control groups. With the use of the 2 cutoff scores closest to the true rate of OCD in the overall sample, sensitivity was 75.3% to 84.9%, specificity was 82.2% to 92.5%, positive predictive value was 70.5% to 83.3%, and negative predictive value was 88.2% to 91.6%.\nThe performance of the proposed CBCL OCS compares favorably with that of the only previously studied screening instrument for OCD, the Leyton Obsessional Inventory-Child Version. Unlike the Leyton Obsessional Inventory-Child Version, the CBCL is already in widespread use as a screen for most other forms of psychopathology. As the performance of the CBCL OCS will need to be replicated in other sample populations, data with various cutoff levels are provided to enable investigators and clinicians to tailor its use to specific study populations.","container-title":"Pediatrics","DOI":"10.1542/peds.108.1.e14","ISSN":"0031-4005","issue":"1","note":"publisher-place: United States\npublisher: United States: Am Acad Pediatrics","page":"e14-e14","title":"Obsessive-Compulsive Scale of the Child Behavior Checklist: Specificity, Sensitivity, and Predictive Power","volume":"108","author":[{"family":"Nelson","given":"Elliot C"},{"family":"Hanna","given":"Gregory L"},{"family":"Hudziak","given":"James J"},{"family":"Botteron","given":"Kelly N"},{"family":"Heath","given":"Andrew C"},{"family":"Todd","given":"Richard D"}],"issued":{"date-parts":[["2001"]]},"citation-key":"nelsonObsessiveCompulsiveScaleChild2001"}}],"schema":"https://github.com/citation-style-language/schema/raw/master/csl-citation.json"} </w:instrText>
      </w:r>
      <w:r w:rsidRPr="00E33541">
        <w:fldChar w:fldCharType="separate"/>
      </w:r>
      <w:r w:rsidR="00FC0E79">
        <w:t>(American Psychiatric Association, 2013; Nelson et al., 2001)</w:t>
      </w:r>
      <w:r w:rsidRPr="00E33541">
        <w:fldChar w:fldCharType="end"/>
      </w:r>
      <w:r w:rsidRPr="003867A7">
        <w:t>. The eight syndrome scales are established through factor analysis</w:t>
      </w:r>
      <w:r w:rsidRPr="00C1392A">
        <w:rPr>
          <w:color w:val="000000" w:themeColor="text1"/>
        </w:rPr>
        <w:t xml:space="preserve">. They </w:t>
      </w:r>
      <w:r w:rsidRPr="003867A7">
        <w:t>encompass clusters of common behaviors or symptoms</w:t>
      </w:r>
      <w:r>
        <w:rPr>
          <w:rFonts w:ascii="inherit" w:hAnsi="inherit" w:cs="Open Sans"/>
          <w:color w:val="000000"/>
        </w:rPr>
        <w:t>.</w:t>
      </w:r>
      <w:r>
        <w:t xml:space="preserve"> Furthermore</w:t>
      </w:r>
      <w:r w:rsidRPr="00E33541">
        <w:t>, these scales are grouped into three high-level</w:t>
      </w:r>
      <w:r>
        <w:t xml:space="preserve"> domains </w:t>
      </w:r>
      <w:r w:rsidRPr="00676283">
        <w:t>Internalizing, Externalizing, and Total Problems scales</w:t>
      </w:r>
      <w:r w:rsidRPr="00E33541">
        <w:t xml:space="preserve">. </w:t>
      </w:r>
      <w:r w:rsidRPr="00A10C3B">
        <w:t>These dimensions</w:t>
      </w:r>
      <w:r w:rsidRPr="00E33541">
        <w:t xml:space="preserve"> offer a detailed assessment of a child's emotional, social, and behavioral </w:t>
      </w:r>
      <w:r w:rsidRPr="000D6882">
        <w:t xml:space="preserve">functioning, aiding in identifying areas that may benefit from therapeutic or educational interventions. </w:t>
      </w:r>
      <w:r w:rsidRPr="00A10C3B">
        <w:t>The</w:t>
      </w:r>
      <w:r w:rsidRPr="00A10C3B">
        <w:rPr>
          <w:rFonts w:eastAsiaTheme="majorEastAsia"/>
        </w:rPr>
        <w:t> Internalizing Problems </w:t>
      </w:r>
      <w:r w:rsidRPr="00A10C3B">
        <w:t xml:space="preserve">scale specifically captures emotional difficulties such as anxiety, depression, withdrawal, and somatic complaints—making it a key indicator of inwardly directed psychological distress in children. </w:t>
      </w:r>
      <w:r w:rsidRPr="000D6882">
        <w:t xml:space="preserve">The CBCL/6–18 shows high reliability (α = 0.83–0.94; r = 0.88–0.92) and strong clinical validity </w:t>
      </w:r>
      <w:r w:rsidRPr="000D6882">
        <w:fldChar w:fldCharType="begin"/>
      </w:r>
      <w:r w:rsidR="006E215B">
        <w:instrText xml:space="preserve"> ADDIN ZOTERO_ITEM CSL_CITATION {"citationID":"9kkvXJTG","properties":{"formattedCitation":"(Achenbach, 2018)","plainCitation":"(Achenbach, 2018)","noteIndex":0},"citationItems":[{"id":4425,"uris":["http://zotero.org/users/13126831/items/594FIY2S"],"itemData":{"id":4425,"type":"chapter","abstract":"'Achenbach System of Empirically Based Assessment (ASEBA)' published in 'Encyclopedia of Clinical Neuropsychology'","container-title":"Encyclopedia of Clinical Neuropsychology","ISBN":"978-3-319-57111-9","language":"en","note":"DOI: 10.1007/978-3-319-57111-9_1529","page":"26-33","publisher":"Springer, Cham","source":"link.springer.com","title":"Achenbach System of Empirically Based Assessment (ASEBA)","URL":"https://link.springer.com/referenceworkentry/10.1007/978-3-319-57111-9_1529","author":[{"family":"Achenbach","given":"Thomas M."}],"accessed":{"date-parts":[["2025",4,14]]},"issued":{"date-parts":[["2018"]]},"citation-key":"achenbachAchenbachSystemEmpirically2018"}}],"schema":"https://github.com/citation-style-language/schema/raw/master/csl-citation.json"} </w:instrText>
      </w:r>
      <w:r w:rsidRPr="000D6882">
        <w:fldChar w:fldCharType="separate"/>
      </w:r>
      <w:r w:rsidR="00FC0E79">
        <w:t>(Achenbach, 2018)</w:t>
      </w:r>
      <w:r w:rsidRPr="000D6882">
        <w:fldChar w:fldCharType="end"/>
      </w:r>
      <w:r>
        <w:t>.</w:t>
      </w:r>
    </w:p>
    <w:p w14:paraId="70532F9E" w14:textId="77777777" w:rsidR="00F40208" w:rsidRDefault="00F40208" w:rsidP="003E7D87"/>
    <w:p w14:paraId="3B9EC07A" w14:textId="77777777" w:rsidR="003E7D87" w:rsidRDefault="003E7D87" w:rsidP="003E7D87">
      <w:pPr>
        <w:pStyle w:val="Style4"/>
      </w:pPr>
      <w:bookmarkStart w:id="36" w:name="_Toc194515209"/>
      <w:bookmarkStart w:id="37" w:name="_Toc197292355"/>
      <w:r>
        <w:t>Self-Reported B</w:t>
      </w:r>
      <w:r w:rsidRPr="003B224D">
        <w:t xml:space="preserve">rief </w:t>
      </w:r>
      <w:r>
        <w:t>P</w:t>
      </w:r>
      <w:r w:rsidRPr="003B224D">
        <w:t xml:space="preserve">roblem </w:t>
      </w:r>
      <w:r>
        <w:t>M</w:t>
      </w:r>
      <w:r w:rsidRPr="003B224D">
        <w:t>onitor</w:t>
      </w:r>
      <w:bookmarkEnd w:id="37"/>
      <w:r>
        <w:t xml:space="preserve"> </w:t>
      </w:r>
      <w:bookmarkEnd w:id="36"/>
    </w:p>
    <w:p w14:paraId="7201FF68" w14:textId="622ED275" w:rsidR="00F40208" w:rsidRDefault="003E7D87" w:rsidP="003E7D87">
      <w:r w:rsidRPr="00676283">
        <w:t xml:space="preserve">The BPM, another component of the ASEBA, was first published in 2011 </w:t>
      </w:r>
      <w:r w:rsidRPr="00676283">
        <w:fldChar w:fldCharType="begin"/>
      </w:r>
      <w:r w:rsidR="006E215B">
        <w:instrText xml:space="preserve"> ADDIN ZOTERO_ITEM CSL_CITATION {"citationID":"m1qACeGr","properties":{"formattedCitation":"(Achenbach et al., 2011)","plainCitation":"(Achenbach et al., 2011)","noteIndex":0},"citationItems":[{"id":4286,"uris":["http://zotero.org/users/13126831/items/G88UT24M"],"itemData":{"id":4286,"type":"article-journal","container-title":"Burlington, VT: ASEBA","journalAbbreviation":"Burlington, VT: ASEBA","title":"Manual for the ASEBA brief problem monitor (BPM)","volume":"33","author":[{"family":"Achenbach","given":"Thomas M"},{"family":"McConaughy","given":"Stephanie H"},{"family":"Ivanova","given":"Masha Y"},{"family":"Rescorla","given":"Leslie A"}],"issued":{"date-parts":[["2011"]]},"citation-key":"achenbachManualASEBABrief2011"}}],"schema":"https://github.com/citation-style-language/schema/raw/master/csl-citation.json"} </w:instrText>
      </w:r>
      <w:r w:rsidRPr="00676283">
        <w:fldChar w:fldCharType="separate"/>
      </w:r>
      <w:r w:rsidR="00FC0E79">
        <w:t>(Achenbach et al., 2011)</w:t>
      </w:r>
      <w:r w:rsidRPr="00676283">
        <w:fldChar w:fldCharType="end"/>
      </w:r>
      <w:r w:rsidRPr="00676283">
        <w:t xml:space="preserve">. </w:t>
      </w:r>
      <w:r>
        <w:t xml:space="preserve">Developed to complement </w:t>
      </w:r>
      <w:r w:rsidRPr="00A10C3B">
        <w:t xml:space="preserve">parental assessments, adolescents provide self-reports on higher-level domains and attention. It is a 19-item self-reported survey used to assess children's behavioral and emotional functioning and their responses to interventions (RTIs). It also uses a 3-point Likert scale for responses: "Very True", "Somewhat True," or "Not True." Children are instructed to rate each item based on their behavior "currently or within the past six months." As illustrated in </w:t>
      </w:r>
      <w:r w:rsidRPr="008C3BAD">
        <w:rPr>
          <w:color w:val="D86DCB" w:themeColor="accent5" w:themeTint="99"/>
        </w:rPr>
        <w:t>Figure 5</w:t>
      </w:r>
      <w:r w:rsidRPr="00A10C3B">
        <w:t xml:space="preserve">, the BPM assesses four domains—Internalizing, Attention Problems, Externalizing, and Total Problems—mirroring the structure of the CBCL/6–18 </w:t>
      </w:r>
      <w:r w:rsidRPr="00A10C3B">
        <w:fldChar w:fldCharType="begin"/>
      </w:r>
      <w:r w:rsidR="006E215B">
        <w:instrText xml:space="preserve"> ADDIN ZOTERO_ITEM CSL_CITATION {"citationID":"Bsqg7R60","properties":{"formattedCitation":"(T. Achenbach et al., 2017)","plainCitation":"(T. Achenbach et al., 2017)","dontUpdate":true,"noteIndex":0},"citationItems":[{"id":3683,"uris":["http://zotero.org/users/13126831/items/69FIFYPT"],"itemData":{"id":3683,"type":"article-journal","container-title":"Burlington: University of Vermont Research Center for Children, Youth, and Families","journalAbbreviation":"Burlington: University of Vermont Research Center for Children, Youth, and Families","title":"Manual for the aseba brief problem monitor for ages 6–18 (bpm/6–18)","author":[{"family":"Achenbach","given":""},{"family":"McConaughy","given":"SH"},{"family":"Ivanova","given":"MY"},{"family":"Rescorla","given":"LA"}],"issued":{"date-parts":[["2017"]]},"citation-key":"achenbachManualAsebaBrief2017"}}],"schema":"https://github.com/citation-style-language/schema/raw/master/csl-citation.json"} </w:instrText>
      </w:r>
      <w:r w:rsidRPr="00A10C3B">
        <w:fldChar w:fldCharType="separate"/>
      </w:r>
      <w:r w:rsidRPr="00A10C3B">
        <w:t>(Achenbach et al., 2017)</w:t>
      </w:r>
      <w:r w:rsidRPr="00A10C3B">
        <w:fldChar w:fldCharType="end"/>
      </w:r>
      <w:r w:rsidRPr="00A10C3B">
        <w:t xml:space="preserve">. Of </w:t>
      </w:r>
      <w:proofErr w:type="gramStart"/>
      <w:r w:rsidRPr="00A10C3B">
        <w:t>particular relevance</w:t>
      </w:r>
      <w:proofErr w:type="gramEnd"/>
      <w:r w:rsidRPr="00A10C3B">
        <w:t>, the</w:t>
      </w:r>
      <w:r w:rsidRPr="00A10C3B">
        <w:rPr>
          <w:rFonts w:eastAsiaTheme="majorEastAsia"/>
        </w:rPr>
        <w:t> Internalizing </w:t>
      </w:r>
      <w:r w:rsidRPr="00A10C3B">
        <w:t xml:space="preserve">scale captures symptoms of anxiety, depression, </w:t>
      </w:r>
      <w:r w:rsidRPr="00A10C3B">
        <w:lastRenderedPageBreak/>
        <w:t>and withdrawal. Recent validation in a Norwegian sample confirmed good internal consistency for this domain (α = .76–.88) and supported the original three-factor structure, affirming its utility as a brief and valid tool for identifying internalizing problems in at-risk children</w:t>
      </w:r>
      <w:r w:rsidRPr="00A10C3B">
        <w:rPr>
          <w:rFonts w:eastAsiaTheme="majorEastAsia"/>
        </w:rPr>
        <w:t> </w:t>
      </w:r>
      <w:r w:rsidRPr="00A10C3B">
        <w:fldChar w:fldCharType="begin"/>
      </w:r>
      <w:r w:rsidR="006E215B">
        <w:instrText xml:space="preserve"> ADDIN ZOTERO_ITEM CSL_CITATION {"citationID":"ZRbXmCKG","properties":{"formattedCitation":"(Pedersen et al., 2021)","plainCitation":"(Pedersen et al., 2021)","noteIndex":0},"citationItems":[{"id":4464,"uris":["http://zotero.org/users/13126831/items/XW27WZ3C"],"itemData":{"id":4464,"type":"article-journal","abstract":"Prevention is essential to reduce the development of symptomology among children and adolescents into disorders, thereby improving public health and reducing costs. Therefore, easily administered screening and early assessment methods with good reliability and validity are necessary to effectively identify children’s functioning and how these develop. The Brief Problem Monitor (BPM) is an instrument designed for this purpose. This study examined the psychometric properties of the Norwegian version of the BPM parent (BPM-P) and teacher (BPM-T) versions, including internal reliability and construct validity at assessing children with internalizing problems.","container-title":"BMC Psychology","DOI":"10.1186/s40359-021-00689-1","ISSN":"2050-7283","issue":"1","journalAbbreviation":"BMC Psychology","page":"185","source":"BioMed Central","title":"Psychometric properties of the Brief Problem Monitor (BPM) in children with internalizing symptoms: examining baseline data from a national randomized controlled intervention study","title-short":"Psychometric properties of the Brief Problem Monitor (BPM) in children with internalizing symptoms","volume":"9","author":[{"family":"Pedersen","given":"Marit Løtveit"},{"family":"Jozefiak","given":"Thomas"},{"family":"Sund","given":"Anne Mari"},{"family":"Holen","given":"Solveig"},{"family":"Neumer","given":"Simon-Peter"},{"family":"Martinsen","given":"Kristin D."},{"family":"Rasmussen","given":"Lene Mari P."},{"family":"Patras","given":"Joshua"},{"family":"Lydersen","given":"Stian"}],"issued":{"date-parts":[["2021",11,27]]},"citation-key":"pedersenPsychometricPropertiesBrief2021"}}],"schema":"https://github.com/citation-style-language/schema/raw/master/csl-citation.json"} </w:instrText>
      </w:r>
      <w:r w:rsidRPr="00A10C3B">
        <w:fldChar w:fldCharType="separate"/>
      </w:r>
      <w:r w:rsidR="00FC0E79">
        <w:t>(Pedersen et al., 2021)</w:t>
      </w:r>
      <w:r w:rsidRPr="00A10C3B">
        <w:fldChar w:fldCharType="end"/>
      </w:r>
      <w:r w:rsidRPr="00A10C3B">
        <w:t>.</w:t>
      </w:r>
    </w:p>
    <w:p w14:paraId="544AD8A4" w14:textId="3546A3AD" w:rsidR="003E7D87" w:rsidRDefault="00F40208" w:rsidP="003E7D87">
      <w:pPr>
        <w:rPr>
          <w:rFonts w:ascii="-webkit-standard" w:hAnsi="-webkit-standard"/>
          <w:color w:val="000000"/>
          <w:sz w:val="27"/>
          <w:szCs w:val="27"/>
        </w:rPr>
      </w:pPr>
      <w:r>
        <w:br/>
      </w:r>
      <w:r w:rsidRPr="008C3BAD">
        <w:rPr>
          <w:b/>
          <w:bCs/>
          <w:i/>
          <w:iCs/>
          <w:color w:val="D86DCB" w:themeColor="accent5" w:themeTint="99"/>
        </w:rPr>
        <w:t>Figure 5</w:t>
      </w:r>
      <w:r w:rsidRPr="0070480A">
        <w:rPr>
          <w:b/>
          <w:bCs/>
          <w:i/>
          <w:iCs/>
        </w:rPr>
        <w:t>.</w:t>
      </w:r>
      <w:r>
        <w:rPr>
          <w:b/>
          <w:bCs/>
          <w:i/>
          <w:iCs/>
        </w:rPr>
        <w:t xml:space="preserve"> </w:t>
      </w:r>
    </w:p>
    <w:p w14:paraId="212AA70C" w14:textId="565669EE" w:rsidR="007C3D1B" w:rsidRPr="000A4D1C" w:rsidRDefault="000A4D1C" w:rsidP="009520BB">
      <w:r>
        <w:rPr>
          <w:noProof/>
          <w14:ligatures w14:val="standardContextual"/>
        </w:rPr>
        <w:drawing>
          <wp:inline distT="0" distB="0" distL="0" distR="0" wp14:anchorId="4BA0727C" wp14:editId="163451F8">
            <wp:extent cx="6047715" cy="2971245"/>
            <wp:effectExtent l="0" t="0" r="0" b="635"/>
            <wp:docPr id="155309156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91563" name="Picture 1553091563"/>
                    <pic:cNvPicPr/>
                  </pic:nvPicPr>
                  <pic:blipFill rotWithShape="1">
                    <a:blip r:embed="rId17"/>
                    <a:srcRect l="5968" t="11851" r="6572" b="27340"/>
                    <a:stretch/>
                  </pic:blipFill>
                  <pic:spPr bwMode="auto">
                    <a:xfrm>
                      <a:off x="0" y="0"/>
                      <a:ext cx="6052432" cy="2973563"/>
                    </a:xfrm>
                    <a:prstGeom prst="rect">
                      <a:avLst/>
                    </a:prstGeom>
                    <a:ln>
                      <a:noFill/>
                    </a:ln>
                    <a:extLst>
                      <a:ext uri="{53640926-AAD7-44D8-BBD7-CCE9431645EC}">
                        <a14:shadowObscured xmlns:a14="http://schemas.microsoft.com/office/drawing/2010/main"/>
                      </a:ext>
                    </a:extLst>
                  </pic:spPr>
                </pic:pic>
              </a:graphicData>
            </a:graphic>
          </wp:inline>
        </w:drawing>
      </w:r>
    </w:p>
    <w:p w14:paraId="3A6E9ED6" w14:textId="27C445CF" w:rsidR="002E6FFB" w:rsidRDefault="00F40208" w:rsidP="00D2005B">
      <w:pPr>
        <w:rPr>
          <w:i/>
          <w:iCs/>
        </w:rPr>
      </w:pPr>
      <w:bookmarkStart w:id="38" w:name="_Toc194515211"/>
      <w:r w:rsidRPr="00F40208">
        <w:rPr>
          <w:b/>
          <w:bCs/>
          <w:i/>
          <w:iCs/>
          <w:color w:val="000000" w:themeColor="text1"/>
        </w:rPr>
        <w:t xml:space="preserve">Note: </w:t>
      </w:r>
      <w:r w:rsidR="00126CAD" w:rsidRPr="00F40208">
        <w:rPr>
          <w:color w:val="000000" w:themeColor="text1"/>
        </w:rPr>
        <w:t>The structure of the ASEBA specifically focus</w:t>
      </w:r>
      <w:r w:rsidR="000A4D1C" w:rsidRPr="00F40208">
        <w:rPr>
          <w:color w:val="000000" w:themeColor="text1"/>
        </w:rPr>
        <w:t>ing</w:t>
      </w:r>
      <w:r w:rsidR="00126CAD" w:rsidRPr="00F40208">
        <w:rPr>
          <w:color w:val="000000" w:themeColor="text1"/>
        </w:rPr>
        <w:t xml:space="preserve"> on the </w:t>
      </w:r>
      <w:r w:rsidR="000A4D1C" w:rsidRPr="00F40208">
        <w:rPr>
          <w:color w:val="000000" w:themeColor="text1"/>
        </w:rPr>
        <w:t xml:space="preserve">parallel between </w:t>
      </w:r>
      <w:r w:rsidR="00126CAD" w:rsidRPr="00F40208">
        <w:rPr>
          <w:color w:val="000000" w:themeColor="text1"/>
        </w:rPr>
        <w:t>CBCL and the BPM. The CBCL consists of Syndrome Scales includ</w:t>
      </w:r>
      <w:r w:rsidR="000A4D1C" w:rsidRPr="00F40208">
        <w:rPr>
          <w:color w:val="000000" w:themeColor="text1"/>
        </w:rPr>
        <w:t xml:space="preserve">ing </w:t>
      </w:r>
      <w:r w:rsidR="00126CAD" w:rsidRPr="00F40208">
        <w:rPr>
          <w:color w:val="000000" w:themeColor="text1"/>
        </w:rPr>
        <w:t>clusters of symptoms, which are further grouped into three high-level domains known as (1) Internalizing Problems, (2) Externalizing, and (3) Total Problems score that sums all problem items. The BPM is a shorter version that provides a rapid assessment parallel to dimensions in CBCL for monitoring behavioral and emotional functioning over time.</w:t>
      </w:r>
      <w:r w:rsidR="00DC1C62">
        <w:rPr>
          <w:color w:val="000000" w:themeColor="text1"/>
        </w:rPr>
        <w:t xml:space="preserve"> </w:t>
      </w:r>
      <w:r w:rsidR="00DC1C62" w:rsidRPr="00DC1C62">
        <w:rPr>
          <w:color w:val="A5C9EB" w:themeColor="text2" w:themeTint="40"/>
        </w:rPr>
        <w:t xml:space="preserve">Adapted from </w:t>
      </w:r>
      <w:r w:rsidR="00DC1C62" w:rsidRPr="00DC1C62">
        <w:rPr>
          <w:color w:val="A5C9EB" w:themeColor="text2" w:themeTint="40"/>
        </w:rPr>
        <w:t>https://www.cambridge.org/core/journals/acta-neuropsychiatrica/article/psychometric-properties-of-the-aseba-child-behaviour-checklist-and-youth-selfreport-in-subsaharan-africa-a-systematic-review/0F7D3E2AC8CC3665EACD7E9DCBD2498B</w:t>
      </w:r>
    </w:p>
    <w:p w14:paraId="69E297C3" w14:textId="77777777" w:rsidR="00F40208" w:rsidRDefault="00F40208" w:rsidP="00D2005B">
      <w:pPr>
        <w:rPr>
          <w:i/>
          <w:iCs/>
        </w:rPr>
      </w:pPr>
    </w:p>
    <w:p w14:paraId="7659CDEA" w14:textId="29917105" w:rsidR="000A4D1C" w:rsidRPr="008C0CD7" w:rsidRDefault="00455623" w:rsidP="00455623">
      <w:pPr>
        <w:pStyle w:val="Style2"/>
      </w:pPr>
      <w:bookmarkStart w:id="39" w:name="_Toc197292356"/>
      <w:r>
        <w:t>Sample</w:t>
      </w:r>
      <w:bookmarkEnd w:id="39"/>
    </w:p>
    <w:p w14:paraId="4993149E" w14:textId="1EF27701" w:rsidR="0094736F" w:rsidRDefault="0078131D" w:rsidP="000C47C7">
      <w:r w:rsidRPr="0078131D">
        <w:t>Several criteria were applied to determine the final sample for inclusion in the study.</w:t>
      </w:r>
      <w:r w:rsidRPr="0078131D">
        <w:rPr>
          <w:rFonts w:eastAsiaTheme="majorEastAsia"/>
        </w:rPr>
        <w:t> </w:t>
      </w:r>
      <w:r w:rsidRPr="008C3BAD">
        <w:rPr>
          <w:rFonts w:eastAsiaTheme="majorEastAsia"/>
          <w:color w:val="D86DCB" w:themeColor="accent5" w:themeTint="99"/>
        </w:rPr>
        <w:t>Figure 4</w:t>
      </w:r>
      <w:r w:rsidRPr="0078131D">
        <w:rPr>
          <w:rFonts w:eastAsiaTheme="majorEastAsia"/>
        </w:rPr>
        <w:t> </w:t>
      </w:r>
      <w:r w:rsidRPr="0078131D">
        <w:t xml:space="preserve">illustrates the participant selection process. Beginning with the full ABCD Year 2 dataset (N = </w:t>
      </w:r>
      <w:r w:rsidRPr="0078131D">
        <w:lastRenderedPageBreak/>
        <w:t>10,730), participants were excluded if they lacked an MRI scan (n = 2,757) or if their imaging data did not meet quality control standards (n = 193). Of those with usable MRI data, additional exclusions were made for missing self- and/or parent-reported data on internalizing symptoms (n = 314).</w:t>
      </w:r>
      <w:r>
        <w:t xml:space="preserve"> Moreover, t</w:t>
      </w:r>
      <w:r w:rsidRPr="0078131D">
        <w:t xml:space="preserve">o ensure that medication effects did not confound brain structure findings, participants who were currently prescribed common psychotropic medications (e.g., SSRIs, SNRIs, antipsychotics, stimulants) were excluded (n = 169). </w:t>
      </w:r>
      <w:r w:rsidR="0094736F" w:rsidRPr="0094736F">
        <w:t xml:space="preserve">Participants who met criteria for a current psychiatric diagnosis unrelated to OCD were excluded from the sample (n = 837). In contrast, individuals with a current OCD diagnosis were retained regardless of comorbid conditions, reflecting the high rates of psychiatric comorbidity commonly observed in pediatric OCD </w:t>
      </w:r>
      <w:r w:rsidR="0094736F">
        <w:fldChar w:fldCharType="begin"/>
      </w:r>
      <w:r w:rsidR="006E215B">
        <w:instrText xml:space="preserve"> ADDIN ZOTERO_ITEM CSL_CITATION {"citationID":"i99VFK1g","properties":{"formattedCitation":"(Geller &amp; March, 2012)","plainCitation":"(Geller &amp; March, 2012)","noteIndex":0},"citationItems":[{"id":4486,"uris":["http://zotero.org/users/13126831/items/REJZA4PA"],"itemData":{"id":4486,"type":"article-journal","abstract":"Research in etiology, neurobiology, genetics, clinical correlates, and evidence-based treatments in children and adolescents with obsessive-compulsive disorder indicate a need for the revision of the Practice Parameters for the Assessment and Treatment of Children and Adolescents with Obsessive-Compulsive Disorder first published a decade ago. The present article highlights the clinical assessment and reviews and summarizes the evidence base for treatment. Based on this evidence, specific recommendations are provided for assessment, cognitive behavioral therapy, pharmacotherapy, combined treatment, and other interventions.","container-title":"J Am Acad Child Adolesc Psychiatry","DOI":"10.1016/j.jaac.2011.09.019","ISSN":"0890-8567","issue":"1","note":"publisher-place: Maryland Heights, MO\npublisher: Maryland Heights, MO: Elsevier Inc","page":"98-113","title":"Practice Parameter for the Assessment and Treatment of Children and Adolescents With Obsessive-Compulsive Disorder","volume":"51","author":[{"family":"Geller","given":"Daniel A.","suffix":"M.B.B.S"},{"family":"March","given":"John","suffix":"M.D"}],"issued":{"date-parts":[["2012"]]},"citation-key":"gellerPracticeParameterAssessment2012"}}],"schema":"https://github.com/citation-style-language/schema/raw/master/csl-citation.json"} </w:instrText>
      </w:r>
      <w:r w:rsidR="0094736F">
        <w:fldChar w:fldCharType="separate"/>
      </w:r>
      <w:r w:rsidR="0094736F">
        <w:rPr>
          <w:noProof/>
        </w:rPr>
        <w:t>(Geller &amp; March, 2012)</w:t>
      </w:r>
      <w:r w:rsidR="0094736F">
        <w:fldChar w:fldCharType="end"/>
      </w:r>
      <w:r w:rsidR="0094736F" w:rsidRPr="00973D0D">
        <w:t>.</w:t>
      </w:r>
      <w:r w:rsidR="0094736F" w:rsidRPr="00973D0D">
        <w:rPr>
          <w:rFonts w:eastAsiaTheme="majorEastAsia"/>
        </w:rPr>
        <w:t> </w:t>
      </w:r>
      <w:r w:rsidR="0094736F" w:rsidRPr="0094736F">
        <w:t>As a result, healthy control participants were defined as those who did not meet criteria for any current or past psychiatric disorder, based on the KSADS-COMP assessment.</w:t>
      </w:r>
    </w:p>
    <w:p w14:paraId="29EB8186" w14:textId="77777777" w:rsidR="00F40208" w:rsidRPr="0094736F" w:rsidRDefault="00F40208" w:rsidP="000C47C7"/>
    <w:p w14:paraId="0159620E" w14:textId="77777777" w:rsidR="000C47C7" w:rsidRPr="00633A7F" w:rsidRDefault="000C47C7" w:rsidP="000C47C7">
      <w:pPr>
        <w:rPr>
          <w:rFonts w:eastAsiaTheme="majorEastAsia"/>
          <w:i/>
          <w:iCs/>
        </w:rPr>
      </w:pPr>
      <w:r w:rsidRPr="008C3BAD">
        <w:rPr>
          <w:b/>
          <w:bCs/>
          <w:i/>
          <w:iCs/>
          <w:color w:val="D86DCB" w:themeColor="accent5" w:themeTint="99"/>
        </w:rPr>
        <w:t>Figure 4</w:t>
      </w:r>
      <w:r w:rsidRPr="00496D86">
        <w:rPr>
          <w:b/>
          <w:bCs/>
          <w:i/>
          <w:iCs/>
        </w:rPr>
        <w:t>.</w:t>
      </w:r>
      <w:r w:rsidRPr="00496D86">
        <w:rPr>
          <w:i/>
          <w:iCs/>
        </w:rPr>
        <w:t xml:space="preserve"> </w:t>
      </w:r>
      <w:r w:rsidRPr="00496D86">
        <w:rPr>
          <w:rFonts w:eastAsiaTheme="majorEastAsia"/>
          <w:i/>
          <w:iCs/>
        </w:rPr>
        <w:t>Flowchart</w:t>
      </w:r>
      <w:r>
        <w:rPr>
          <w:rFonts w:eastAsiaTheme="majorEastAsia"/>
          <w:i/>
          <w:iCs/>
        </w:rPr>
        <w:t xml:space="preserve"> of </w:t>
      </w:r>
      <w:r w:rsidRPr="00496D86">
        <w:rPr>
          <w:rFonts w:eastAsiaTheme="majorEastAsia"/>
          <w:i/>
          <w:iCs/>
        </w:rPr>
        <w:t>participant selection and subgroup classification at 2-year follow-up</w:t>
      </w:r>
      <w:r>
        <w:rPr>
          <w:rFonts w:eastAsiaTheme="majorEastAsia"/>
          <w:i/>
          <w:iCs/>
        </w:rPr>
        <w:t>.</w:t>
      </w:r>
    </w:p>
    <w:p w14:paraId="763E31EC" w14:textId="4B0E0EC3" w:rsidR="000C47C7" w:rsidRPr="0078131D" w:rsidRDefault="000C47C7" w:rsidP="000C47C7">
      <w:pPr>
        <w:jc w:val="center"/>
      </w:pPr>
      <w:r>
        <w:rPr>
          <w:noProof/>
          <w14:ligatures w14:val="standardContextual"/>
        </w:rPr>
        <w:lastRenderedPageBreak/>
        <w:drawing>
          <wp:inline distT="0" distB="0" distL="0" distR="0" wp14:anchorId="4A138DDA" wp14:editId="6B35B544">
            <wp:extent cx="6252922" cy="4652683"/>
            <wp:effectExtent l="0" t="0" r="0" b="0"/>
            <wp:docPr id="98538509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85092" name="Picture 985385092"/>
                    <pic:cNvPicPr/>
                  </pic:nvPicPr>
                  <pic:blipFill rotWithShape="1">
                    <a:blip r:embed="rId18"/>
                    <a:srcRect l="13406" t="14657" r="18203" b="13325"/>
                    <a:stretch/>
                  </pic:blipFill>
                  <pic:spPr bwMode="auto">
                    <a:xfrm>
                      <a:off x="0" y="0"/>
                      <a:ext cx="6387804" cy="4753046"/>
                    </a:xfrm>
                    <a:prstGeom prst="rect">
                      <a:avLst/>
                    </a:prstGeom>
                    <a:ln>
                      <a:noFill/>
                    </a:ln>
                    <a:extLst>
                      <a:ext uri="{53640926-AAD7-44D8-BBD7-CCE9431645EC}">
                        <a14:shadowObscured xmlns:a14="http://schemas.microsoft.com/office/drawing/2010/main"/>
                      </a:ext>
                    </a:extLst>
                  </pic:spPr>
                </pic:pic>
              </a:graphicData>
            </a:graphic>
          </wp:inline>
        </w:drawing>
      </w:r>
    </w:p>
    <w:p w14:paraId="557DE53B" w14:textId="77777777" w:rsidR="008C3BAD" w:rsidRDefault="008C3BAD" w:rsidP="00F40208">
      <w:pPr>
        <w:ind w:firstLine="720"/>
        <w:rPr>
          <w:color w:val="8DD873" w:themeColor="accent6" w:themeTint="99"/>
        </w:rPr>
      </w:pPr>
      <w:r w:rsidRPr="008C3BAD">
        <w:rPr>
          <w:rFonts w:eastAsiaTheme="majorEastAsia"/>
        </w:rPr>
        <w:t xml:space="preserve">The final study sample consisted of 6,460 participants, including 6,054 healthy controls and 406 individuals with OCD. Among those with OCD, 227 were classified as having OCD without comorbidities, while 179 presented with at least one comorbid psychiatric condition. Demographic and clinical characteristics for each group are summarized in </w:t>
      </w:r>
      <w:r w:rsidRPr="008C3BAD">
        <w:rPr>
          <w:rFonts w:eastAsiaTheme="majorEastAsia"/>
          <w:color w:val="D86DCB" w:themeColor="accent5" w:themeTint="99"/>
        </w:rPr>
        <w:t>Table A.</w:t>
      </w:r>
      <w:r w:rsidRPr="008C3BAD">
        <w:rPr>
          <w:color w:val="D86DCB" w:themeColor="accent5" w:themeTint="99"/>
        </w:rPr>
        <w:t xml:space="preserve"> </w:t>
      </w:r>
    </w:p>
    <w:p w14:paraId="3F06E2B6" w14:textId="1B139BF8" w:rsidR="008C3BAD" w:rsidRDefault="008C3BAD" w:rsidP="008C3BAD">
      <w:pPr>
        <w:ind w:firstLine="720"/>
        <w:rPr>
          <w:rFonts w:eastAsiaTheme="majorEastAsia"/>
        </w:rPr>
      </w:pPr>
      <w:r w:rsidRPr="008C3BAD">
        <w:rPr>
          <w:rFonts w:eastAsiaTheme="majorEastAsia"/>
        </w:rPr>
        <w:t>The mean age was comparable across groups: 9.47 years (SD = 0.51) in the healthy control group and 9.46 years (SD = 0.50) in the OCD group. Sex distribution was identical across groups, with 47.5% female and 52.5% male participants. One individual in the healthy control group identified as intersex male; no intersex participants were present in the OCD group.</w:t>
      </w:r>
      <w:r>
        <w:t xml:space="preserve"> </w:t>
      </w:r>
      <w:r w:rsidRPr="008C3BAD">
        <w:rPr>
          <w:rFonts w:eastAsiaTheme="majorEastAsia"/>
        </w:rPr>
        <w:t xml:space="preserve">Regarding race and ethnicity, the healthy control group comprised 2.2% Asian, 13.3% Black, 19.2% Hispanic, 9.8% Other, and 55.6% White participants. The OCD group included 1.0% Asian, 15.3% Black, 19.5% Hispanic, 14.3% Other, and 50.0% White participants. Among individuals with OCD, the most common comorbid diagnoses were ADHD (n = 71), anxiety disorders (n = 46), oppositional defiant/conduct disorder (n = 62), and bipolar disorder (n = 49), </w:t>
      </w:r>
      <w:r w:rsidRPr="008C3BAD">
        <w:rPr>
          <w:rFonts w:eastAsiaTheme="majorEastAsia"/>
        </w:rPr>
        <w:lastRenderedPageBreak/>
        <w:t>with smaller numbers reporting suicidality (n = 39), eating disorders (n = 14), depressive disorders (n = 5), or substance use disorder (n = 2).</w:t>
      </w:r>
    </w:p>
    <w:p w14:paraId="4385A8A8" w14:textId="77777777" w:rsidR="008C3BAD" w:rsidRPr="008C3BAD" w:rsidRDefault="008C3BAD" w:rsidP="008C3BAD">
      <w:pPr>
        <w:ind w:firstLine="720"/>
      </w:pPr>
    </w:p>
    <w:p w14:paraId="4AE167DC" w14:textId="584DBCD8" w:rsidR="008A037B" w:rsidRPr="000C47C7" w:rsidRDefault="008A037B" w:rsidP="008A037B">
      <w:pPr>
        <w:rPr>
          <w:i/>
          <w:iCs/>
        </w:rPr>
      </w:pPr>
      <w:r w:rsidRPr="008C3BAD">
        <w:rPr>
          <w:i/>
          <w:iCs/>
          <w:color w:val="D86DCB" w:themeColor="accent5" w:themeTint="99"/>
        </w:rPr>
        <w:t>Table A</w:t>
      </w:r>
      <w:r w:rsidRPr="000C47C7">
        <w:rPr>
          <w:i/>
          <w:iCs/>
        </w:rPr>
        <w:t xml:space="preserve">.  Characteristics of The </w:t>
      </w:r>
      <w:r w:rsidR="00ED3B06" w:rsidRPr="000C47C7">
        <w:rPr>
          <w:i/>
          <w:iCs/>
        </w:rPr>
        <w:t xml:space="preserve">Study Sample </w:t>
      </w:r>
      <w:r w:rsidR="00C10C5A" w:rsidRPr="000C47C7">
        <w:rPr>
          <w:i/>
          <w:iCs/>
        </w:rPr>
        <w:t>by</w:t>
      </w:r>
      <w:r w:rsidR="00ED3B06" w:rsidRPr="000C47C7">
        <w:rPr>
          <w:i/>
          <w:iCs/>
        </w:rPr>
        <w:t xml:space="preserve"> Group</w:t>
      </w:r>
      <w:r w:rsidRPr="000C47C7">
        <w:rPr>
          <w:i/>
          <w:iCs/>
        </w:rPr>
        <w:t xml:space="preserve"> </w:t>
      </w:r>
    </w:p>
    <w:tbl>
      <w:tblPr>
        <w:tblStyle w:val="PlainTable2"/>
        <w:tblW w:w="9097" w:type="dxa"/>
        <w:tblLook w:val="04A0" w:firstRow="1" w:lastRow="0" w:firstColumn="1" w:lastColumn="0" w:noHBand="0" w:noVBand="1"/>
      </w:tblPr>
      <w:tblGrid>
        <w:gridCol w:w="3060"/>
        <w:gridCol w:w="3832"/>
        <w:gridCol w:w="2205"/>
      </w:tblGrid>
      <w:tr w:rsidR="003C5C3D" w:rsidRPr="000C47C7" w14:paraId="31FA2AE1" w14:textId="77777777" w:rsidTr="00C10C5A">
        <w:trPr>
          <w:cnfStyle w:val="100000000000" w:firstRow="1" w:lastRow="0" w:firstColumn="0" w:lastColumn="0" w:oddVBand="0" w:evenVBand="0" w:oddHBand="0"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060" w:type="dxa"/>
          </w:tcPr>
          <w:p w14:paraId="45DB6331" w14:textId="286D369F" w:rsidR="003C5C3D" w:rsidRPr="000C47C7" w:rsidRDefault="000C47C7" w:rsidP="00B00E94">
            <w:r>
              <w:t>Demographics</w:t>
            </w:r>
          </w:p>
        </w:tc>
        <w:tc>
          <w:tcPr>
            <w:tcW w:w="3832" w:type="dxa"/>
          </w:tcPr>
          <w:p w14:paraId="0C793010" w14:textId="7F1972B8" w:rsidR="003C5C3D" w:rsidRPr="000C47C7" w:rsidRDefault="003C5C3D" w:rsidP="00B00E94">
            <w:pPr>
              <w:cnfStyle w:val="100000000000" w:firstRow="1" w:lastRow="0" w:firstColumn="0" w:lastColumn="0" w:oddVBand="0" w:evenVBand="0" w:oddHBand="0" w:evenHBand="0" w:firstRowFirstColumn="0" w:firstRowLastColumn="0" w:lastRowFirstColumn="0" w:lastRowLastColumn="0"/>
            </w:pPr>
            <w:r w:rsidRPr="000C47C7">
              <w:t>Healthy Control (n=6,054)</w:t>
            </w:r>
          </w:p>
        </w:tc>
        <w:tc>
          <w:tcPr>
            <w:tcW w:w="2205" w:type="dxa"/>
          </w:tcPr>
          <w:p w14:paraId="20358073" w14:textId="28FD8C08" w:rsidR="003C5C3D" w:rsidRPr="000C47C7" w:rsidRDefault="003C5C3D" w:rsidP="00B00E94">
            <w:pPr>
              <w:cnfStyle w:val="100000000000" w:firstRow="1" w:lastRow="0" w:firstColumn="0" w:lastColumn="0" w:oddVBand="0" w:evenVBand="0" w:oddHBand="0" w:evenHBand="0" w:firstRowFirstColumn="0" w:firstRowLastColumn="0" w:lastRowFirstColumn="0" w:lastRowLastColumn="0"/>
            </w:pPr>
            <w:r w:rsidRPr="000C47C7">
              <w:t>OCD</w:t>
            </w:r>
            <w:r w:rsidR="00ED3B06" w:rsidRPr="000C47C7">
              <w:t xml:space="preserve"> </w:t>
            </w:r>
            <w:r w:rsidRPr="000C47C7">
              <w:t>(n=406)</w:t>
            </w:r>
          </w:p>
        </w:tc>
      </w:tr>
      <w:tr w:rsidR="003C5C3D" w:rsidRPr="000C47C7" w14:paraId="6978918C" w14:textId="77777777" w:rsidTr="00DD30F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D1D1D1" w:themeColor="background2" w:themeShade="E6"/>
            </w:tcBorders>
          </w:tcPr>
          <w:p w14:paraId="654BC21E" w14:textId="6D93EB37" w:rsidR="003C5C3D" w:rsidRPr="000C47C7" w:rsidRDefault="003C5C3D" w:rsidP="00B00E94">
            <w:r w:rsidRPr="000C47C7">
              <w:t>Mean Age (SD)</w:t>
            </w:r>
          </w:p>
        </w:tc>
        <w:tc>
          <w:tcPr>
            <w:tcW w:w="3832" w:type="dxa"/>
            <w:tcBorders>
              <w:top w:val="single" w:sz="4" w:space="0" w:color="D1D1D1" w:themeColor="background2" w:themeShade="E6"/>
            </w:tcBorders>
          </w:tcPr>
          <w:p w14:paraId="2662E493" w14:textId="223AEF35" w:rsidR="003C5C3D" w:rsidRPr="000C47C7" w:rsidRDefault="003C5C3D" w:rsidP="00B00E94">
            <w:pPr>
              <w:cnfStyle w:val="000000100000" w:firstRow="0" w:lastRow="0" w:firstColumn="0" w:lastColumn="0" w:oddVBand="0" w:evenVBand="0" w:oddHBand="1" w:evenHBand="0" w:firstRowFirstColumn="0" w:firstRowLastColumn="0" w:lastRowFirstColumn="0" w:lastRowLastColumn="0"/>
            </w:pPr>
            <w:r w:rsidRPr="000C47C7">
              <w:t>9.47(0.51)</w:t>
            </w:r>
          </w:p>
        </w:tc>
        <w:tc>
          <w:tcPr>
            <w:tcW w:w="2205" w:type="dxa"/>
            <w:tcBorders>
              <w:top w:val="single" w:sz="4" w:space="0" w:color="D1D1D1" w:themeColor="background2" w:themeShade="E6"/>
            </w:tcBorders>
          </w:tcPr>
          <w:p w14:paraId="3AE78F8E" w14:textId="185720D1" w:rsidR="003C5C3D" w:rsidRPr="000C47C7" w:rsidRDefault="003C5C3D" w:rsidP="00B00E94">
            <w:pPr>
              <w:cnfStyle w:val="000000100000" w:firstRow="0" w:lastRow="0" w:firstColumn="0" w:lastColumn="0" w:oddVBand="0" w:evenVBand="0" w:oddHBand="1" w:evenHBand="0" w:firstRowFirstColumn="0" w:firstRowLastColumn="0" w:lastRowFirstColumn="0" w:lastRowLastColumn="0"/>
            </w:pPr>
            <w:r w:rsidRPr="000C47C7">
              <w:t>9.46(0.50)</w:t>
            </w:r>
          </w:p>
        </w:tc>
      </w:tr>
      <w:tr w:rsidR="003C5C3D" w:rsidRPr="000C47C7" w14:paraId="4113802D" w14:textId="77777777" w:rsidTr="00DD30F8">
        <w:trPr>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7F7F7F" w:themeColor="text1" w:themeTint="80"/>
              <w:bottom w:val="single" w:sz="4" w:space="0" w:color="000000" w:themeColor="text1"/>
            </w:tcBorders>
          </w:tcPr>
          <w:p w14:paraId="51749FD2" w14:textId="01682EC4" w:rsidR="003C5C3D" w:rsidRPr="000C47C7" w:rsidRDefault="003C5C3D" w:rsidP="00CA1134">
            <w:r w:rsidRPr="000C47C7">
              <w:t>Sex</w:t>
            </w:r>
          </w:p>
        </w:tc>
        <w:tc>
          <w:tcPr>
            <w:tcW w:w="3832" w:type="dxa"/>
            <w:tcBorders>
              <w:top w:val="single" w:sz="4" w:space="0" w:color="7F7F7F" w:themeColor="text1" w:themeTint="80"/>
              <w:bottom w:val="single" w:sz="4" w:space="0" w:color="000000" w:themeColor="text1"/>
            </w:tcBorders>
          </w:tcPr>
          <w:p w14:paraId="02240DB7" w14:textId="77777777" w:rsidR="003C5C3D" w:rsidRPr="000C47C7" w:rsidRDefault="003C5C3D" w:rsidP="00B00E94">
            <w:pPr>
              <w:cnfStyle w:val="000000000000" w:firstRow="0" w:lastRow="0" w:firstColumn="0" w:lastColumn="0" w:oddVBand="0" w:evenVBand="0" w:oddHBand="0" w:evenHBand="0" w:firstRowFirstColumn="0" w:firstRowLastColumn="0" w:lastRowFirstColumn="0" w:lastRowLastColumn="0"/>
            </w:pPr>
          </w:p>
        </w:tc>
        <w:tc>
          <w:tcPr>
            <w:tcW w:w="2205" w:type="dxa"/>
            <w:tcBorders>
              <w:top w:val="single" w:sz="4" w:space="0" w:color="7F7F7F" w:themeColor="text1" w:themeTint="80"/>
              <w:bottom w:val="single" w:sz="4" w:space="0" w:color="000000" w:themeColor="text1"/>
            </w:tcBorders>
          </w:tcPr>
          <w:p w14:paraId="3C2ED177" w14:textId="77777777" w:rsidR="003C5C3D" w:rsidRPr="000C47C7" w:rsidRDefault="003C5C3D" w:rsidP="00B00E94">
            <w:pPr>
              <w:cnfStyle w:val="000000000000" w:firstRow="0" w:lastRow="0" w:firstColumn="0" w:lastColumn="0" w:oddVBand="0" w:evenVBand="0" w:oddHBand="0" w:evenHBand="0" w:firstRowFirstColumn="0" w:firstRowLastColumn="0" w:lastRowFirstColumn="0" w:lastRowLastColumn="0"/>
            </w:pPr>
          </w:p>
        </w:tc>
      </w:tr>
      <w:tr w:rsidR="003C5C3D" w:rsidRPr="000C47C7" w14:paraId="76BE4478" w14:textId="77777777" w:rsidTr="00DD30F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000000" w:themeColor="text1"/>
              <w:bottom w:val="nil"/>
            </w:tcBorders>
          </w:tcPr>
          <w:p w14:paraId="24290468" w14:textId="1628F483" w:rsidR="003C5C3D" w:rsidRPr="000C47C7" w:rsidRDefault="003C5C3D" w:rsidP="00B00E94">
            <w:pPr>
              <w:rPr>
                <w:b w:val="0"/>
                <w:bCs w:val="0"/>
              </w:rPr>
            </w:pPr>
            <w:r w:rsidRPr="000C47C7">
              <w:rPr>
                <w:b w:val="0"/>
                <w:bCs w:val="0"/>
              </w:rPr>
              <w:t>Female</w:t>
            </w:r>
          </w:p>
        </w:tc>
        <w:tc>
          <w:tcPr>
            <w:tcW w:w="3832" w:type="dxa"/>
            <w:tcBorders>
              <w:top w:val="single" w:sz="4" w:space="0" w:color="000000" w:themeColor="text1"/>
              <w:bottom w:val="nil"/>
            </w:tcBorders>
          </w:tcPr>
          <w:p w14:paraId="549ADD40" w14:textId="23B5F8BC" w:rsidR="003C5C3D" w:rsidRPr="000C47C7" w:rsidRDefault="003C5C3D" w:rsidP="00B00E94">
            <w:pPr>
              <w:cnfStyle w:val="000000100000" w:firstRow="0" w:lastRow="0" w:firstColumn="0" w:lastColumn="0" w:oddVBand="0" w:evenVBand="0" w:oddHBand="1" w:evenHBand="0" w:firstRowFirstColumn="0" w:firstRowLastColumn="0" w:lastRowFirstColumn="0" w:lastRowLastColumn="0"/>
            </w:pPr>
            <w:r w:rsidRPr="000C47C7">
              <w:t>47,5% (n=2,877)</w:t>
            </w:r>
          </w:p>
        </w:tc>
        <w:tc>
          <w:tcPr>
            <w:tcW w:w="2205" w:type="dxa"/>
            <w:tcBorders>
              <w:top w:val="single" w:sz="4" w:space="0" w:color="000000" w:themeColor="text1"/>
              <w:bottom w:val="nil"/>
            </w:tcBorders>
          </w:tcPr>
          <w:p w14:paraId="5426C76D" w14:textId="782E3980" w:rsidR="003C5C3D" w:rsidRPr="000C47C7" w:rsidRDefault="003C5C3D" w:rsidP="00B00E94">
            <w:pPr>
              <w:cnfStyle w:val="000000100000" w:firstRow="0" w:lastRow="0" w:firstColumn="0" w:lastColumn="0" w:oddVBand="0" w:evenVBand="0" w:oddHBand="1" w:evenHBand="0" w:firstRowFirstColumn="0" w:firstRowLastColumn="0" w:lastRowFirstColumn="0" w:lastRowLastColumn="0"/>
            </w:pPr>
            <w:r w:rsidRPr="000C47C7">
              <w:t>47.5% (n=193)</w:t>
            </w:r>
          </w:p>
        </w:tc>
      </w:tr>
      <w:tr w:rsidR="003C5C3D" w:rsidRPr="000C47C7" w14:paraId="3C44CD52" w14:textId="77777777" w:rsidTr="00DD30F8">
        <w:trPr>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nil"/>
              <w:bottom w:val="nil"/>
            </w:tcBorders>
          </w:tcPr>
          <w:p w14:paraId="7CB78944" w14:textId="4ABF0D91" w:rsidR="003C5C3D" w:rsidRPr="000C47C7" w:rsidRDefault="003C5C3D" w:rsidP="00B00E94">
            <w:pPr>
              <w:rPr>
                <w:b w:val="0"/>
                <w:bCs w:val="0"/>
              </w:rPr>
            </w:pPr>
            <w:r w:rsidRPr="000C47C7">
              <w:rPr>
                <w:b w:val="0"/>
                <w:bCs w:val="0"/>
              </w:rPr>
              <w:t>Intersex</w:t>
            </w:r>
            <w:r w:rsidR="00C10C5A">
              <w:rPr>
                <w:b w:val="0"/>
                <w:bCs w:val="0"/>
              </w:rPr>
              <w:t xml:space="preserve"> </w:t>
            </w:r>
            <w:r w:rsidRPr="000C47C7">
              <w:rPr>
                <w:b w:val="0"/>
                <w:bCs w:val="0"/>
              </w:rPr>
              <w:t>Male</w:t>
            </w:r>
          </w:p>
        </w:tc>
        <w:tc>
          <w:tcPr>
            <w:tcW w:w="3832" w:type="dxa"/>
            <w:tcBorders>
              <w:top w:val="nil"/>
              <w:bottom w:val="nil"/>
            </w:tcBorders>
          </w:tcPr>
          <w:p w14:paraId="2819E5F3" w14:textId="13637BF6" w:rsidR="003C5C3D" w:rsidRPr="000C47C7" w:rsidRDefault="003C5C3D" w:rsidP="00B00E94">
            <w:pPr>
              <w:cnfStyle w:val="000000000000" w:firstRow="0" w:lastRow="0" w:firstColumn="0" w:lastColumn="0" w:oddVBand="0" w:evenVBand="0" w:oddHBand="0" w:evenHBand="0" w:firstRowFirstColumn="0" w:firstRowLastColumn="0" w:lastRowFirstColumn="0" w:lastRowLastColumn="0"/>
            </w:pPr>
            <w:r w:rsidRPr="000C47C7">
              <w:t>0% (n=1)</w:t>
            </w:r>
          </w:p>
        </w:tc>
        <w:tc>
          <w:tcPr>
            <w:tcW w:w="2205" w:type="dxa"/>
            <w:tcBorders>
              <w:top w:val="nil"/>
              <w:bottom w:val="nil"/>
            </w:tcBorders>
          </w:tcPr>
          <w:p w14:paraId="04975281" w14:textId="6A973533" w:rsidR="003C5C3D" w:rsidRPr="000C47C7" w:rsidRDefault="003C5C3D" w:rsidP="00B00E94">
            <w:pPr>
              <w:cnfStyle w:val="000000000000" w:firstRow="0" w:lastRow="0" w:firstColumn="0" w:lastColumn="0" w:oddVBand="0" w:evenVBand="0" w:oddHBand="0" w:evenHBand="0" w:firstRowFirstColumn="0" w:firstRowLastColumn="0" w:lastRowFirstColumn="0" w:lastRowLastColumn="0"/>
            </w:pPr>
            <w:r w:rsidRPr="000C47C7">
              <w:t>-</w:t>
            </w:r>
          </w:p>
        </w:tc>
      </w:tr>
      <w:tr w:rsidR="003C5C3D" w:rsidRPr="000C47C7" w14:paraId="14A370CF" w14:textId="77777777" w:rsidTr="00DD30F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nil"/>
              <w:bottom w:val="nil"/>
            </w:tcBorders>
          </w:tcPr>
          <w:p w14:paraId="7A47DFA4" w14:textId="61DAFD94" w:rsidR="003C5C3D" w:rsidRPr="000C47C7" w:rsidRDefault="003C5C3D" w:rsidP="00B00E94">
            <w:pPr>
              <w:rPr>
                <w:b w:val="0"/>
                <w:bCs w:val="0"/>
              </w:rPr>
            </w:pPr>
            <w:r w:rsidRPr="000C47C7">
              <w:rPr>
                <w:b w:val="0"/>
                <w:bCs w:val="0"/>
              </w:rPr>
              <w:t>Male</w:t>
            </w:r>
          </w:p>
        </w:tc>
        <w:tc>
          <w:tcPr>
            <w:tcW w:w="3832" w:type="dxa"/>
            <w:tcBorders>
              <w:top w:val="nil"/>
              <w:bottom w:val="nil"/>
            </w:tcBorders>
          </w:tcPr>
          <w:p w14:paraId="325B9356" w14:textId="4CD3182D" w:rsidR="003C5C3D" w:rsidRPr="000C47C7" w:rsidRDefault="003C5C3D" w:rsidP="00B00E94">
            <w:pPr>
              <w:cnfStyle w:val="000000100000" w:firstRow="0" w:lastRow="0" w:firstColumn="0" w:lastColumn="0" w:oddVBand="0" w:evenVBand="0" w:oddHBand="1" w:evenHBand="0" w:firstRowFirstColumn="0" w:firstRowLastColumn="0" w:lastRowFirstColumn="0" w:lastRowLastColumn="0"/>
            </w:pPr>
            <w:r w:rsidRPr="000C47C7">
              <w:t>52.5% (n=3,176)</w:t>
            </w:r>
          </w:p>
        </w:tc>
        <w:tc>
          <w:tcPr>
            <w:tcW w:w="2205" w:type="dxa"/>
            <w:tcBorders>
              <w:top w:val="nil"/>
              <w:bottom w:val="nil"/>
            </w:tcBorders>
          </w:tcPr>
          <w:p w14:paraId="7E300E59" w14:textId="30250A96" w:rsidR="003C5C3D" w:rsidRPr="000C47C7" w:rsidRDefault="003C5C3D" w:rsidP="00B00E94">
            <w:pPr>
              <w:cnfStyle w:val="000000100000" w:firstRow="0" w:lastRow="0" w:firstColumn="0" w:lastColumn="0" w:oddVBand="0" w:evenVBand="0" w:oddHBand="1" w:evenHBand="0" w:firstRowFirstColumn="0" w:firstRowLastColumn="0" w:lastRowFirstColumn="0" w:lastRowLastColumn="0"/>
            </w:pPr>
            <w:r w:rsidRPr="000C47C7">
              <w:t>52.5% (n=213)</w:t>
            </w:r>
          </w:p>
        </w:tc>
      </w:tr>
      <w:tr w:rsidR="003C5C3D" w:rsidRPr="000C47C7" w14:paraId="4B352761" w14:textId="77777777" w:rsidTr="00DD30F8">
        <w:trPr>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nil"/>
              <w:bottom w:val="single" w:sz="4" w:space="0" w:color="000000" w:themeColor="text1"/>
            </w:tcBorders>
          </w:tcPr>
          <w:p w14:paraId="16DBFA6C" w14:textId="2ADF2F5B" w:rsidR="003C5C3D" w:rsidRPr="000C47C7" w:rsidRDefault="003C5C3D" w:rsidP="00CA1134">
            <w:r w:rsidRPr="000C47C7">
              <w:t>Race/Ethnicity</w:t>
            </w:r>
          </w:p>
        </w:tc>
        <w:tc>
          <w:tcPr>
            <w:tcW w:w="3832" w:type="dxa"/>
            <w:tcBorders>
              <w:top w:val="nil"/>
              <w:bottom w:val="single" w:sz="4" w:space="0" w:color="000000" w:themeColor="text1"/>
            </w:tcBorders>
          </w:tcPr>
          <w:p w14:paraId="1022B23E" w14:textId="77777777" w:rsidR="003C5C3D" w:rsidRPr="000C47C7" w:rsidRDefault="003C5C3D" w:rsidP="00B00E94">
            <w:pPr>
              <w:cnfStyle w:val="000000000000" w:firstRow="0" w:lastRow="0" w:firstColumn="0" w:lastColumn="0" w:oddVBand="0" w:evenVBand="0" w:oddHBand="0" w:evenHBand="0" w:firstRowFirstColumn="0" w:firstRowLastColumn="0" w:lastRowFirstColumn="0" w:lastRowLastColumn="0"/>
            </w:pPr>
          </w:p>
        </w:tc>
        <w:tc>
          <w:tcPr>
            <w:tcW w:w="2205" w:type="dxa"/>
            <w:tcBorders>
              <w:top w:val="nil"/>
              <w:bottom w:val="single" w:sz="4" w:space="0" w:color="000000" w:themeColor="text1"/>
            </w:tcBorders>
          </w:tcPr>
          <w:p w14:paraId="1E1CA00F" w14:textId="77777777" w:rsidR="003C5C3D" w:rsidRPr="000C47C7" w:rsidRDefault="003C5C3D" w:rsidP="00B00E94">
            <w:pPr>
              <w:cnfStyle w:val="000000000000" w:firstRow="0" w:lastRow="0" w:firstColumn="0" w:lastColumn="0" w:oddVBand="0" w:evenVBand="0" w:oddHBand="0" w:evenHBand="0" w:firstRowFirstColumn="0" w:firstRowLastColumn="0" w:lastRowFirstColumn="0" w:lastRowLastColumn="0"/>
            </w:pPr>
          </w:p>
        </w:tc>
      </w:tr>
      <w:tr w:rsidR="003C5C3D" w:rsidRPr="000C47C7" w14:paraId="19EC84D4" w14:textId="77777777" w:rsidTr="00DD30F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000000" w:themeColor="text1"/>
              <w:bottom w:val="nil"/>
            </w:tcBorders>
          </w:tcPr>
          <w:p w14:paraId="337140C3" w14:textId="26B2A046" w:rsidR="003C5C3D" w:rsidRPr="000C47C7" w:rsidRDefault="003C5C3D" w:rsidP="00B00E94">
            <w:pPr>
              <w:rPr>
                <w:b w:val="0"/>
                <w:bCs w:val="0"/>
              </w:rPr>
            </w:pPr>
            <w:r w:rsidRPr="000C47C7">
              <w:rPr>
                <w:b w:val="0"/>
                <w:bCs w:val="0"/>
              </w:rPr>
              <w:t>Asian</w:t>
            </w:r>
          </w:p>
        </w:tc>
        <w:tc>
          <w:tcPr>
            <w:tcW w:w="3832" w:type="dxa"/>
            <w:tcBorders>
              <w:top w:val="single" w:sz="4" w:space="0" w:color="000000" w:themeColor="text1"/>
              <w:bottom w:val="nil"/>
            </w:tcBorders>
          </w:tcPr>
          <w:p w14:paraId="1ACE3FF3" w14:textId="36E4C75A" w:rsidR="003C5C3D" w:rsidRPr="000C47C7" w:rsidRDefault="003C5C3D" w:rsidP="00B00E94">
            <w:pPr>
              <w:cnfStyle w:val="000000100000" w:firstRow="0" w:lastRow="0" w:firstColumn="0" w:lastColumn="0" w:oddVBand="0" w:evenVBand="0" w:oddHBand="1" w:evenHBand="0" w:firstRowFirstColumn="0" w:firstRowLastColumn="0" w:lastRowFirstColumn="0" w:lastRowLastColumn="0"/>
            </w:pPr>
            <w:r w:rsidRPr="000C47C7">
              <w:t>2.2% (n=131)</w:t>
            </w:r>
          </w:p>
        </w:tc>
        <w:tc>
          <w:tcPr>
            <w:tcW w:w="2205" w:type="dxa"/>
            <w:tcBorders>
              <w:top w:val="single" w:sz="4" w:space="0" w:color="000000" w:themeColor="text1"/>
              <w:bottom w:val="nil"/>
            </w:tcBorders>
          </w:tcPr>
          <w:p w14:paraId="75780F36" w14:textId="0AFE1140" w:rsidR="003C5C3D" w:rsidRPr="000C47C7" w:rsidRDefault="003C5C3D" w:rsidP="00B00E94">
            <w:pPr>
              <w:cnfStyle w:val="000000100000" w:firstRow="0" w:lastRow="0" w:firstColumn="0" w:lastColumn="0" w:oddVBand="0" w:evenVBand="0" w:oddHBand="1" w:evenHBand="0" w:firstRowFirstColumn="0" w:firstRowLastColumn="0" w:lastRowFirstColumn="0" w:lastRowLastColumn="0"/>
            </w:pPr>
            <w:r w:rsidRPr="000C47C7">
              <w:t>1.0% (n=4)</w:t>
            </w:r>
          </w:p>
        </w:tc>
      </w:tr>
      <w:tr w:rsidR="003C5C3D" w:rsidRPr="000C47C7" w14:paraId="14EE09E3" w14:textId="77777777" w:rsidTr="00DD30F8">
        <w:trPr>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nil"/>
              <w:bottom w:val="nil"/>
            </w:tcBorders>
          </w:tcPr>
          <w:p w14:paraId="68914595" w14:textId="514EEFC3" w:rsidR="003C5C3D" w:rsidRPr="000C47C7" w:rsidRDefault="003C5C3D" w:rsidP="00B00E94">
            <w:pPr>
              <w:rPr>
                <w:b w:val="0"/>
                <w:bCs w:val="0"/>
              </w:rPr>
            </w:pPr>
            <w:r w:rsidRPr="000C47C7">
              <w:rPr>
                <w:b w:val="0"/>
                <w:bCs w:val="0"/>
              </w:rPr>
              <w:t>Black</w:t>
            </w:r>
          </w:p>
        </w:tc>
        <w:tc>
          <w:tcPr>
            <w:tcW w:w="3832" w:type="dxa"/>
            <w:tcBorders>
              <w:top w:val="nil"/>
              <w:bottom w:val="nil"/>
            </w:tcBorders>
          </w:tcPr>
          <w:p w14:paraId="282754B3" w14:textId="7F73C1AD" w:rsidR="003C5C3D" w:rsidRPr="000C47C7" w:rsidRDefault="003C5C3D" w:rsidP="00B00E94">
            <w:pPr>
              <w:cnfStyle w:val="000000000000" w:firstRow="0" w:lastRow="0" w:firstColumn="0" w:lastColumn="0" w:oddVBand="0" w:evenVBand="0" w:oddHBand="0" w:evenHBand="0" w:firstRowFirstColumn="0" w:firstRowLastColumn="0" w:lastRowFirstColumn="0" w:lastRowLastColumn="0"/>
            </w:pPr>
            <w:r w:rsidRPr="000C47C7">
              <w:t>13.3% (n=806)</w:t>
            </w:r>
          </w:p>
        </w:tc>
        <w:tc>
          <w:tcPr>
            <w:tcW w:w="2205" w:type="dxa"/>
            <w:tcBorders>
              <w:top w:val="nil"/>
              <w:bottom w:val="nil"/>
            </w:tcBorders>
          </w:tcPr>
          <w:p w14:paraId="07E91C44" w14:textId="6A6EC813" w:rsidR="003C5C3D" w:rsidRPr="000C47C7" w:rsidRDefault="003C5C3D" w:rsidP="00B00E94">
            <w:pPr>
              <w:cnfStyle w:val="000000000000" w:firstRow="0" w:lastRow="0" w:firstColumn="0" w:lastColumn="0" w:oddVBand="0" w:evenVBand="0" w:oddHBand="0" w:evenHBand="0" w:firstRowFirstColumn="0" w:firstRowLastColumn="0" w:lastRowFirstColumn="0" w:lastRowLastColumn="0"/>
            </w:pPr>
            <w:r w:rsidRPr="000C47C7">
              <w:t>15.3% (n=62)</w:t>
            </w:r>
          </w:p>
        </w:tc>
      </w:tr>
      <w:tr w:rsidR="003C5C3D" w:rsidRPr="000C47C7" w14:paraId="070DCAAC" w14:textId="77777777" w:rsidTr="00DD30F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nil"/>
              <w:bottom w:val="nil"/>
            </w:tcBorders>
          </w:tcPr>
          <w:p w14:paraId="7DF88330" w14:textId="2DABC4D3" w:rsidR="003C5C3D" w:rsidRPr="000C47C7" w:rsidRDefault="003C5C3D" w:rsidP="00B00E94">
            <w:pPr>
              <w:rPr>
                <w:b w:val="0"/>
                <w:bCs w:val="0"/>
              </w:rPr>
            </w:pPr>
            <w:r w:rsidRPr="000C47C7">
              <w:rPr>
                <w:b w:val="0"/>
                <w:bCs w:val="0"/>
              </w:rPr>
              <w:t>Hispanic</w:t>
            </w:r>
          </w:p>
        </w:tc>
        <w:tc>
          <w:tcPr>
            <w:tcW w:w="3832" w:type="dxa"/>
            <w:tcBorders>
              <w:top w:val="nil"/>
              <w:bottom w:val="nil"/>
            </w:tcBorders>
          </w:tcPr>
          <w:p w14:paraId="41CDCA97" w14:textId="6FFA6B87" w:rsidR="003C5C3D" w:rsidRPr="000C47C7" w:rsidRDefault="003C5C3D" w:rsidP="00B00E94">
            <w:pPr>
              <w:cnfStyle w:val="000000100000" w:firstRow="0" w:lastRow="0" w:firstColumn="0" w:lastColumn="0" w:oddVBand="0" w:evenVBand="0" w:oddHBand="1" w:evenHBand="0" w:firstRowFirstColumn="0" w:firstRowLastColumn="0" w:lastRowFirstColumn="0" w:lastRowLastColumn="0"/>
            </w:pPr>
            <w:r w:rsidRPr="000C47C7">
              <w:t>19.2% (n=1,160)</w:t>
            </w:r>
          </w:p>
        </w:tc>
        <w:tc>
          <w:tcPr>
            <w:tcW w:w="2205" w:type="dxa"/>
            <w:tcBorders>
              <w:top w:val="nil"/>
              <w:bottom w:val="nil"/>
            </w:tcBorders>
          </w:tcPr>
          <w:p w14:paraId="0EE1C9F7" w14:textId="788EE8E2" w:rsidR="003C5C3D" w:rsidRPr="000C47C7" w:rsidRDefault="003C5C3D" w:rsidP="00B00E94">
            <w:pPr>
              <w:cnfStyle w:val="000000100000" w:firstRow="0" w:lastRow="0" w:firstColumn="0" w:lastColumn="0" w:oddVBand="0" w:evenVBand="0" w:oddHBand="1" w:evenHBand="0" w:firstRowFirstColumn="0" w:firstRowLastColumn="0" w:lastRowFirstColumn="0" w:lastRowLastColumn="0"/>
            </w:pPr>
            <w:r w:rsidRPr="000C47C7">
              <w:t>19.5% (n=79)</w:t>
            </w:r>
          </w:p>
        </w:tc>
      </w:tr>
      <w:tr w:rsidR="003C5C3D" w:rsidRPr="000C47C7" w14:paraId="0E6E46DE" w14:textId="77777777" w:rsidTr="00DD30F8">
        <w:trPr>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nil"/>
              <w:bottom w:val="nil"/>
            </w:tcBorders>
          </w:tcPr>
          <w:p w14:paraId="62C36867" w14:textId="372D00BD" w:rsidR="003C5C3D" w:rsidRPr="000C47C7" w:rsidRDefault="003C5C3D" w:rsidP="00B00E94">
            <w:pPr>
              <w:rPr>
                <w:b w:val="0"/>
                <w:bCs w:val="0"/>
              </w:rPr>
            </w:pPr>
            <w:r w:rsidRPr="000C47C7">
              <w:rPr>
                <w:b w:val="0"/>
                <w:bCs w:val="0"/>
              </w:rPr>
              <w:t>Other</w:t>
            </w:r>
          </w:p>
        </w:tc>
        <w:tc>
          <w:tcPr>
            <w:tcW w:w="3832" w:type="dxa"/>
            <w:tcBorders>
              <w:top w:val="nil"/>
              <w:bottom w:val="nil"/>
            </w:tcBorders>
          </w:tcPr>
          <w:p w14:paraId="7D893166" w14:textId="6ED835D5" w:rsidR="003C5C3D" w:rsidRPr="000C47C7" w:rsidRDefault="003C5C3D" w:rsidP="00B00E94">
            <w:pPr>
              <w:cnfStyle w:val="000000000000" w:firstRow="0" w:lastRow="0" w:firstColumn="0" w:lastColumn="0" w:oddVBand="0" w:evenVBand="0" w:oddHBand="0" w:evenHBand="0" w:firstRowFirstColumn="0" w:firstRowLastColumn="0" w:lastRowFirstColumn="0" w:lastRowLastColumn="0"/>
            </w:pPr>
            <w:r w:rsidRPr="000C47C7">
              <w:t>9.8% (n=593)</w:t>
            </w:r>
          </w:p>
        </w:tc>
        <w:tc>
          <w:tcPr>
            <w:tcW w:w="2205" w:type="dxa"/>
            <w:tcBorders>
              <w:top w:val="nil"/>
              <w:bottom w:val="nil"/>
            </w:tcBorders>
          </w:tcPr>
          <w:p w14:paraId="13390B2C" w14:textId="7BB1EEB3" w:rsidR="003C5C3D" w:rsidRPr="000C47C7" w:rsidRDefault="003C5C3D" w:rsidP="00B00E94">
            <w:pPr>
              <w:cnfStyle w:val="000000000000" w:firstRow="0" w:lastRow="0" w:firstColumn="0" w:lastColumn="0" w:oddVBand="0" w:evenVBand="0" w:oddHBand="0" w:evenHBand="0" w:firstRowFirstColumn="0" w:firstRowLastColumn="0" w:lastRowFirstColumn="0" w:lastRowLastColumn="0"/>
            </w:pPr>
            <w:r w:rsidRPr="000C47C7">
              <w:t>14.3% (n=58)</w:t>
            </w:r>
          </w:p>
        </w:tc>
      </w:tr>
      <w:tr w:rsidR="003C5C3D" w:rsidRPr="000C47C7" w14:paraId="140A5B3A" w14:textId="77777777" w:rsidTr="00DD30F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nil"/>
              <w:bottom w:val="nil"/>
            </w:tcBorders>
          </w:tcPr>
          <w:p w14:paraId="3C7C0EC2" w14:textId="595486C6" w:rsidR="003C5C3D" w:rsidRPr="000C47C7" w:rsidRDefault="003C5C3D" w:rsidP="00B00E94">
            <w:pPr>
              <w:rPr>
                <w:b w:val="0"/>
                <w:bCs w:val="0"/>
              </w:rPr>
            </w:pPr>
            <w:r w:rsidRPr="000C47C7">
              <w:rPr>
                <w:b w:val="0"/>
                <w:bCs w:val="0"/>
              </w:rPr>
              <w:t>White</w:t>
            </w:r>
          </w:p>
        </w:tc>
        <w:tc>
          <w:tcPr>
            <w:tcW w:w="3832" w:type="dxa"/>
            <w:tcBorders>
              <w:top w:val="nil"/>
              <w:bottom w:val="nil"/>
            </w:tcBorders>
          </w:tcPr>
          <w:p w14:paraId="7E4F0C21" w14:textId="37F12F30" w:rsidR="003C5C3D" w:rsidRPr="000C47C7" w:rsidRDefault="003C5C3D" w:rsidP="00B00E94">
            <w:pPr>
              <w:cnfStyle w:val="000000100000" w:firstRow="0" w:lastRow="0" w:firstColumn="0" w:lastColumn="0" w:oddVBand="0" w:evenVBand="0" w:oddHBand="1" w:evenHBand="0" w:firstRowFirstColumn="0" w:firstRowLastColumn="0" w:lastRowFirstColumn="0" w:lastRowLastColumn="0"/>
            </w:pPr>
            <w:r w:rsidRPr="000C47C7">
              <w:t>55.6% (n=3,364)</w:t>
            </w:r>
          </w:p>
        </w:tc>
        <w:tc>
          <w:tcPr>
            <w:tcW w:w="2205" w:type="dxa"/>
            <w:tcBorders>
              <w:top w:val="nil"/>
              <w:bottom w:val="nil"/>
            </w:tcBorders>
          </w:tcPr>
          <w:p w14:paraId="39913E28" w14:textId="571D6E5C" w:rsidR="003C5C3D" w:rsidRPr="000C47C7" w:rsidRDefault="003C5C3D" w:rsidP="00B00E94">
            <w:pPr>
              <w:cnfStyle w:val="000000100000" w:firstRow="0" w:lastRow="0" w:firstColumn="0" w:lastColumn="0" w:oddVBand="0" w:evenVBand="0" w:oddHBand="1" w:evenHBand="0" w:firstRowFirstColumn="0" w:firstRowLastColumn="0" w:lastRowFirstColumn="0" w:lastRowLastColumn="0"/>
            </w:pPr>
            <w:r w:rsidRPr="000C47C7">
              <w:t>50.0% (n=203)</w:t>
            </w:r>
          </w:p>
        </w:tc>
      </w:tr>
      <w:tr w:rsidR="000C47C7" w:rsidRPr="000C47C7" w14:paraId="2997F3CF" w14:textId="77777777" w:rsidTr="00DD30F8">
        <w:trPr>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nil"/>
              <w:bottom w:val="single" w:sz="4" w:space="0" w:color="000000" w:themeColor="text1"/>
            </w:tcBorders>
          </w:tcPr>
          <w:p w14:paraId="1952B860" w14:textId="19576CE5" w:rsidR="000C47C7" w:rsidRPr="000C47C7" w:rsidRDefault="000C47C7" w:rsidP="00B00E94">
            <w:pPr>
              <w:rPr>
                <w:b w:val="0"/>
                <w:bCs w:val="0"/>
              </w:rPr>
            </w:pPr>
            <w:r>
              <w:t>Clinical</w:t>
            </w:r>
          </w:p>
        </w:tc>
        <w:tc>
          <w:tcPr>
            <w:tcW w:w="3832" w:type="dxa"/>
            <w:tcBorders>
              <w:top w:val="nil"/>
              <w:bottom w:val="single" w:sz="4" w:space="0" w:color="000000" w:themeColor="text1"/>
            </w:tcBorders>
          </w:tcPr>
          <w:p w14:paraId="1577F506" w14:textId="416FF1BA" w:rsidR="000C47C7" w:rsidRPr="000C47C7" w:rsidRDefault="000C47C7" w:rsidP="000C47C7">
            <w:pPr>
              <w:pStyle w:val="ListParagraph"/>
              <w:cnfStyle w:val="000000000000" w:firstRow="0" w:lastRow="0" w:firstColumn="0" w:lastColumn="0" w:oddVBand="0" w:evenVBand="0" w:oddHBand="0" w:evenHBand="0" w:firstRowFirstColumn="0" w:firstRowLastColumn="0" w:lastRowFirstColumn="0" w:lastRowLastColumn="0"/>
            </w:pPr>
          </w:p>
        </w:tc>
        <w:tc>
          <w:tcPr>
            <w:tcW w:w="2205" w:type="dxa"/>
            <w:tcBorders>
              <w:top w:val="nil"/>
              <w:bottom w:val="single" w:sz="4" w:space="0" w:color="000000" w:themeColor="text1"/>
            </w:tcBorders>
          </w:tcPr>
          <w:p w14:paraId="35FF98DC" w14:textId="77777777" w:rsidR="000C47C7" w:rsidRPr="000C47C7" w:rsidRDefault="000C47C7" w:rsidP="00B00E94">
            <w:pPr>
              <w:cnfStyle w:val="000000000000" w:firstRow="0" w:lastRow="0" w:firstColumn="0" w:lastColumn="0" w:oddVBand="0" w:evenVBand="0" w:oddHBand="0" w:evenHBand="0" w:firstRowFirstColumn="0" w:firstRowLastColumn="0" w:lastRowFirstColumn="0" w:lastRowLastColumn="0"/>
            </w:pPr>
          </w:p>
        </w:tc>
      </w:tr>
      <w:tr w:rsidR="000C47C7" w:rsidRPr="000C47C7" w14:paraId="61FB3CEE" w14:textId="77777777" w:rsidTr="00DD30F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000000" w:themeColor="text1"/>
              <w:bottom w:val="nil"/>
            </w:tcBorders>
          </w:tcPr>
          <w:p w14:paraId="0D2B3CC9" w14:textId="29483AF3" w:rsidR="000C47C7" w:rsidRPr="000C47C7" w:rsidRDefault="00C10C5A" w:rsidP="000C47C7">
            <w:pPr>
              <w:rPr>
                <w:b w:val="0"/>
                <w:bCs w:val="0"/>
              </w:rPr>
            </w:pPr>
            <w:r>
              <w:rPr>
                <w:b w:val="0"/>
                <w:bCs w:val="0"/>
              </w:rPr>
              <w:t>Depressive Disorders</w:t>
            </w:r>
          </w:p>
        </w:tc>
        <w:tc>
          <w:tcPr>
            <w:tcW w:w="3832" w:type="dxa"/>
            <w:tcBorders>
              <w:top w:val="single" w:sz="4" w:space="0" w:color="000000" w:themeColor="text1"/>
              <w:bottom w:val="nil"/>
            </w:tcBorders>
          </w:tcPr>
          <w:p w14:paraId="4EC79EF2" w14:textId="1B2B84FD" w:rsidR="000C47C7" w:rsidRPr="000C47C7" w:rsidRDefault="000C47C7" w:rsidP="000C47C7">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p>
        </w:tc>
        <w:tc>
          <w:tcPr>
            <w:tcW w:w="2205" w:type="dxa"/>
            <w:tcBorders>
              <w:top w:val="single" w:sz="4" w:space="0" w:color="000000" w:themeColor="text1"/>
              <w:bottom w:val="nil"/>
            </w:tcBorders>
          </w:tcPr>
          <w:p w14:paraId="5B297F08" w14:textId="5ABDB904" w:rsidR="000C47C7" w:rsidRPr="000C47C7" w:rsidRDefault="000C47C7" w:rsidP="000C47C7">
            <w:pPr>
              <w:cnfStyle w:val="000000100000" w:firstRow="0" w:lastRow="0" w:firstColumn="0" w:lastColumn="0" w:oddVBand="0" w:evenVBand="0" w:oddHBand="1" w:evenHBand="0" w:firstRowFirstColumn="0" w:firstRowLastColumn="0" w:lastRowFirstColumn="0" w:lastRowLastColumn="0"/>
            </w:pPr>
            <w:r>
              <w:t>n=</w:t>
            </w:r>
            <w:r w:rsidRPr="000C47C7">
              <w:t>5</w:t>
            </w:r>
          </w:p>
        </w:tc>
      </w:tr>
      <w:tr w:rsidR="000C47C7" w:rsidRPr="000C47C7" w14:paraId="7F31A2C7" w14:textId="77777777" w:rsidTr="00DD30F8">
        <w:trPr>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nil"/>
              <w:bottom w:val="nil"/>
            </w:tcBorders>
          </w:tcPr>
          <w:p w14:paraId="7C931371" w14:textId="4D6EDB0C" w:rsidR="000C47C7" w:rsidRPr="000C47C7" w:rsidRDefault="00C10C5A" w:rsidP="000C47C7">
            <w:pPr>
              <w:rPr>
                <w:b w:val="0"/>
                <w:bCs w:val="0"/>
              </w:rPr>
            </w:pPr>
            <w:r>
              <w:rPr>
                <w:b w:val="0"/>
                <w:bCs w:val="0"/>
              </w:rPr>
              <w:t>Anxiety Disorders</w:t>
            </w:r>
          </w:p>
        </w:tc>
        <w:tc>
          <w:tcPr>
            <w:tcW w:w="3832" w:type="dxa"/>
            <w:tcBorders>
              <w:top w:val="nil"/>
              <w:bottom w:val="nil"/>
            </w:tcBorders>
          </w:tcPr>
          <w:p w14:paraId="315DD641" w14:textId="25D922F6" w:rsidR="000C47C7" w:rsidRPr="000C47C7" w:rsidRDefault="000C47C7" w:rsidP="000C47C7">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p>
        </w:tc>
        <w:tc>
          <w:tcPr>
            <w:tcW w:w="2205" w:type="dxa"/>
            <w:tcBorders>
              <w:top w:val="nil"/>
              <w:bottom w:val="nil"/>
            </w:tcBorders>
          </w:tcPr>
          <w:p w14:paraId="77F14D5B" w14:textId="54DBDEFB" w:rsidR="000C47C7" w:rsidRPr="000C47C7" w:rsidRDefault="000C47C7" w:rsidP="000C47C7">
            <w:pPr>
              <w:cnfStyle w:val="000000000000" w:firstRow="0" w:lastRow="0" w:firstColumn="0" w:lastColumn="0" w:oddVBand="0" w:evenVBand="0" w:oddHBand="0" w:evenHBand="0" w:firstRowFirstColumn="0" w:firstRowLastColumn="0" w:lastRowFirstColumn="0" w:lastRowLastColumn="0"/>
            </w:pPr>
            <w:r>
              <w:t>n=</w:t>
            </w:r>
            <w:r w:rsidRPr="000C47C7">
              <w:t>46</w:t>
            </w:r>
          </w:p>
        </w:tc>
      </w:tr>
      <w:tr w:rsidR="000C47C7" w:rsidRPr="000C47C7" w14:paraId="4AD8BB01" w14:textId="77777777" w:rsidTr="00DD30F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nil"/>
              <w:bottom w:val="nil"/>
            </w:tcBorders>
          </w:tcPr>
          <w:p w14:paraId="0B6145B9" w14:textId="2289924A" w:rsidR="000C47C7" w:rsidRPr="000C47C7" w:rsidRDefault="000C47C7" w:rsidP="000C47C7">
            <w:pPr>
              <w:rPr>
                <w:b w:val="0"/>
                <w:bCs w:val="0"/>
              </w:rPr>
            </w:pPr>
            <w:r w:rsidRPr="000C47C7">
              <w:rPr>
                <w:b w:val="0"/>
                <w:bCs w:val="0"/>
              </w:rPr>
              <w:t>A</w:t>
            </w:r>
            <w:r w:rsidR="00C10C5A">
              <w:rPr>
                <w:b w:val="0"/>
                <w:bCs w:val="0"/>
              </w:rPr>
              <w:t xml:space="preserve">ttention-Deficit / Hyperactivity Disorder </w:t>
            </w:r>
          </w:p>
        </w:tc>
        <w:tc>
          <w:tcPr>
            <w:tcW w:w="3832" w:type="dxa"/>
            <w:tcBorders>
              <w:top w:val="nil"/>
              <w:bottom w:val="nil"/>
            </w:tcBorders>
          </w:tcPr>
          <w:p w14:paraId="2DBC931D" w14:textId="47BB93B8" w:rsidR="000C47C7" w:rsidRPr="000C47C7" w:rsidRDefault="000C47C7" w:rsidP="000C47C7">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p>
        </w:tc>
        <w:tc>
          <w:tcPr>
            <w:tcW w:w="2205" w:type="dxa"/>
            <w:tcBorders>
              <w:top w:val="nil"/>
              <w:bottom w:val="nil"/>
            </w:tcBorders>
          </w:tcPr>
          <w:p w14:paraId="36648F43" w14:textId="12C1BC41" w:rsidR="000C47C7" w:rsidRPr="000C47C7" w:rsidRDefault="000C47C7" w:rsidP="000C47C7">
            <w:pPr>
              <w:cnfStyle w:val="000000100000" w:firstRow="0" w:lastRow="0" w:firstColumn="0" w:lastColumn="0" w:oddVBand="0" w:evenVBand="0" w:oddHBand="1" w:evenHBand="0" w:firstRowFirstColumn="0" w:firstRowLastColumn="0" w:lastRowFirstColumn="0" w:lastRowLastColumn="0"/>
            </w:pPr>
            <w:r>
              <w:t>n=</w:t>
            </w:r>
            <w:r w:rsidRPr="000C47C7">
              <w:t>71</w:t>
            </w:r>
          </w:p>
        </w:tc>
      </w:tr>
      <w:tr w:rsidR="000C47C7" w:rsidRPr="000C47C7" w14:paraId="24BBE277" w14:textId="77777777" w:rsidTr="00DD30F8">
        <w:trPr>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nil"/>
              <w:bottom w:val="nil"/>
            </w:tcBorders>
          </w:tcPr>
          <w:p w14:paraId="0A760A62" w14:textId="54FA5487" w:rsidR="000C47C7" w:rsidRPr="000C47C7" w:rsidRDefault="000C47C7" w:rsidP="000C47C7">
            <w:pPr>
              <w:rPr>
                <w:b w:val="0"/>
                <w:bCs w:val="0"/>
              </w:rPr>
            </w:pPr>
            <w:r w:rsidRPr="000C47C7">
              <w:rPr>
                <w:b w:val="0"/>
                <w:bCs w:val="0"/>
              </w:rPr>
              <w:t>O</w:t>
            </w:r>
            <w:r w:rsidR="00C10C5A">
              <w:rPr>
                <w:b w:val="0"/>
                <w:bCs w:val="0"/>
              </w:rPr>
              <w:t>ppositional Defiant / Conduct Disorder</w:t>
            </w:r>
          </w:p>
        </w:tc>
        <w:tc>
          <w:tcPr>
            <w:tcW w:w="3832" w:type="dxa"/>
            <w:tcBorders>
              <w:top w:val="nil"/>
              <w:bottom w:val="nil"/>
            </w:tcBorders>
          </w:tcPr>
          <w:p w14:paraId="6D7917A8" w14:textId="28DD7FD3" w:rsidR="000C47C7" w:rsidRPr="000C47C7" w:rsidRDefault="000C47C7" w:rsidP="000C47C7">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p>
        </w:tc>
        <w:tc>
          <w:tcPr>
            <w:tcW w:w="2205" w:type="dxa"/>
            <w:tcBorders>
              <w:top w:val="nil"/>
              <w:bottom w:val="nil"/>
            </w:tcBorders>
          </w:tcPr>
          <w:p w14:paraId="598D81DD" w14:textId="2D5FD3A5" w:rsidR="000C47C7" w:rsidRPr="000C47C7" w:rsidRDefault="000C47C7" w:rsidP="000C47C7">
            <w:pPr>
              <w:cnfStyle w:val="000000000000" w:firstRow="0" w:lastRow="0" w:firstColumn="0" w:lastColumn="0" w:oddVBand="0" w:evenVBand="0" w:oddHBand="0" w:evenHBand="0" w:firstRowFirstColumn="0" w:firstRowLastColumn="0" w:lastRowFirstColumn="0" w:lastRowLastColumn="0"/>
            </w:pPr>
            <w:r>
              <w:t>n=</w:t>
            </w:r>
            <w:r w:rsidRPr="000C47C7">
              <w:t>62</w:t>
            </w:r>
          </w:p>
        </w:tc>
      </w:tr>
      <w:tr w:rsidR="000C47C7" w:rsidRPr="000C47C7" w14:paraId="3503D3BB" w14:textId="77777777" w:rsidTr="00DD30F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nil"/>
              <w:bottom w:val="nil"/>
            </w:tcBorders>
          </w:tcPr>
          <w:p w14:paraId="0042ED82" w14:textId="470641C6" w:rsidR="000C47C7" w:rsidRPr="000C47C7" w:rsidRDefault="000C47C7" w:rsidP="000C47C7">
            <w:pPr>
              <w:rPr>
                <w:b w:val="0"/>
                <w:bCs w:val="0"/>
              </w:rPr>
            </w:pPr>
            <w:r w:rsidRPr="000C47C7">
              <w:rPr>
                <w:b w:val="0"/>
                <w:bCs w:val="0"/>
              </w:rPr>
              <w:t>Bipolar</w:t>
            </w:r>
            <w:r w:rsidR="00C10C5A">
              <w:rPr>
                <w:b w:val="0"/>
                <w:bCs w:val="0"/>
              </w:rPr>
              <w:t xml:space="preserve"> Disorder</w:t>
            </w:r>
          </w:p>
        </w:tc>
        <w:tc>
          <w:tcPr>
            <w:tcW w:w="3832" w:type="dxa"/>
            <w:tcBorders>
              <w:top w:val="nil"/>
              <w:bottom w:val="nil"/>
            </w:tcBorders>
          </w:tcPr>
          <w:p w14:paraId="229E48FA" w14:textId="09CE49C4" w:rsidR="000C47C7" w:rsidRPr="000C47C7" w:rsidRDefault="000C47C7" w:rsidP="000C47C7">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p>
        </w:tc>
        <w:tc>
          <w:tcPr>
            <w:tcW w:w="2205" w:type="dxa"/>
            <w:tcBorders>
              <w:top w:val="nil"/>
              <w:bottom w:val="nil"/>
            </w:tcBorders>
          </w:tcPr>
          <w:p w14:paraId="2D6273DE" w14:textId="50472619" w:rsidR="000C47C7" w:rsidRPr="000C47C7" w:rsidRDefault="000C47C7" w:rsidP="000C47C7">
            <w:pPr>
              <w:cnfStyle w:val="000000100000" w:firstRow="0" w:lastRow="0" w:firstColumn="0" w:lastColumn="0" w:oddVBand="0" w:evenVBand="0" w:oddHBand="1" w:evenHBand="0" w:firstRowFirstColumn="0" w:firstRowLastColumn="0" w:lastRowFirstColumn="0" w:lastRowLastColumn="0"/>
            </w:pPr>
            <w:r>
              <w:t>n=</w:t>
            </w:r>
            <w:r w:rsidRPr="000C47C7">
              <w:t>49</w:t>
            </w:r>
          </w:p>
        </w:tc>
      </w:tr>
      <w:tr w:rsidR="000C47C7" w:rsidRPr="000C47C7" w14:paraId="2D135CD5" w14:textId="77777777" w:rsidTr="00DD30F8">
        <w:trPr>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nil"/>
              <w:bottom w:val="nil"/>
            </w:tcBorders>
          </w:tcPr>
          <w:p w14:paraId="7D10924B" w14:textId="24CA61C1" w:rsidR="000C47C7" w:rsidRPr="000C47C7" w:rsidRDefault="00C10C5A" w:rsidP="000C47C7">
            <w:pPr>
              <w:rPr>
                <w:b w:val="0"/>
                <w:bCs w:val="0"/>
              </w:rPr>
            </w:pPr>
            <w:r>
              <w:rPr>
                <w:b w:val="0"/>
                <w:bCs w:val="0"/>
              </w:rPr>
              <w:t>Substance Use Disorder</w:t>
            </w:r>
          </w:p>
        </w:tc>
        <w:tc>
          <w:tcPr>
            <w:tcW w:w="3832" w:type="dxa"/>
            <w:tcBorders>
              <w:top w:val="nil"/>
              <w:bottom w:val="nil"/>
            </w:tcBorders>
          </w:tcPr>
          <w:p w14:paraId="7FC944E6" w14:textId="51C3733F" w:rsidR="000C47C7" w:rsidRPr="000C47C7" w:rsidRDefault="000C47C7" w:rsidP="000C47C7">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p>
        </w:tc>
        <w:tc>
          <w:tcPr>
            <w:tcW w:w="2205" w:type="dxa"/>
            <w:tcBorders>
              <w:top w:val="nil"/>
              <w:bottom w:val="nil"/>
            </w:tcBorders>
          </w:tcPr>
          <w:p w14:paraId="67651CEB" w14:textId="548D8005" w:rsidR="000C47C7" w:rsidRPr="000C47C7" w:rsidRDefault="000C47C7" w:rsidP="000C47C7">
            <w:pPr>
              <w:cnfStyle w:val="000000000000" w:firstRow="0" w:lastRow="0" w:firstColumn="0" w:lastColumn="0" w:oddVBand="0" w:evenVBand="0" w:oddHBand="0" w:evenHBand="0" w:firstRowFirstColumn="0" w:firstRowLastColumn="0" w:lastRowFirstColumn="0" w:lastRowLastColumn="0"/>
            </w:pPr>
            <w:r>
              <w:t>n=</w:t>
            </w:r>
            <w:r w:rsidRPr="000C47C7">
              <w:t>2</w:t>
            </w:r>
          </w:p>
        </w:tc>
      </w:tr>
      <w:tr w:rsidR="000C47C7" w:rsidRPr="000C47C7" w14:paraId="793EEA62" w14:textId="77777777" w:rsidTr="00DD30F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nil"/>
              <w:bottom w:val="nil"/>
            </w:tcBorders>
          </w:tcPr>
          <w:p w14:paraId="698D077F" w14:textId="22026156" w:rsidR="000C47C7" w:rsidRPr="000C47C7" w:rsidRDefault="00C10C5A" w:rsidP="000C47C7">
            <w:pPr>
              <w:rPr>
                <w:b w:val="0"/>
                <w:bCs w:val="0"/>
              </w:rPr>
            </w:pPr>
            <w:r>
              <w:rPr>
                <w:b w:val="0"/>
                <w:bCs w:val="0"/>
              </w:rPr>
              <w:t>Suicidality</w:t>
            </w:r>
          </w:p>
        </w:tc>
        <w:tc>
          <w:tcPr>
            <w:tcW w:w="3832" w:type="dxa"/>
            <w:tcBorders>
              <w:top w:val="nil"/>
              <w:bottom w:val="nil"/>
            </w:tcBorders>
          </w:tcPr>
          <w:p w14:paraId="62659283" w14:textId="2A68F8F9" w:rsidR="000C47C7" w:rsidRPr="000C47C7" w:rsidRDefault="000C47C7" w:rsidP="000C47C7">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p>
        </w:tc>
        <w:tc>
          <w:tcPr>
            <w:tcW w:w="2205" w:type="dxa"/>
            <w:tcBorders>
              <w:top w:val="nil"/>
              <w:bottom w:val="nil"/>
            </w:tcBorders>
          </w:tcPr>
          <w:p w14:paraId="6DB2A3B3" w14:textId="53753215" w:rsidR="000C47C7" w:rsidRPr="000C47C7" w:rsidRDefault="000C47C7" w:rsidP="000C47C7">
            <w:pPr>
              <w:cnfStyle w:val="000000100000" w:firstRow="0" w:lastRow="0" w:firstColumn="0" w:lastColumn="0" w:oddVBand="0" w:evenVBand="0" w:oddHBand="1" w:evenHBand="0" w:firstRowFirstColumn="0" w:firstRowLastColumn="0" w:lastRowFirstColumn="0" w:lastRowLastColumn="0"/>
            </w:pPr>
            <w:r>
              <w:t>n=</w:t>
            </w:r>
            <w:r w:rsidRPr="000C47C7">
              <w:t>39</w:t>
            </w:r>
          </w:p>
        </w:tc>
      </w:tr>
      <w:tr w:rsidR="000C47C7" w:rsidRPr="000C47C7" w14:paraId="1BBD7F67" w14:textId="77777777" w:rsidTr="00DD30F8">
        <w:trPr>
          <w:trHeight w:val="54"/>
        </w:trPr>
        <w:tc>
          <w:tcPr>
            <w:cnfStyle w:val="001000000000" w:firstRow="0" w:lastRow="0" w:firstColumn="1" w:lastColumn="0" w:oddVBand="0" w:evenVBand="0" w:oddHBand="0" w:evenHBand="0" w:firstRowFirstColumn="0" w:firstRowLastColumn="0" w:lastRowFirstColumn="0" w:lastRowLastColumn="0"/>
            <w:tcW w:w="3060" w:type="dxa"/>
            <w:tcBorders>
              <w:top w:val="nil"/>
              <w:bottom w:val="nil"/>
            </w:tcBorders>
          </w:tcPr>
          <w:p w14:paraId="01D09B46" w14:textId="33F5E72D" w:rsidR="000C47C7" w:rsidRPr="000C47C7" w:rsidRDefault="00C10C5A" w:rsidP="000C47C7">
            <w:pPr>
              <w:rPr>
                <w:b w:val="0"/>
                <w:bCs w:val="0"/>
              </w:rPr>
            </w:pPr>
            <w:r>
              <w:rPr>
                <w:b w:val="0"/>
                <w:bCs w:val="0"/>
              </w:rPr>
              <w:t>Eating Disorders</w:t>
            </w:r>
          </w:p>
        </w:tc>
        <w:tc>
          <w:tcPr>
            <w:tcW w:w="3832" w:type="dxa"/>
            <w:tcBorders>
              <w:top w:val="nil"/>
              <w:bottom w:val="nil"/>
            </w:tcBorders>
          </w:tcPr>
          <w:p w14:paraId="3AE18A9F" w14:textId="02198D8D" w:rsidR="000C47C7" w:rsidRPr="000C47C7" w:rsidRDefault="000C47C7" w:rsidP="000C47C7">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p>
        </w:tc>
        <w:tc>
          <w:tcPr>
            <w:tcW w:w="2205" w:type="dxa"/>
            <w:tcBorders>
              <w:top w:val="nil"/>
              <w:bottom w:val="nil"/>
            </w:tcBorders>
          </w:tcPr>
          <w:p w14:paraId="798FC675" w14:textId="520F298B" w:rsidR="000C47C7" w:rsidRPr="000C47C7" w:rsidRDefault="000C47C7" w:rsidP="000C47C7">
            <w:pPr>
              <w:cnfStyle w:val="000000000000" w:firstRow="0" w:lastRow="0" w:firstColumn="0" w:lastColumn="0" w:oddVBand="0" w:evenVBand="0" w:oddHBand="0" w:evenHBand="0" w:firstRowFirstColumn="0" w:firstRowLastColumn="0" w:lastRowFirstColumn="0" w:lastRowLastColumn="0"/>
            </w:pPr>
            <w:r>
              <w:t>n=</w:t>
            </w:r>
            <w:r w:rsidRPr="000C47C7">
              <w:t>14</w:t>
            </w:r>
          </w:p>
        </w:tc>
      </w:tr>
    </w:tbl>
    <w:p w14:paraId="1FE57AC7" w14:textId="77777777" w:rsidR="00FB1A3D" w:rsidRDefault="00FB1A3D" w:rsidP="009520BB">
      <w:pPr>
        <w:pStyle w:val="Style2"/>
        <w:rPr>
          <w:lang w:val="en-GB"/>
        </w:rPr>
      </w:pPr>
      <w:bookmarkStart w:id="40" w:name="_Toc197292357"/>
    </w:p>
    <w:p w14:paraId="599DD46D" w14:textId="167BA13E" w:rsidR="009520BB" w:rsidRPr="00A65A83" w:rsidRDefault="009520BB" w:rsidP="009520BB">
      <w:pPr>
        <w:pStyle w:val="Style2"/>
        <w:rPr>
          <w:lang w:val="en-GB"/>
        </w:rPr>
      </w:pPr>
      <w:r w:rsidRPr="00A65A83">
        <w:rPr>
          <w:lang w:val="en-GB"/>
        </w:rPr>
        <w:t>Modelling approach</w:t>
      </w:r>
      <w:bookmarkEnd w:id="38"/>
      <w:bookmarkEnd w:id="40"/>
    </w:p>
    <w:p w14:paraId="4FF9715C" w14:textId="48295C4E" w:rsidR="00AC0628" w:rsidRDefault="000F7CF0" w:rsidP="00A65A83">
      <w:pPr>
        <w:rPr>
          <w:color w:val="8DD873" w:themeColor="accent6" w:themeTint="99"/>
        </w:rPr>
      </w:pPr>
      <w:r w:rsidRPr="000F7CF0">
        <w:t xml:space="preserve">All analyses were conducted in R (version 4.3.3), and all models were implemented using the </w:t>
      </w:r>
      <w:proofErr w:type="spellStart"/>
      <w:r w:rsidRPr="000F7CF0">
        <w:t>XGBoost</w:t>
      </w:r>
      <w:proofErr w:type="spellEnd"/>
      <w:r w:rsidRPr="000F7CF0">
        <w:t xml:space="preserve"> 3.0 package. </w:t>
      </w:r>
      <w:r w:rsidR="0030659D" w:rsidRPr="0030659D">
        <w:t xml:space="preserve">Under the </w:t>
      </w:r>
      <w:proofErr w:type="spellStart"/>
      <w:r w:rsidR="0030659D" w:rsidRPr="0030659D">
        <w:t>XGBoost</w:t>
      </w:r>
      <w:proofErr w:type="spellEnd"/>
      <w:r w:rsidR="0030659D" w:rsidRPr="0030659D">
        <w:t xml:space="preserve"> framework, model performance is optimized by minimizing a specified loss function</w:t>
      </w:r>
      <w:r w:rsidR="009D0B17">
        <w:t xml:space="preserve"> which defines the objective of the model</w:t>
      </w:r>
      <w:r w:rsidR="0030659D" w:rsidRPr="0030659D">
        <w:t xml:space="preserve">. The objective function serves as a core component of model specification, as it directly reflects the type of prediction task being addressed </w:t>
      </w:r>
      <w:r w:rsidRPr="0030659D">
        <w:fldChar w:fldCharType="begin"/>
      </w:r>
      <w:r w:rsidR="006E215B">
        <w:instrText xml:space="preserve"> ADDIN ZOTERO_ITEM CSL_CITATION {"citationID":"qJsXgypA","properties":{"formattedCitation":"(Brownlee, 2021)","plainCitation":"(Brownlee, 2021)","noteIndex":0},"citationItems":[{"id":4431,"uris":["http://zotero.org/users/13126831/items/NFLF2VRS"],"itemData":{"id":4431,"type":"post-weblog","abstract":"XGBoost is a powerful and popular implementation of the gradient boosting ensemble algorithm. An important aspect in configuring XGBoost models is the choice of loss function that is minimized during the training of the model. The loss function must be matched to the predictive modeling problem type, in the same way we must choose appropriate […]","container-title":"MachineLearningMastery.com","language":"en-US","title":"A Gentle Introduction to XGBoost Loss Functions","URL":"https://www.machinelearningmastery.com/xgboost-loss-functions/","author":[{"family":"Brownlee","given":"Jason"}],"accessed":{"date-parts":[["2025",4,15]]},"issued":{"date-parts":[["2021",3,21]]},"citation-key":"brownleeGentleIntroductionXGBoost2021"}}],"schema":"https://github.com/citation-style-language/schema/raw/master/csl-citation.json"} </w:instrText>
      </w:r>
      <w:r w:rsidRPr="0030659D">
        <w:fldChar w:fldCharType="separate"/>
      </w:r>
      <w:r w:rsidR="00FC0E79">
        <w:t>(Brownlee, 2021)</w:t>
      </w:r>
      <w:r w:rsidRPr="0030659D">
        <w:fldChar w:fldCharType="end"/>
      </w:r>
      <w:r w:rsidRPr="0030659D">
        <w:t>.</w:t>
      </w:r>
      <w:r w:rsidR="0030659D" w:rsidRPr="0030659D">
        <w:t xml:space="preserve"> To prevent data leakage, the dataset was stratified and split into three subsets prior to any model building or feature selection. </w:t>
      </w:r>
      <w:r w:rsidR="00A65A83">
        <w:t xml:space="preserve">As illustrated in </w:t>
      </w:r>
      <w:r w:rsidR="00A65A83" w:rsidRPr="008C3BAD">
        <w:rPr>
          <w:color w:val="D86DCB" w:themeColor="accent5" w:themeTint="99"/>
        </w:rPr>
        <w:t xml:space="preserve">figure A. </w:t>
      </w:r>
      <w:r w:rsidR="0030659D" w:rsidRPr="00786C31">
        <w:t>70%</w:t>
      </w:r>
      <w:r w:rsidR="00C21C59" w:rsidRPr="00786C31">
        <w:t xml:space="preserve"> (n=4522)</w:t>
      </w:r>
      <w:r w:rsidR="0030659D" w:rsidRPr="00786C31">
        <w:t xml:space="preserve"> of the data was allocated for training </w:t>
      </w:r>
      <w:r w:rsidR="00C21C59" w:rsidRPr="00786C31">
        <w:t xml:space="preserve">and tuning the hyperparameters of </w:t>
      </w:r>
      <w:r w:rsidR="0030659D" w:rsidRPr="00786C31">
        <w:t>the model, 15%</w:t>
      </w:r>
      <w:r w:rsidR="00C21C59" w:rsidRPr="00786C31">
        <w:t xml:space="preserve"> (n=969)</w:t>
      </w:r>
      <w:r w:rsidR="0030659D" w:rsidRPr="00786C31">
        <w:t xml:space="preserve"> for threshold calibration, and the remaining 15%</w:t>
      </w:r>
      <w:r w:rsidR="00C21C59" w:rsidRPr="00786C31">
        <w:t xml:space="preserve"> (n=969)</w:t>
      </w:r>
      <w:r w:rsidR="0030659D" w:rsidRPr="00786C31">
        <w:t xml:space="preserve"> for model evaluation. </w:t>
      </w:r>
      <w:r w:rsidR="00786C31" w:rsidRPr="00786C31">
        <w:t xml:space="preserve">Stratified sampling was applied to maintain proportional representation of the target classes across all subsets, ensuring that each set included a similar distribution of symptom severity levels. Specifically, the full dataset included 6,043 </w:t>
      </w:r>
      <w:r w:rsidR="00786C31" w:rsidRPr="002513A8">
        <w:rPr>
          <w:color w:val="3A7C22" w:themeColor="accent6" w:themeShade="BF"/>
        </w:rPr>
        <w:t xml:space="preserve">normative, </w:t>
      </w:r>
      <w:r w:rsidR="00786C31" w:rsidRPr="00786C31">
        <w:t xml:space="preserve">308 borderline, and 109 clinical cases. The training set contained 4,231 class 0, 217 class 1, and 74 class 2 observations. The calibration and test sets included similar distributions </w:t>
      </w:r>
      <w:r w:rsidR="00786C31" w:rsidRPr="002513A8">
        <w:rPr>
          <w:color w:val="3A7C22" w:themeColor="accent6" w:themeShade="BF"/>
        </w:rPr>
        <w:t>(</w:t>
      </w:r>
      <w:r w:rsidR="002513A8" w:rsidRPr="002513A8">
        <w:rPr>
          <w:color w:val="3A7C22" w:themeColor="accent6" w:themeShade="BF"/>
        </w:rPr>
        <w:t>normative</w:t>
      </w:r>
      <w:r w:rsidR="00786C31" w:rsidRPr="00786C31">
        <w:t xml:space="preserve">: 905 and 907; </w:t>
      </w:r>
      <w:r w:rsidR="002513A8">
        <w:t>borderline</w:t>
      </w:r>
      <w:r w:rsidR="00786C31" w:rsidRPr="00786C31">
        <w:t xml:space="preserve">: 47 and 44; </w:t>
      </w:r>
      <w:r w:rsidR="002513A8">
        <w:t>clinical</w:t>
      </w:r>
      <w:r w:rsidR="00786C31" w:rsidRPr="00786C31">
        <w:t>: 17 and 18, respectively).</w:t>
      </w:r>
      <w:r w:rsidR="00786C31" w:rsidRPr="00786C31">
        <w:rPr>
          <w:rFonts w:eastAsiaTheme="majorEastAsia"/>
        </w:rPr>
        <w:t> </w:t>
      </w:r>
      <w:r w:rsidR="0030659D" w:rsidRPr="00786C31">
        <w:t>Th</w:t>
      </w:r>
      <w:r w:rsidR="00A65A83" w:rsidRPr="00786C31">
        <w:t>e data split</w:t>
      </w:r>
      <w:r w:rsidR="0030659D" w:rsidRPr="00786C31">
        <w:t xml:space="preserve"> ensured</w:t>
      </w:r>
      <w:r w:rsidR="0030659D" w:rsidRPr="0030659D">
        <w:t xml:space="preserve"> that information from the evaluation set did not inadvertently influence model training or parameter tuning</w:t>
      </w:r>
      <w:r w:rsidR="0030659D">
        <w:t xml:space="preserve"> </w:t>
      </w:r>
      <w:r w:rsidR="0030659D">
        <w:fldChar w:fldCharType="begin"/>
      </w:r>
      <w:r w:rsidR="006E215B">
        <w:instrText xml:space="preserve"> ADDIN ZOTERO_ITEM CSL_CITATION {"citationID":"J8AiOEX0","properties":{"formattedCitation":"(S. Kaufman et al., 2012)","plainCitation":"(S. Kaufman et al., 2012)","noteIndex":0},"citationItems":[{"id":4457,"uris":["http://zotero.org/users/13126831/items/PLQ7FXB5"],"itemData":{"id":4457,"type":"article-journal","abstract":"Deemed “one of the top ten data mining mistakes”, leakage is the introduction of information about the data mining target that should not be legitimately available to mine from. In addition to our own industry experience with real-life projects, controversies around several major public data mining competitions held recently such as the INFORMS 2010 Data Mining Challenge and the IJCNN 2011 Social Network Challenge are evidence that this issue is as relevant today as it has ever been. While acknowledging the importance and prevalence of leakage in both synthetic competitions and real-life data mining projects, existing literature has largely left this idea unexplored. What little has been said turns out not to be broad enough to cover more complex cases of leakage, such as those where the classical independently and identically distributed (i.i.d.) assumption is violated, that have been recently documented. In our new approach, these cases and others are explained by explicitly defining modeling goals and analyzing the broader framework of the data mining problem. The resulting definition enables us to derive general methodology for dealing with the issue. We show that it is possible to avoid leakage with a simple specific approach to data management followed by what we call a learn-predict separation, and present several ways of detecting leakage when the modeler has no control over how the data have been collected. We also offer an alternative point of view on leakage that is based on causal graph modeling concepts.","container-title":"ACM Trans. Knowl. Discov. Data","DOI":"10.1145/2382577.2382579","ISSN":"1556-4681","issue":"4","page":"15:1–15:21","source":"ACM Digital Library","title":"Leakage in data mining: Formulation, detection, and avoidance","title-short":"Leakage in data mining","volume":"6","author":[{"family":"Kaufman","given":"Shachar"},{"family":"Rosset","given":"Saharon"},{"family":"Perlich","given":"Claudia"},{"family":"Stitelman","given":"Ori"}],"issued":{"date-parts":[["2012",12,18]]},"citation-key":"kaufmanLeakageDataMining2012"}}],"schema":"https://github.com/citation-style-language/schema/raw/master/csl-citation.json"} </w:instrText>
      </w:r>
      <w:r w:rsidR="0030659D">
        <w:fldChar w:fldCharType="separate"/>
      </w:r>
      <w:r w:rsidR="00FC0E79">
        <w:rPr>
          <w:noProof/>
        </w:rPr>
        <w:t>(S. Kaufman et al., 2012)</w:t>
      </w:r>
      <w:r w:rsidR="0030659D">
        <w:fldChar w:fldCharType="end"/>
      </w:r>
      <w:r w:rsidR="00231BFE" w:rsidRPr="0030659D">
        <w:t>.</w:t>
      </w:r>
      <w:r w:rsidR="003B1851">
        <w:t xml:space="preserve"> </w:t>
      </w:r>
    </w:p>
    <w:p w14:paraId="11E0F926" w14:textId="09CB1BE2" w:rsidR="00A65A83" w:rsidRPr="00AC0628" w:rsidRDefault="00A65A83" w:rsidP="00A65A83">
      <w:pPr>
        <w:rPr>
          <w:color w:val="8DD873" w:themeColor="accent6" w:themeTint="99"/>
        </w:rPr>
      </w:pPr>
      <w:r w:rsidRPr="008C3BAD">
        <w:rPr>
          <w:noProof/>
          <w:color w:val="D86DCB" w:themeColor="accent5" w:themeTint="99"/>
          <w14:ligatures w14:val="standardContextual"/>
        </w:rPr>
        <w:lastRenderedPageBreak/>
        <w:drawing>
          <wp:anchor distT="0" distB="0" distL="114300" distR="114300" simplePos="0" relativeHeight="251695104" behindDoc="0" locked="0" layoutInCell="1" allowOverlap="1" wp14:anchorId="2247EF73" wp14:editId="0C41A867">
            <wp:simplePos x="0" y="0"/>
            <wp:positionH relativeFrom="column">
              <wp:posOffset>1235947</wp:posOffset>
            </wp:positionH>
            <wp:positionV relativeFrom="paragraph">
              <wp:posOffset>262993</wp:posOffset>
            </wp:positionV>
            <wp:extent cx="3557116" cy="3934254"/>
            <wp:effectExtent l="0" t="0" r="0" b="3175"/>
            <wp:wrapTopAndBottom/>
            <wp:docPr id="180714689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46895" name="Picture 1807146895"/>
                    <pic:cNvPicPr/>
                  </pic:nvPicPr>
                  <pic:blipFill rotWithShape="1">
                    <a:blip r:embed="rId19"/>
                    <a:srcRect l="12512" t="7418" r="39645" b="17697"/>
                    <a:stretch/>
                  </pic:blipFill>
                  <pic:spPr bwMode="auto">
                    <a:xfrm>
                      <a:off x="0" y="0"/>
                      <a:ext cx="3557116" cy="39342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C3BAD">
        <w:rPr>
          <w:i/>
          <w:iCs/>
          <w:color w:val="D86DCB" w:themeColor="accent5" w:themeTint="99"/>
        </w:rPr>
        <w:t xml:space="preserve">Figure. A </w:t>
      </w:r>
      <w:r w:rsidRPr="001972CB">
        <w:rPr>
          <w:i/>
          <w:iCs/>
        </w:rPr>
        <w:t>Flowchart illustrating the machine learning pipeline</w:t>
      </w:r>
    </w:p>
    <w:p w14:paraId="7EC2F04F" w14:textId="77777777" w:rsidR="00A65A83" w:rsidRDefault="00A65A83" w:rsidP="00A65A83"/>
    <w:p w14:paraId="58F3C7AB" w14:textId="77FAEEAC" w:rsidR="00A65A83" w:rsidRDefault="00A65A83" w:rsidP="0030659D">
      <w:pPr>
        <w:rPr>
          <w:i/>
          <w:iCs/>
        </w:rPr>
      </w:pPr>
      <w:r w:rsidRPr="0085206F">
        <w:rPr>
          <w:i/>
          <w:iCs/>
        </w:rPr>
        <w:t>Note: The full sample was split into three subsets. In the</w:t>
      </w:r>
      <w:r w:rsidRPr="0085206F">
        <w:rPr>
          <w:rFonts w:eastAsiaTheme="majorEastAsia"/>
          <w:i/>
          <w:iCs/>
        </w:rPr>
        <w:t xml:space="preserve"> training </w:t>
      </w:r>
      <w:r w:rsidRPr="0085206F">
        <w:rPr>
          <w:i/>
          <w:iCs/>
        </w:rPr>
        <w:t>phase, hyperparameter optimization was performed on the training set using grid search and 5-fold cross-validation. In the</w:t>
      </w:r>
      <w:r w:rsidRPr="0085206F">
        <w:rPr>
          <w:rFonts w:eastAsiaTheme="majorEastAsia"/>
          <w:i/>
          <w:iCs/>
        </w:rPr>
        <w:t> threshold calibration </w:t>
      </w:r>
      <w:r w:rsidRPr="0085206F">
        <w:rPr>
          <w:i/>
          <w:iCs/>
        </w:rPr>
        <w:t xml:space="preserve">phase, here a threshold grid search for class-specific probability cutoffs was </w:t>
      </w:r>
      <w:r w:rsidRPr="0085206F">
        <w:rPr>
          <w:i/>
          <w:iCs/>
          <w:color w:val="3A7C22" w:themeColor="accent6" w:themeShade="BF"/>
        </w:rPr>
        <w:t xml:space="preserve">used. </w:t>
      </w:r>
      <w:r w:rsidRPr="0085206F">
        <w:rPr>
          <w:i/>
          <w:iCs/>
        </w:rPr>
        <w:t>Finally, in the</w:t>
      </w:r>
      <w:r w:rsidRPr="0085206F">
        <w:rPr>
          <w:rFonts w:eastAsiaTheme="majorEastAsia"/>
          <w:i/>
          <w:iCs/>
        </w:rPr>
        <w:t xml:space="preserve"> evaluation </w:t>
      </w:r>
      <w:r w:rsidRPr="0085206F">
        <w:rPr>
          <w:i/>
          <w:iCs/>
        </w:rPr>
        <w:t>phase, the calibrated model was applied to the held-out test set to assess final performance metrics.</w:t>
      </w:r>
    </w:p>
    <w:p w14:paraId="3532A12F" w14:textId="77777777" w:rsidR="0093350B" w:rsidRDefault="0093350B" w:rsidP="0030659D">
      <w:pPr>
        <w:rPr>
          <w:i/>
          <w:iCs/>
        </w:rPr>
      </w:pPr>
    </w:p>
    <w:p w14:paraId="1D781022" w14:textId="698FAA7E" w:rsidR="0093350B" w:rsidRPr="0093350B" w:rsidRDefault="0093350B" w:rsidP="0030659D">
      <w:pPr>
        <w:rPr>
          <w:color w:val="8DD873" w:themeColor="accent6" w:themeTint="99"/>
        </w:rPr>
      </w:pPr>
      <w:r w:rsidRPr="0093350B">
        <w:rPr>
          <w:color w:val="8DD873" w:themeColor="accent6" w:themeTint="99"/>
        </w:rPr>
        <w:t xml:space="preserve">Tested simpler models </w:t>
      </w:r>
      <w:proofErr w:type="gramStart"/>
      <w:r w:rsidRPr="0093350B">
        <w:rPr>
          <w:color w:val="8DD873" w:themeColor="accent6" w:themeTint="99"/>
        </w:rPr>
        <w:t>first;</w:t>
      </w:r>
      <w:proofErr w:type="gramEnd"/>
      <w:r w:rsidRPr="0093350B">
        <w:rPr>
          <w:color w:val="8DD873" w:themeColor="accent6" w:themeTint="99"/>
        </w:rPr>
        <w:t xml:space="preserve"> linear models with demographic variables.</w:t>
      </w:r>
      <w:r>
        <w:rPr>
          <w:color w:val="8DD873" w:themeColor="accent6" w:themeTint="99"/>
        </w:rPr>
        <w:t xml:space="preserve"> Seemed like brain variables were not very well modeled, very low r2 with demographics being the strongest predictors for internalizing symptoms.</w:t>
      </w:r>
    </w:p>
    <w:p w14:paraId="284CB1C9" w14:textId="5FA368F8" w:rsidR="0093350B" w:rsidRPr="0093350B" w:rsidRDefault="00B86453" w:rsidP="0030659D">
      <w:r>
        <w:rPr>
          <w:rFonts w:ascii="-webkit-standard" w:hAnsi="-webkit-standard"/>
          <w:color w:val="000000"/>
          <w:sz w:val="27"/>
          <w:szCs w:val="27"/>
        </w:rPr>
        <w:t xml:space="preserve">In the final modeling phase, only neuroimaging features were retained as predictors to isolate the unique contribution of brain-based variables to internalizing symptoms. Sociodemographic and socioeconomic variables, while informative, were excluded to reduce multicollinearity, simplify interpretation, </w:t>
      </w:r>
      <w:r>
        <w:rPr>
          <w:rFonts w:ascii="-webkit-standard" w:hAnsi="-webkit-standard"/>
          <w:color w:val="000000"/>
          <w:sz w:val="27"/>
          <w:szCs w:val="27"/>
        </w:rPr>
        <w:lastRenderedPageBreak/>
        <w:t xml:space="preserve">and focus on neurobiological correlates. This approach aligns with prior work aiming to disentangle brain-specific variance from environmental and developmental confounds (e.g., Casey et al., 2019). Additionally, inclusion of </w:t>
      </w:r>
      <w:proofErr w:type="gramStart"/>
      <w:r>
        <w:rPr>
          <w:rFonts w:ascii="-webkit-standard" w:hAnsi="-webkit-standard"/>
          <w:color w:val="000000"/>
          <w:sz w:val="27"/>
          <w:szCs w:val="27"/>
        </w:rPr>
        <w:t>a large number of</w:t>
      </w:r>
      <w:proofErr w:type="gramEnd"/>
      <w:r>
        <w:rPr>
          <w:rFonts w:ascii="-webkit-standard" w:hAnsi="-webkit-standard"/>
          <w:color w:val="000000"/>
          <w:sz w:val="27"/>
          <w:szCs w:val="27"/>
        </w:rPr>
        <w:t xml:space="preserve"> variables relative to the small proportion of clinically significant cases increased the risk of overfitting. Restricting the model to imaging-derived features ensured that model complexity remained manageable and scientifically targeted.</w:t>
      </w:r>
    </w:p>
    <w:p w14:paraId="2FC54700" w14:textId="2A8E79D0" w:rsidR="00941584" w:rsidRPr="000F7CF0" w:rsidRDefault="00941584" w:rsidP="00941584">
      <w:pPr>
        <w:pStyle w:val="Style3"/>
      </w:pPr>
      <w:bookmarkStart w:id="41" w:name="_Toc197292358"/>
      <w:r>
        <w:t>Initial Regression Approach</w:t>
      </w:r>
      <w:bookmarkEnd w:id="41"/>
      <w:r>
        <w:t xml:space="preserve"> </w:t>
      </w:r>
    </w:p>
    <w:p w14:paraId="2C1F9E5F" w14:textId="23AECD12" w:rsidR="00C21C59" w:rsidRDefault="00C21C59" w:rsidP="0093595A">
      <w:r w:rsidRPr="00C21C59">
        <w:t>The prediction of the internalizing</w:t>
      </w:r>
      <w:r w:rsidR="00973D0D">
        <w:t xml:space="preserve"> symptoms</w:t>
      </w:r>
      <w:r w:rsidRPr="00C21C59">
        <w:t xml:space="preserve"> was initially formulated as a regression task, using the continuous T-score derived from the Achenbach scale</w:t>
      </w:r>
      <w:r w:rsidR="00573DD1">
        <w:t xml:space="preserve"> </w:t>
      </w:r>
      <w:r w:rsidR="00573DD1" w:rsidRPr="00573DD1">
        <w:rPr>
          <w:color w:val="3A7C22" w:themeColor="accent6" w:themeShade="BF"/>
        </w:rPr>
        <w:t>ref</w:t>
      </w:r>
      <w:r w:rsidRPr="00C21C59">
        <w:t xml:space="preserve">. </w:t>
      </w:r>
      <w:r w:rsidR="00E8513A">
        <w:t>The model was trained to</w:t>
      </w:r>
      <w:r w:rsidRPr="00C21C59">
        <w:t xml:space="preserve"> minimiz</w:t>
      </w:r>
      <w:r w:rsidR="00E8513A">
        <w:t>e</w:t>
      </w:r>
      <w:r w:rsidRPr="00C21C59">
        <w:t xml:space="preserve"> the squared error loss function. However, the distribution of symptom severity was found to be highly skewed, with relatively few individuals classified within the clinical range. This imbalance in the outcome variable resulted in suboptimal model performance and limited interpretability, as the squared error loss function assumes equal importance across all prediction errors, irrespective of class prevalence</w:t>
      </w:r>
      <w:r>
        <w:t xml:space="preserve"> </w:t>
      </w:r>
      <w:r w:rsidR="0093595A">
        <w:fldChar w:fldCharType="begin"/>
      </w:r>
      <w:r w:rsidR="006E215B">
        <w:instrText xml:space="preserve"> ADDIN ZOTERO_ITEM CSL_CITATION {"citationID":"Icwb7k7h","properties":{"formattedCitation":"(Hastie et al., 2009)","plainCitation":"(Hastie et al., 2009)","noteIndex":0},"citationItems":[{"id":4487,"uris":["http://zotero.org/users/13126831/items/TD49AC2N"],"itemData":{"id":4487,"type":"book","collection-title":"Springer Series in Statistics","event-place":"New York, NY","ISBN":"978-0-387-84857-0","license":"http://www.springer.com/tdm","note":"DOI: 10.1007/978-0-387-84858-7","publisher":"Springer","publisher-place":"New York, NY","source":"DOI.org (Crossref)","title":"The Elements of Statistical Learning","URL":"http://link.springer.com/10.1007/978-0-387-84858-7","author":[{"family":"Hastie","given":"Trevor"},{"family":"Tibshirani","given":"Robert"},{"family":"Friedman","given":"Jerome"}],"accessed":{"date-parts":[["2025",4,20]]},"issued":{"date-parts":[["2009"]]},"citation-key":"hastieElementsStatisticalLearning2009"}}],"schema":"https://github.com/citation-style-language/schema/raw/master/csl-citation.json"} </w:instrText>
      </w:r>
      <w:r w:rsidR="0093595A">
        <w:fldChar w:fldCharType="separate"/>
      </w:r>
      <w:r w:rsidR="00FC0E79">
        <w:rPr>
          <w:noProof/>
        </w:rPr>
        <w:t>(Hastie et al., 2009)</w:t>
      </w:r>
      <w:r w:rsidR="0093595A">
        <w:fldChar w:fldCharType="end"/>
      </w:r>
      <w:r w:rsidRPr="00C21C59">
        <w:t>. In contrast, classification models are better equipped to handle imbalanced outcome distributions, particularly when combined with class weighting strategies that adjust for disparities in group sizes</w:t>
      </w:r>
      <w:r>
        <w:t xml:space="preserve"> </w:t>
      </w:r>
      <w:r>
        <w:fldChar w:fldCharType="begin"/>
      </w:r>
      <w:r w:rsidR="006E215B">
        <w:instrText xml:space="preserve"> ADDIN ZOTERO_ITEM CSL_CITATION {"citationID":"l0eoGyrL","properties":{"formattedCitation":"(He &amp; Garcia, 2009)","plainCitation":"(He &amp; Garcia, 2009)","noteIndex":0},"citationItems":[{"id":4458,"uris":["http://zotero.org/users/13126831/items/9PDAPIKY"],"itemData":{"id":4458,"type":"article-journal","abstract":"With the continuous expansion of data availability in many large-scale, complex, and networked systems, such as surveillance, security, Internet, and finance, it becomes critical to advance the fundamental understanding of knowledge discovery and analysis from raw data to support decision-making processes. Although existing knowledge discovery and data engineering techniques have shown great success in many real-world applications, the problem of learning from imbalanced data (the imbalanced learning problem) is a relatively new challenge that has attracted growing attention from both academia and industry. The imbalanced learning problem is concerned with the performance of learning algorithms in the presence of underrepresented data and severe class distribution skews. Due to the inherent complex characteristics of imbalanced data sets, learning from such data requires new understandings, principles, algorithms, and tools to transform vast amounts of raw data efficiently into information and knowledge representation. In this paper, we provide a comprehensive review of the development of research in learning from imbalanced data. Our focus is to provide a critical review of the nature of the problem, the state-of-the-art technologies, and the current assessment metrics used to evaluate learning performance under the imbalanced learning scenario. Furthermore, in order to stimulate future research in this field, we also highlight the major opportunities and challenges, as well as potential important research directions for learning from imbalanced data.","container-title":"IEEE Transactions on Knowledge and Data Engineering","DOI":"10.1109/TKDE.2008.239","ISSN":"1558-2191","issue":"9","page":"1263-1284","source":"IEEE Xplore","title":"Learning from Imbalanced Data","volume":"21","author":[{"family":"He","given":"Haibo"},{"family":"Garcia","given":"Edwardo A."}],"issued":{"date-parts":[["2009",9]]},"citation-key":"heLearningImbalancedData2009"}}],"schema":"https://github.com/citation-style-language/schema/raw/master/csl-citation.json"} </w:instrText>
      </w:r>
      <w:r>
        <w:fldChar w:fldCharType="separate"/>
      </w:r>
      <w:r w:rsidR="00FC0E79">
        <w:rPr>
          <w:noProof/>
        </w:rPr>
        <w:t>(He &amp; Garcia, 2009)</w:t>
      </w:r>
      <w:r>
        <w:fldChar w:fldCharType="end"/>
      </w:r>
      <w:r w:rsidR="00E8513A">
        <w:t>.</w:t>
      </w:r>
    </w:p>
    <w:p w14:paraId="0134F57B" w14:textId="77777777" w:rsidR="00F40208" w:rsidRPr="00C21C59" w:rsidRDefault="00F40208" w:rsidP="0093595A"/>
    <w:p w14:paraId="6A66AA38" w14:textId="2E6D248A" w:rsidR="00941584" w:rsidRPr="00B44D1D" w:rsidRDefault="00941584" w:rsidP="00941584">
      <w:pPr>
        <w:pStyle w:val="Style3"/>
      </w:pPr>
      <w:bookmarkStart w:id="42" w:name="_Toc197292359"/>
      <w:r>
        <w:t>Redefining the Task as Multiclass Classification</w:t>
      </w:r>
      <w:bookmarkEnd w:id="42"/>
    </w:p>
    <w:p w14:paraId="51A131A6" w14:textId="3E1DFD9C" w:rsidR="00663874" w:rsidRPr="00AE0F6A" w:rsidRDefault="00E8513A" w:rsidP="00AE0F6A">
      <w:pPr>
        <w:rPr>
          <w:rFonts w:eastAsiaTheme="majorEastAsia"/>
        </w:rPr>
      </w:pPr>
      <w:r w:rsidRPr="00E8513A">
        <w:t xml:space="preserve">To improve clinical interpretability and model performance, the task was reframed as a multiclass </w:t>
      </w:r>
      <w:r w:rsidRPr="00AE0F6A">
        <w:t>classification problem by mapping T-scores to established clinical categories</w:t>
      </w:r>
      <w:r w:rsidRPr="00AE0F6A">
        <w:rPr>
          <w:rFonts w:eastAsiaTheme="majorEastAsia"/>
        </w:rPr>
        <w:t> </w:t>
      </w:r>
      <w:r w:rsidR="000F7CF0" w:rsidRPr="00AE0F6A">
        <w:fldChar w:fldCharType="begin"/>
      </w:r>
      <w:r w:rsidR="006E215B">
        <w:instrText xml:space="preserve"> ADDIN ZOTERO_ITEM CSL_CITATION {"citationID":"RYA7vjNJ","properties":{"formattedCitation":"(Achenbach, 2009)","plainCitation":"(Achenbach, 2009)","noteIndex":0},"citationItems":[{"id":2950,"uris":["http://zotero.org/users/13126831/items/VJT32CTB"],"itemData":{"id":2950,"type":"book","ISBN":"1-932975-13-6","publisher":"University of Vermont, Research Center for Children, Youth, &amp; Families","title":"The Achenbach system of empirically based assessment (ASEBA): Development, findings, theory, and applications","author":[{"family":"Achenbach","given":"Thomas M"}],"issued":{"date-parts":[["2009"]]},"citation-key":"achenbachAchenbachSystemEmpirically2009"}}],"schema":"https://github.com/citation-style-language/schema/raw/master/csl-citation.json"} </w:instrText>
      </w:r>
      <w:r w:rsidR="000F7CF0" w:rsidRPr="00AE0F6A">
        <w:fldChar w:fldCharType="separate"/>
      </w:r>
      <w:r w:rsidR="00FC0E79">
        <w:t>(Achenbach, 2009)</w:t>
      </w:r>
      <w:r w:rsidR="000F7CF0" w:rsidRPr="00AE0F6A">
        <w:fldChar w:fldCharType="end"/>
      </w:r>
      <w:r w:rsidRPr="00AE0F6A">
        <w:t>:</w:t>
      </w:r>
      <w:r w:rsidR="000F7CF0" w:rsidRPr="00AE0F6A">
        <w:t xml:space="preserve"> </w:t>
      </w:r>
      <w:r w:rsidR="00F33645">
        <w:rPr>
          <w:rFonts w:eastAsiaTheme="majorEastAsia"/>
        </w:rPr>
        <w:t>n</w:t>
      </w:r>
      <w:r w:rsidRPr="00AE0F6A">
        <w:rPr>
          <w:rFonts w:eastAsiaTheme="majorEastAsia"/>
        </w:rPr>
        <w:t>ormal </w:t>
      </w:r>
      <w:r w:rsidRPr="00AE0F6A">
        <w:t>(&lt;65),</w:t>
      </w:r>
      <w:r w:rsidRPr="00AE0F6A">
        <w:rPr>
          <w:rFonts w:eastAsiaTheme="majorEastAsia"/>
        </w:rPr>
        <w:t> </w:t>
      </w:r>
      <w:r w:rsidR="00F33645">
        <w:rPr>
          <w:rFonts w:eastAsiaTheme="majorEastAsia"/>
        </w:rPr>
        <w:t>b</w:t>
      </w:r>
      <w:r w:rsidRPr="00AE0F6A">
        <w:rPr>
          <w:rFonts w:eastAsiaTheme="majorEastAsia"/>
        </w:rPr>
        <w:t>orderline </w:t>
      </w:r>
      <w:r w:rsidRPr="00AE0F6A">
        <w:t>(65–69), and</w:t>
      </w:r>
      <w:r w:rsidRPr="00AE0F6A">
        <w:rPr>
          <w:rFonts w:eastAsiaTheme="majorEastAsia"/>
        </w:rPr>
        <w:t> </w:t>
      </w:r>
      <w:r w:rsidR="00F33645">
        <w:rPr>
          <w:rFonts w:eastAsiaTheme="majorEastAsia"/>
        </w:rPr>
        <w:t>c</w:t>
      </w:r>
      <w:r w:rsidRPr="00AE0F6A">
        <w:rPr>
          <w:rFonts w:eastAsiaTheme="majorEastAsia"/>
        </w:rPr>
        <w:t>linical </w:t>
      </w:r>
      <w:r w:rsidRPr="00AE0F6A">
        <w:t>(≥70).</w:t>
      </w:r>
      <w:r w:rsidRPr="00AE0F6A">
        <w:rPr>
          <w:rFonts w:eastAsiaTheme="majorEastAsia"/>
        </w:rPr>
        <w:t> </w:t>
      </w:r>
    </w:p>
    <w:p w14:paraId="4AF1A372" w14:textId="33C4A383" w:rsidR="00D649C4" w:rsidRDefault="00AE0F6A" w:rsidP="00AE0F6A">
      <w:r w:rsidRPr="00AE0F6A">
        <w:t>The model was trained using the</w:t>
      </w:r>
      <w:r w:rsidRPr="00AE0F6A">
        <w:rPr>
          <w:rFonts w:eastAsiaTheme="majorEastAsia"/>
        </w:rPr>
        <w:t> multiclass log-loss (cross-entropy) objective</w:t>
      </w:r>
      <w:r w:rsidRPr="00AE0F6A">
        <w:t xml:space="preserve">, which provides a probabilistic output across all categories </w:t>
      </w:r>
      <w:r w:rsidRPr="00AE0F6A">
        <w:fldChar w:fldCharType="begin"/>
      </w:r>
      <w:r w:rsidR="006E215B">
        <w:instrText xml:space="preserve"> ADDIN ZOTERO_ITEM CSL_CITATION {"citationID":"ce7orrNw","properties":{"formattedCitation":"({\\i{}XGBoost}, 2022)","plainCitation":"(XGBoost, 2022)","noteIndex":0},"citationItems":[{"id":4462,"uris":["http://zotero.org/users/13126831/items/XEI5Y2N4"],"itemData":{"id":4462,"type":"webpage","title":"XGBoost","URL":"https://xgboost.readthedocs.io/en/stable/parameter.html","accessed":{"date-parts":[["2025",4,19]]},"issued":{"date-parts":[["2022"]]},"citation-key":"XGBoost2022"}}],"schema":"https://github.com/citation-style-language/schema/raw/master/csl-citation.json"} </w:instrText>
      </w:r>
      <w:r w:rsidRPr="00AE0F6A">
        <w:fldChar w:fldCharType="separate"/>
      </w:r>
      <w:r w:rsidR="00FC0E79" w:rsidRPr="00FC0E79">
        <w:t>(</w:t>
      </w:r>
      <w:proofErr w:type="spellStart"/>
      <w:r w:rsidR="00FC0E79" w:rsidRPr="00FC0E79">
        <w:rPr>
          <w:i/>
          <w:iCs/>
        </w:rPr>
        <w:t>XGBoost</w:t>
      </w:r>
      <w:proofErr w:type="spellEnd"/>
      <w:r w:rsidR="00FC0E79" w:rsidRPr="00FC0E79">
        <w:t>, 2022)</w:t>
      </w:r>
      <w:r w:rsidRPr="00AE0F6A">
        <w:fldChar w:fldCharType="end"/>
      </w:r>
      <w:r w:rsidRPr="00AE0F6A">
        <w:t>. This approach, mathematically equivalent to</w:t>
      </w:r>
      <w:r w:rsidRPr="00AE0F6A">
        <w:rPr>
          <w:rFonts w:eastAsiaTheme="majorEastAsia"/>
        </w:rPr>
        <w:t> multinomial logistic regression</w:t>
      </w:r>
      <w:r w:rsidRPr="00AE0F6A">
        <w:t>, enables a symmetric and interpretable estimation of class membership probabilities</w:t>
      </w:r>
      <w:r w:rsidRPr="00AE0F6A">
        <w:rPr>
          <w:rFonts w:eastAsiaTheme="majorEastAsia"/>
        </w:rPr>
        <w:t xml:space="preserve"> </w:t>
      </w:r>
      <w:r w:rsidR="00663874" w:rsidRPr="00AE0F6A">
        <w:fldChar w:fldCharType="begin"/>
      </w:r>
      <w:r w:rsidR="006E215B">
        <w:instrText xml:space="preserve"> ADDIN ZOTERO_ITEM CSL_CITATION {"citationID":"2hudebWq","properties":{"formattedCitation":"(James et al., 2021)","plainCitation":"(James et al., 2021)","noteIndex":0},"citationItems":[{"id":145,"uris":["http://zotero.org/users/13126831/items/I8WDLR8I"],"itemData":{"id":145,"type":"book","collection-title":"Springer Texts in Statistics","event-place":"New York, NY","ISBN":"978-1-0716-1417-4","language":"en","note":"DOI: 10.1007/978-1-0716-1418-1","publisher":"Springer US","publisher-place":"New York, NY","source":"DOI.org (Crossref)","title":"An Introduction to Statistical Learning: with Applications in R","title-short":"An Introduction to Statistical Learning","URL":"https://link.springer.com/10.1007/978-1-0716-1418-1","author":[{"family":"James","given":"Gareth"},{"family":"Witten","given":"Daniela"},{"family":"Hastie","given":"Trevor"},{"family":"Tibshirani","given":"Robert"}],"accessed":{"date-parts":[["2023",11,30]]},"issued":{"date-parts":[["2021"]]},"citation-key":"jamesIntroductionStatisticalLearning2021"}}],"schema":"https://github.com/citation-style-language/schema/raw/master/csl-citation.json"} </w:instrText>
      </w:r>
      <w:r w:rsidR="00663874" w:rsidRPr="00AE0F6A">
        <w:fldChar w:fldCharType="separate"/>
      </w:r>
      <w:r w:rsidR="00FC0E79">
        <w:t>(James et al., 2021)</w:t>
      </w:r>
      <w:r w:rsidR="00663874" w:rsidRPr="00AE0F6A">
        <w:fldChar w:fldCharType="end"/>
      </w:r>
      <w:r w:rsidR="00663874" w:rsidRPr="00AE0F6A">
        <w:t xml:space="preserve">. </w:t>
      </w:r>
      <w:r w:rsidRPr="00AE0F6A">
        <w:t xml:space="preserve">Multiclass log-loss is particularly suited for imbalanced classification settings, as it penalizes confident but incorrect predictions more heavily than uncertain ones. This results in a more informative loss signal than traditional </w:t>
      </w:r>
      <w:r w:rsidRPr="00AE0F6A">
        <w:lastRenderedPageBreak/>
        <w:t>accuracy metrics, which may obscure poor performance on minority classes</w:t>
      </w:r>
      <w:r w:rsidR="000A4D1C" w:rsidRPr="00AE0F6A">
        <w:t xml:space="preserve"> </w:t>
      </w:r>
      <w:r w:rsidR="00663874" w:rsidRPr="00AE0F6A">
        <w:fldChar w:fldCharType="begin"/>
      </w:r>
      <w:r w:rsidR="006E215B">
        <w:instrText xml:space="preserve"> ADDIN ZOTERO_ITEM CSL_CITATION {"citationID":"4wBwo9lE","properties":{"formattedCitation":"(Niculescu-Mizil &amp; Caruana, 2005)","plainCitation":"(Niculescu-Mizil &amp; Caruana, 2005)","noteIndex":0},"citationItems":[{"id":4461,"uris":["http://zotero.org/users/13126831/items/HXYJZACM"],"itemData":{"id":4461,"type":"paper-conference","abstract":"We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probabilities.","collection-title":"ICML '05","container-title":"Proceedings of the 22nd international conference on Machine learning","DOI":"10.1145/1102351.1102430","event-place":"New York, NY, USA","ISBN":"978-1-59593-180-1","page":"625–632","publisher":"Association for Computing Machinery","publisher-place":"New York, NY, USA","source":"ACM Digital Library","title":"Predicting good probabilities with supervised learning","URL":"https://dl.acm.org/doi/10.1145/1102351.1102430","author":[{"family":"Niculescu-Mizil","given":"Alexandru"},{"family":"Caruana","given":"Rich"}],"accessed":{"date-parts":[["2025",4,18]]},"issued":{"date-parts":[["2005",8,7]]},"citation-key":"niculescu-mizilPredictingGoodProbabilities2005"}}],"schema":"https://github.com/citation-style-language/schema/raw/master/csl-citation.json"} </w:instrText>
      </w:r>
      <w:r w:rsidR="00663874" w:rsidRPr="00AE0F6A">
        <w:fldChar w:fldCharType="separate"/>
      </w:r>
      <w:r w:rsidR="00FC0E79">
        <w:t>(Niculescu-Mizil &amp; Caruana, 2005)</w:t>
      </w:r>
      <w:r w:rsidR="00663874" w:rsidRPr="00AE0F6A">
        <w:fldChar w:fldCharType="end"/>
      </w:r>
      <w:r w:rsidR="00663874" w:rsidRPr="00663874">
        <w:t>.</w:t>
      </w:r>
      <w:r w:rsidR="00663874">
        <w:t xml:space="preserve"> </w:t>
      </w:r>
    </w:p>
    <w:p w14:paraId="1306DD3C" w14:textId="77777777" w:rsidR="00F40208" w:rsidRDefault="00F40208" w:rsidP="00AE0F6A"/>
    <w:p w14:paraId="3BFDA5C1" w14:textId="1D13DC11" w:rsidR="00956541" w:rsidRPr="00956541" w:rsidRDefault="00941584" w:rsidP="00956541">
      <w:pPr>
        <w:pStyle w:val="Style3"/>
      </w:pPr>
      <w:bookmarkStart w:id="43" w:name="_Toc197292360"/>
      <w:r w:rsidRPr="00941584">
        <w:t>Addressing Class Imbalance with Cost-Sensitive Learning</w:t>
      </w:r>
      <w:bookmarkEnd w:id="43"/>
    </w:p>
    <w:p w14:paraId="2FCA039C" w14:textId="378B7870" w:rsidR="00AE0F6A" w:rsidRDefault="00AE0F6A" w:rsidP="00AE0F6A">
      <w:r w:rsidRPr="00AE0F6A">
        <w:t>To enhance classification performance in the context of</w:t>
      </w:r>
      <w:r w:rsidRPr="00AE0F6A">
        <w:rPr>
          <w:rFonts w:eastAsiaTheme="majorEastAsia"/>
        </w:rPr>
        <w:t> unequal class distributions</w:t>
      </w:r>
      <w:r w:rsidRPr="00AE0F6A">
        <w:t>, both</w:t>
      </w:r>
      <w:r w:rsidRPr="00AE0F6A">
        <w:rPr>
          <w:rFonts w:eastAsiaTheme="majorEastAsia"/>
        </w:rPr>
        <w:t> data-level </w:t>
      </w:r>
      <w:r w:rsidRPr="00AE0F6A">
        <w:t>and</w:t>
      </w:r>
      <w:r w:rsidRPr="00AE0F6A">
        <w:rPr>
          <w:rFonts w:eastAsiaTheme="majorEastAsia"/>
        </w:rPr>
        <w:t> algorithm-level</w:t>
      </w:r>
      <w:r w:rsidR="00805A1F">
        <w:rPr>
          <w:rFonts w:eastAsiaTheme="majorEastAsia"/>
        </w:rPr>
        <w:t xml:space="preserve"> </w:t>
      </w:r>
      <w:r w:rsidRPr="00AE0F6A">
        <w:t>strategies were employed. A commonly used approach for addressing</w:t>
      </w:r>
      <w:r w:rsidRPr="00AE0F6A">
        <w:rPr>
          <w:rFonts w:eastAsiaTheme="majorEastAsia"/>
        </w:rPr>
        <w:t> class imbalance </w:t>
      </w:r>
      <w:r w:rsidRPr="00AE0F6A">
        <w:t>involves assigning</w:t>
      </w:r>
      <w:r w:rsidRPr="00AE0F6A">
        <w:rPr>
          <w:rFonts w:eastAsiaTheme="majorEastAsia"/>
        </w:rPr>
        <w:t> greater weights to minority class samples </w:t>
      </w:r>
      <w:r w:rsidRPr="00AE0F6A">
        <w:t xml:space="preserve">during model training, thereby mitigating the tendency of the model to prioritize the majority class </w:t>
      </w:r>
      <w:r>
        <w:fldChar w:fldCharType="begin"/>
      </w:r>
      <w:r w:rsidR="006E215B">
        <w:instrText xml:space="preserve"> ADDIN ZOTERO_ITEM CSL_CITATION {"citationID":"L4pZe2e5","properties":{"formattedCitation":"(Kuhn &amp; Johnson, 2013; Ting, 2002)","plainCitation":"(Kuhn &amp; Johnson, 2013; Ting, 2002)","noteIndex":0},"citationItems":[{"id":4439,"uris":["http://zotero.org/users/13126831/items/KAK9ICVS"],"itemData":{"id":4439,"type":"book","event-place":"New York, NY","ISBN":"978-1-4614-6848-6","language":"en","license":"http://www.springer.com/tdm","note":"DOI: 10.1007/978-1-4614-6849-3","publisher":"Springer New York","publisher-place":"New York, NY","source":"DOI.org (Crossref)","title":"Applied Predictive Modeling","URL":"http://link.springer.com/10.1007/978-1-4614-6849-3","author":[{"family":"Kuhn","given":"Max"},{"family":"Johnson","given":"Kjell"}],"accessed":{"date-parts":[["2025",4,17]]},"issued":{"date-parts":[["2013"]]},"citation-key":"kuhnAppliedPredictiveModeling2013"},"label":"page"},{"id":4488,"uris":["http://zotero.org/users/13126831/items/JF3C54LM"],"itemData":{"id":4488,"type":"article-journal","abstract":"We introduce an instance-weighting method to induce cost-sensitive trees. It is a generalization of the standard tree induction process where only the initial instance weights determine the type of tree to be induced-minimum error trees or minimum high cost error trees. We demonstrate that it can be easily adapted to an existing tree learning algorithm. Previous research provides insufficient evidence to support the idea that the greedy divide-and-conquer algorithm can effectively induce a truly cost-sensitive tree directly from the training data. We provide this empirical evidence in this paper. The algorithm incorporating the instance-weighting method is found to be better than the original algorithm in in of total misclassification costs, the number of high cost errors, and tree size two-class data sets. The instance-weighting method is simpler and more effective in implementation than a previous method based on altered priors.","container-title":"IEEE transactions on knowledge and data engineering","DOI":"10.1109/TKDE.2002.1000348","ISSN":"1041-4347","issue":"3","journalAbbreviation":"TKDE","note":"publisher-place: New York\npublisher: New York: IEEE","page":"659-665","title":"An instance-weighting method to induce cost-sensitive trees","volume":"14","author":[{"family":"Ting","given":"Kai Ming"}],"issued":{"date-parts":[["2002"]]},"citation-key":"tingInstanceweightingMethodInduce2002"},"label":"page"}],"schema":"https://github.com/citation-style-language/schema/raw/master/csl-citation.json"} </w:instrText>
      </w:r>
      <w:r>
        <w:fldChar w:fldCharType="separate"/>
      </w:r>
      <w:r w:rsidR="00FC0E79">
        <w:rPr>
          <w:noProof/>
        </w:rPr>
        <w:t>(Kuhn &amp; Johnson, 2013; Ting, 2002)</w:t>
      </w:r>
      <w:r>
        <w:fldChar w:fldCharType="end"/>
      </w:r>
      <w:r>
        <w:t>.</w:t>
      </w:r>
      <w:r w:rsidRPr="00AE0F6A">
        <w:t xml:space="preserve"> In this study,</w:t>
      </w:r>
      <w:r w:rsidRPr="00AE0F6A">
        <w:rPr>
          <w:rFonts w:eastAsiaTheme="majorEastAsia"/>
        </w:rPr>
        <w:t> class weights were applied </w:t>
      </w:r>
      <w:r w:rsidRPr="00AE0F6A">
        <w:t>to increase the influence of participants categorized in the</w:t>
      </w:r>
      <w:r w:rsidRPr="00AE0F6A">
        <w:rPr>
          <w:rFonts w:eastAsiaTheme="majorEastAsia"/>
        </w:rPr>
        <w:t> borderline </w:t>
      </w:r>
      <w:r w:rsidRPr="00AE0F6A">
        <w:t>and</w:t>
      </w:r>
      <w:r w:rsidRPr="00AE0F6A">
        <w:rPr>
          <w:rFonts w:eastAsiaTheme="majorEastAsia"/>
        </w:rPr>
        <w:t> clinical </w:t>
      </w:r>
      <w:r w:rsidRPr="00AE0F6A">
        <w:t>symptom groups, relative to those in the normal range.</w:t>
      </w:r>
      <w:r>
        <w:t xml:space="preserve"> </w:t>
      </w:r>
      <w:r w:rsidRPr="00AE0F6A">
        <w:t>This strategy was particularly important given the</w:t>
      </w:r>
      <w:r w:rsidRPr="00AE0F6A">
        <w:rPr>
          <w:rFonts w:eastAsiaTheme="majorEastAsia"/>
        </w:rPr>
        <w:t> disproportionately smaller size of the clinically significant group</w:t>
      </w:r>
      <w:r w:rsidR="00805A1F">
        <w:rPr>
          <w:rFonts w:eastAsiaTheme="majorEastAsia"/>
        </w:rPr>
        <w:t xml:space="preserve"> </w:t>
      </w:r>
      <w:r w:rsidRPr="00AE0F6A">
        <w:t>and the</w:t>
      </w:r>
      <w:r w:rsidRPr="00AE0F6A">
        <w:rPr>
          <w:rFonts w:eastAsiaTheme="majorEastAsia"/>
        </w:rPr>
        <w:t> high dimensionality </w:t>
      </w:r>
      <w:r w:rsidRPr="00AE0F6A">
        <w:t>of the neuroimaging feature space, both of which increase the risk of</w:t>
      </w:r>
      <w:r w:rsidRPr="00AE0F6A">
        <w:rPr>
          <w:rFonts w:eastAsiaTheme="majorEastAsia"/>
        </w:rPr>
        <w:t> model bias, variance inflation</w:t>
      </w:r>
      <w:r w:rsidRPr="00AE0F6A">
        <w:t>, and</w:t>
      </w:r>
      <w:r w:rsidRPr="00AE0F6A">
        <w:rPr>
          <w:rFonts w:eastAsiaTheme="majorEastAsia"/>
        </w:rPr>
        <w:t> overfitting</w:t>
      </w:r>
      <w:r w:rsidRPr="00AE0F6A">
        <w:t>. Weighting the minority classes ensured that the model remained sensitive to clinically meaningful patterns, even when those patterns were underrepresented in the training data.</w:t>
      </w:r>
    </w:p>
    <w:p w14:paraId="0E100F67" w14:textId="77777777" w:rsidR="00F40208" w:rsidRPr="00AE0F6A" w:rsidRDefault="00F40208" w:rsidP="00AE0F6A"/>
    <w:p w14:paraId="7749C88F" w14:textId="3450A4EE" w:rsidR="000F7CF0" w:rsidRPr="000F7CF0" w:rsidRDefault="000F7CF0" w:rsidP="00941584">
      <w:pPr>
        <w:pStyle w:val="Style3"/>
      </w:pPr>
      <w:bookmarkStart w:id="44" w:name="_Toc197292361"/>
      <w:r w:rsidRPr="000F7CF0">
        <w:t>Hyperparameter Tuning and Validation</w:t>
      </w:r>
      <w:bookmarkEnd w:id="44"/>
    </w:p>
    <w:p w14:paraId="5339BA49" w14:textId="0AB4DF53" w:rsidR="00AE0F6A" w:rsidRDefault="00AE0F6A" w:rsidP="00AE0F6A">
      <w:r w:rsidRPr="00AE0F6A">
        <w:t>Hyperparameter optimization was conducted using a</w:t>
      </w:r>
      <w:r w:rsidRPr="00AE0F6A">
        <w:rPr>
          <w:rFonts w:eastAsiaTheme="majorEastAsia"/>
        </w:rPr>
        <w:t> grid search </w:t>
      </w:r>
      <w:r w:rsidRPr="00AE0F6A">
        <w:t>across a predefined set of key tuning parameters, including</w:t>
      </w:r>
      <w:r w:rsidRPr="00AE0F6A">
        <w:rPr>
          <w:rFonts w:eastAsiaTheme="majorEastAsia"/>
        </w:rPr>
        <w:t> maximum tree depth</w:t>
      </w:r>
      <w:r w:rsidRPr="00AE0F6A">
        <w:t>,</w:t>
      </w:r>
      <w:r w:rsidRPr="00AE0F6A">
        <w:rPr>
          <w:rFonts w:eastAsiaTheme="majorEastAsia"/>
        </w:rPr>
        <w:t> learning rate</w:t>
      </w:r>
      <w:r w:rsidRPr="00AE0F6A">
        <w:t>,</w:t>
      </w:r>
      <w:r w:rsidRPr="00AE0F6A">
        <w:rPr>
          <w:rFonts w:eastAsiaTheme="majorEastAsia"/>
        </w:rPr>
        <w:t> regularization strength</w:t>
      </w:r>
      <w:r w:rsidRPr="00AE0F6A">
        <w:t>, and</w:t>
      </w:r>
      <w:r w:rsidRPr="00AE0F6A">
        <w:rPr>
          <w:rFonts w:eastAsiaTheme="majorEastAsia"/>
        </w:rPr>
        <w:t> row and column sampling ratios</w:t>
      </w:r>
      <w:r w:rsidR="00036012">
        <w:rPr>
          <w:rFonts w:eastAsiaTheme="majorEastAsia"/>
        </w:rPr>
        <w:t xml:space="preserve"> </w:t>
      </w:r>
      <w:r w:rsidR="00036012">
        <w:rPr>
          <w:rFonts w:eastAsiaTheme="majorEastAsia"/>
        </w:rPr>
        <w:fldChar w:fldCharType="begin"/>
      </w:r>
      <w:r w:rsidR="006E215B">
        <w:rPr>
          <w:rFonts w:eastAsiaTheme="majorEastAsia"/>
        </w:rPr>
        <w:instrText xml:space="preserve"> ADDIN ZOTERO_ITEM CSL_CITATION {"citationID":"N5WNTng9","properties":{"formattedCitation":"({\\i{}Xgboost Grid Search - R}, n.d.)","plainCitation":"(Xgboost Grid Search - R, n.d.)","noteIndex":0},"citationItems":[{"id":4489,"uris":["http://zotero.org/users/13126831/items/QUFZG84G"],"itemData":{"id":4489,"type":"webpage","abstract":"Explore and run machine learning code with Kaggle Notebooks | Using data from Mercedes-Benz Greener Manufacturing","language":"en","title":"xgboost Grid Search - R","URL":"https://kaggle.com/code/silverstone1903/xgboost-grid-search-r","accessed":{"date-parts":[["2025",4,20]]},"citation-key":"XgboostGridSearch"}}],"schema":"https://github.com/citation-style-language/schema/raw/master/csl-citation.json"} </w:instrText>
      </w:r>
      <w:r w:rsidR="00036012">
        <w:rPr>
          <w:rFonts w:eastAsiaTheme="majorEastAsia"/>
        </w:rPr>
        <w:fldChar w:fldCharType="separate"/>
      </w:r>
      <w:r w:rsidR="00FC0E79" w:rsidRPr="00FC0E79">
        <w:t>(</w:t>
      </w:r>
      <w:proofErr w:type="spellStart"/>
      <w:r w:rsidR="00FC0E79" w:rsidRPr="00FC0E79">
        <w:rPr>
          <w:i/>
          <w:iCs/>
        </w:rPr>
        <w:t>Xgboost</w:t>
      </w:r>
      <w:proofErr w:type="spellEnd"/>
      <w:r w:rsidR="00FC0E79" w:rsidRPr="00FC0E79">
        <w:rPr>
          <w:i/>
          <w:iCs/>
        </w:rPr>
        <w:t xml:space="preserve"> Grid Search - R</w:t>
      </w:r>
      <w:r w:rsidR="00FC0E79" w:rsidRPr="00FC0E79">
        <w:t>, n.d.)</w:t>
      </w:r>
      <w:r w:rsidR="00036012">
        <w:rPr>
          <w:rFonts w:eastAsiaTheme="majorEastAsia"/>
        </w:rPr>
        <w:fldChar w:fldCharType="end"/>
      </w:r>
      <w:r w:rsidRPr="00AE0F6A">
        <w:t>. To evaluate model performance, a</w:t>
      </w:r>
      <w:r w:rsidRPr="00AE0F6A">
        <w:rPr>
          <w:rFonts w:eastAsiaTheme="majorEastAsia"/>
        </w:rPr>
        <w:t> five-fold cross-validation </w:t>
      </w:r>
      <w:r w:rsidRPr="00AE0F6A">
        <w:t>procedure was implemented on the training dataset, with</w:t>
      </w:r>
      <w:r w:rsidRPr="00AE0F6A">
        <w:rPr>
          <w:rFonts w:eastAsiaTheme="majorEastAsia"/>
        </w:rPr>
        <w:t> early stopping </w:t>
      </w:r>
      <w:r w:rsidRPr="00AE0F6A">
        <w:t>employed to prevent overfitting and reduce computational burden.</w:t>
      </w:r>
      <w:r w:rsidR="00036012" w:rsidRPr="00036012">
        <w:t xml:space="preserve"> Early stopping is a regularization technique that terminates model training when performance on a validation set ceases to improve</w:t>
      </w:r>
      <w:r w:rsidR="00805A1F">
        <w:t xml:space="preserve"> after 10 iterations</w:t>
      </w:r>
      <w:r w:rsidR="00036012" w:rsidRPr="00036012">
        <w:t>, thereby preventing overfitting and reducing training time</w:t>
      </w:r>
      <w:r w:rsidR="00036012">
        <w:t xml:space="preserve"> </w:t>
      </w:r>
      <w:r w:rsidR="00036012">
        <w:fldChar w:fldCharType="begin"/>
      </w:r>
      <w:r w:rsidR="006E215B">
        <w:instrText xml:space="preserve"> ADDIN ZOTERO_ITEM CSL_CITATION {"citationID":"XBfoM8Yy","properties":{"formattedCitation":"(Prechelt, 1998)","plainCitation":"(Prechelt, 1998)","noteIndex":0},"citationItems":[{"id":4491,"uris":["http://zotero.org/users/13126831/items/G25XUQZB"],"itemData":{"id":4491,"type":"chapter","abstract":"Validation can be used to detect when overfitting starts during supervised training of a neural network","collection-title":"Lecture Notes in Computer Science","event-place":"Germany","ISBN":"0302-9743","note":"DOI: 10.1007/3-540-49430-8_3","page":"55-69","publisher":"Germany: Springer Berlin / Heidelberg","publisher-place":"Germany","title":"Early Stopping - But When?","volume":"1524","author":[{"family":"Prechelt","given":"Lutz"}],"editor":[{"family":"Orr","given":"Genevieve B"},{"family":"Müller","given":"Klaus-Robert"}],"issued":{"date-parts":[["1998"]]},"citation-key":"precheltEarlyStoppingWhen1998"}}],"schema":"https://github.com/citation-style-language/schema/raw/master/csl-citation.json"} </w:instrText>
      </w:r>
      <w:r w:rsidR="00036012">
        <w:fldChar w:fldCharType="separate"/>
      </w:r>
      <w:r w:rsidR="00FC0E79">
        <w:rPr>
          <w:noProof/>
        </w:rPr>
        <w:t>(Prechelt, 1998)</w:t>
      </w:r>
      <w:r w:rsidR="00036012">
        <w:fldChar w:fldCharType="end"/>
      </w:r>
      <w:r w:rsidR="00036012" w:rsidRPr="00036012">
        <w:t>.</w:t>
      </w:r>
      <w:r w:rsidRPr="00036012">
        <w:t xml:space="preserve"> </w:t>
      </w:r>
      <w:r w:rsidRPr="00AE0F6A">
        <w:t>The grid search explored</w:t>
      </w:r>
      <w:r w:rsidRPr="00AE0F6A">
        <w:rPr>
          <w:rFonts w:eastAsiaTheme="majorEastAsia"/>
        </w:rPr>
        <w:t> 864 unique parameter combinations</w:t>
      </w:r>
      <w:r w:rsidRPr="00AE0F6A">
        <w:t>, each evaluated across</w:t>
      </w:r>
      <w:r w:rsidRPr="00AE0F6A">
        <w:rPr>
          <w:rFonts w:eastAsiaTheme="majorEastAsia"/>
        </w:rPr>
        <w:t> five validation folds</w:t>
      </w:r>
      <w:r w:rsidRPr="00AE0F6A">
        <w:t>, resulting in a total of</w:t>
      </w:r>
      <w:r w:rsidRPr="00AE0F6A">
        <w:rPr>
          <w:rFonts w:eastAsiaTheme="majorEastAsia"/>
        </w:rPr>
        <w:t> 4,320 model fits</w:t>
      </w:r>
      <w:r>
        <w:rPr>
          <w:rFonts w:eastAsiaTheme="majorEastAsia"/>
        </w:rPr>
        <w:t xml:space="preserve">. </w:t>
      </w:r>
      <w:r w:rsidRPr="00AE0F6A">
        <w:t>The configuration that achieved the</w:t>
      </w:r>
      <w:r w:rsidRPr="00AE0F6A">
        <w:rPr>
          <w:rFonts w:eastAsiaTheme="majorEastAsia"/>
        </w:rPr>
        <w:t> lowest average multiclass log-loss </w:t>
      </w:r>
      <w:r w:rsidRPr="00AE0F6A">
        <w:t>across validation folds was selected as the final model.</w:t>
      </w:r>
      <w:r>
        <w:t xml:space="preserve"> </w:t>
      </w:r>
      <w:r w:rsidRPr="00AE0F6A">
        <w:t>This tailored tuning procedure enabled the application of</w:t>
      </w:r>
      <w:r w:rsidRPr="00AE0F6A">
        <w:rPr>
          <w:rFonts w:eastAsiaTheme="majorEastAsia"/>
        </w:rPr>
        <w:t> stronger regularization</w:t>
      </w:r>
      <w:r w:rsidRPr="00AE0F6A">
        <w:t>, controlled</w:t>
      </w:r>
      <w:r w:rsidRPr="00AE0F6A">
        <w:rPr>
          <w:rFonts w:eastAsiaTheme="majorEastAsia"/>
        </w:rPr>
        <w:t> model complexity</w:t>
      </w:r>
      <w:r w:rsidRPr="00AE0F6A">
        <w:t>, and optimized</w:t>
      </w:r>
      <w:r w:rsidRPr="00AE0F6A">
        <w:rPr>
          <w:rFonts w:eastAsiaTheme="majorEastAsia"/>
        </w:rPr>
        <w:t> sampling strategies</w:t>
      </w:r>
      <w:r w:rsidRPr="00AE0F6A">
        <w:t xml:space="preserve">, collectively contributing to a </w:t>
      </w:r>
      <w:r w:rsidRPr="00AE0F6A">
        <w:lastRenderedPageBreak/>
        <w:t>more</w:t>
      </w:r>
      <w:r w:rsidRPr="00AE0F6A">
        <w:rPr>
          <w:rFonts w:eastAsiaTheme="majorEastAsia"/>
        </w:rPr>
        <w:t> robust</w:t>
      </w:r>
      <w:r w:rsidRPr="00AE0F6A">
        <w:t>,</w:t>
      </w:r>
      <w:r w:rsidRPr="00AE0F6A">
        <w:rPr>
          <w:rFonts w:eastAsiaTheme="majorEastAsia"/>
        </w:rPr>
        <w:t> stable</w:t>
      </w:r>
      <w:r w:rsidRPr="00AE0F6A">
        <w:t>, and</w:t>
      </w:r>
      <w:r w:rsidRPr="00AE0F6A">
        <w:rPr>
          <w:rFonts w:eastAsiaTheme="majorEastAsia"/>
        </w:rPr>
        <w:t> generalizable classifier </w:t>
      </w:r>
      <w:r w:rsidRPr="00AE0F6A">
        <w:t>suitable for high-dimensional neuroimaging data</w:t>
      </w:r>
      <w:r>
        <w:t xml:space="preserve"> </w:t>
      </w:r>
      <w:r>
        <w:fldChar w:fldCharType="begin"/>
      </w:r>
      <w:r w:rsidR="006E215B">
        <w:instrText xml:space="preserve"> ADDIN ZOTERO_ITEM CSL_CITATION {"citationID":"q75cymLd","properties":{"formattedCitation":"(James et al., 2021; Kuhn &amp; Johnson, 2013)","plainCitation":"(James et al., 2021; Kuhn &amp; Johnson, 2013)","noteIndex":0},"citationItems":[{"id":145,"uris":["http://zotero.org/users/13126831/items/I8WDLR8I"],"itemData":{"id":145,"type":"book","collection-title":"Springer Texts in Statistics","event-place":"New York, NY","ISBN":"978-1-0716-1417-4","language":"en","note":"DOI: 10.1007/978-1-0716-1418-1","publisher":"Springer US","publisher-place":"New York, NY","source":"DOI.org (Crossref)","title":"An Introduction to Statistical Learning: with Applications in R","title-short":"An Introduction to Statistical Learning","URL":"https://link.springer.com/10.1007/978-1-0716-1418-1","author":[{"family":"James","given":"Gareth"},{"family":"Witten","given":"Daniela"},{"family":"Hastie","given":"Trevor"},{"family":"Tibshirani","given":"Robert"}],"accessed":{"date-parts":[["2023",11,30]]},"issued":{"date-parts":[["2021"]]},"citation-key":"jamesIntroductionStatisticalLearning2021"},"label":"page"},{"id":4439,"uris":["http://zotero.org/users/13126831/items/KAK9ICVS"],"itemData":{"id":4439,"type":"book","event-place":"New York, NY","ISBN":"978-1-4614-6848-6","language":"en","license":"http://www.springer.com/tdm","note":"DOI: 10.1007/978-1-4614-6849-3","publisher":"Springer New York","publisher-place":"New York, NY","source":"DOI.org (Crossref)","title":"Applied Predictive Modeling","URL":"http://link.springer.com/10.1007/978-1-4614-6849-3","author":[{"family":"Kuhn","given":"Max"},{"family":"Johnson","given":"Kjell"}],"accessed":{"date-parts":[["2025",4,17]]},"issued":{"date-parts":[["2013"]]},"citation-key":"kuhnAppliedPredictiveModeling2013"},"label":"page"}],"schema":"https://github.com/citation-style-language/schema/raw/master/csl-citation.json"} </w:instrText>
      </w:r>
      <w:r>
        <w:fldChar w:fldCharType="separate"/>
      </w:r>
      <w:r w:rsidR="00FC0E79">
        <w:rPr>
          <w:noProof/>
        </w:rPr>
        <w:t>(James et al., 2021; Kuhn &amp; Johnson, 2013)</w:t>
      </w:r>
      <w:r>
        <w:fldChar w:fldCharType="end"/>
      </w:r>
      <w:r w:rsidRPr="00AE0F6A">
        <w:t>.</w:t>
      </w:r>
    </w:p>
    <w:p w14:paraId="2E3025E2" w14:textId="77777777" w:rsidR="00F40208" w:rsidRPr="00AE0F6A" w:rsidRDefault="00F40208" w:rsidP="00AE0F6A"/>
    <w:p w14:paraId="6DB30505" w14:textId="77777777" w:rsidR="000F7CF0" w:rsidRPr="000F7CF0" w:rsidRDefault="000F7CF0" w:rsidP="0065032C">
      <w:pPr>
        <w:pStyle w:val="Style3"/>
      </w:pPr>
      <w:bookmarkStart w:id="45" w:name="_Toc197292362"/>
      <w:r w:rsidRPr="000F7CF0">
        <w:t>Threshold Calibration</w:t>
      </w:r>
      <w:bookmarkEnd w:id="45"/>
    </w:p>
    <w:p w14:paraId="19804F73" w14:textId="66F75AA7" w:rsidR="00805A1F" w:rsidRDefault="00574C63" w:rsidP="00805A1F">
      <w:bookmarkStart w:id="46" w:name="_Toc194515214"/>
      <w:r w:rsidRPr="00574C63">
        <w:t xml:space="preserve">To improve classification performance and ensure that predicted labels aligned more closely with clinically meaningful groupings, a post-hoc threshold calibration was performed </w:t>
      </w:r>
      <w:r>
        <w:t>using</w:t>
      </w:r>
      <w:r w:rsidRPr="00574C63">
        <w:t xml:space="preserve"> the class probabilities generated by the </w:t>
      </w:r>
      <w:proofErr w:type="spellStart"/>
      <w:r w:rsidRPr="00574C63">
        <w:t>XGBoost</w:t>
      </w:r>
      <w:proofErr w:type="spellEnd"/>
      <w:r w:rsidRPr="00574C63">
        <w:t xml:space="preserve"> model</w:t>
      </w:r>
      <w:r>
        <w:t xml:space="preserve"> </w:t>
      </w:r>
      <w:r w:rsidR="00805A1F">
        <w:fldChar w:fldCharType="begin"/>
      </w:r>
      <w:r w:rsidR="006E215B">
        <w:instrText xml:space="preserve"> ADDIN ZOTERO_ITEM CSL_CITATION {"citationID":"QPIdzIZC","properties":{"formattedCitation":"({\\i{}3.3. Tuning the Decision Threshold for Class Prediction}, n.d.)","plainCitation":"(3.3. Tuning the Decision Threshold for Class Prediction, n.d.)","noteIndex":0},"citationItems":[{"id":4495,"uris":["http://zotero.org/users/13126831/items/VVDQGTP6"],"itemData":{"id":4495,"type":"webpage","abstract":"Classification is best divided into two parts: the statistical problem of learning a model to predict, ideally, class probabilities;, the decision problem to take concrete action based on those pro...","container-title":"scikit-learn","language":"en","title":"3.3. Tuning the decision threshold for class prediction","URL":"https://scikit-learn/stable/modules/classification_threshold.html","accessed":{"date-parts":[["2025",4,20]]},"citation-key":"33TuningDecision"}}],"schema":"https://github.com/citation-style-language/schema/raw/master/csl-citation.json"} </w:instrText>
      </w:r>
      <w:r w:rsidR="00805A1F">
        <w:fldChar w:fldCharType="separate"/>
      </w:r>
      <w:r w:rsidR="00FC0E79" w:rsidRPr="00FC0E79">
        <w:t>(</w:t>
      </w:r>
      <w:r w:rsidR="00FC0E79" w:rsidRPr="00FC0E79">
        <w:rPr>
          <w:i/>
          <w:iCs/>
        </w:rPr>
        <w:t>3.3. Tuning the Decision Threshold for Class Prediction</w:t>
      </w:r>
      <w:r w:rsidR="00FC0E79" w:rsidRPr="00FC0E79">
        <w:t>, n.d.)</w:t>
      </w:r>
      <w:r w:rsidR="00805A1F">
        <w:fldChar w:fldCharType="end"/>
      </w:r>
      <w:r w:rsidR="00805A1F" w:rsidRPr="00805A1F">
        <w:t>. In standard multiclass classification, labels are assigned using the</w:t>
      </w:r>
      <w:r w:rsidR="00805A1F" w:rsidRPr="00805A1F">
        <w:rPr>
          <w:rFonts w:eastAsiaTheme="majorEastAsia"/>
        </w:rPr>
        <w:t> argmax rule</w:t>
      </w:r>
      <w:r w:rsidR="00805A1F" w:rsidRPr="00805A1F">
        <w:t>, which selects the class with the highest predicted probability. However, this default strategy can introduce bias toward the</w:t>
      </w:r>
      <w:r w:rsidR="00805A1F" w:rsidRPr="00805A1F">
        <w:rPr>
          <w:rFonts w:eastAsiaTheme="majorEastAsia"/>
        </w:rPr>
        <w:t> majority class</w:t>
      </w:r>
      <w:r w:rsidR="00805A1F" w:rsidRPr="00805A1F">
        <w:t>, particularly in</w:t>
      </w:r>
      <w:r w:rsidR="00805A1F" w:rsidRPr="00805A1F">
        <w:rPr>
          <w:rFonts w:eastAsiaTheme="majorEastAsia"/>
        </w:rPr>
        <w:t> imbalanced datasets</w:t>
      </w:r>
      <w:r w:rsidR="00805A1F" w:rsidRPr="00805A1F">
        <w:t>, which are common in clinical research contexts</w:t>
      </w:r>
      <w:r w:rsidR="00805A1F">
        <w:t xml:space="preserve"> </w:t>
      </w:r>
      <w:r w:rsidR="00805A1F">
        <w:fldChar w:fldCharType="begin"/>
      </w:r>
      <w:r w:rsidR="006E215B">
        <w:instrText xml:space="preserve"> ADDIN ZOTERO_ITEM CSL_CITATION {"citationID":"usgB1E64","properties":{"formattedCitation":"(Van Calster, McLernon, van Smeden, Wynants, Steyerberg, et al., 2019)","plainCitation":"(Van Calster, McLernon, van Smeden, Wynants, Steyerberg, et al., 2019)","noteIndex":0},"citationItems":[{"id":4497,"uris":["http://zotero.org/users/13126831/items/IMDDT4X8"],"itemData":{"id":4497,"type":"article-journal","abstract":"The assessment of calibration performance of risk prediction models based on regression or more flexible machine learning algorithms receives little attention.","container-title":"BMC Medicine","DOI":"10.1186/s12916-019-1466-7","ISSN":"1741-7015","issue":"1","journalAbbreviation":"BMC Medicine","page":"230","source":"BioMed Central","title":"Calibration: the Achilles heel of predictive analytics","title-short":"Calibration","volume":"17","author":[{"family":"Van Calster","given":"Ben"},{"family":"McLernon","given":"David J."},{"family":"Smeden","given":"Maarten","non-dropping-particle":"van"},{"family":"Wynants","given":"Laure"},{"family":"Steyerberg","given":"Ewout W."},{"family":"Bossuyt","given":"Patrick"},{"family":"Collins","given":"Gary S."},{"family":"Macaskill","given":"Petra"},{"family":"McLernon","given":"David J."},{"family":"Moons","given":"Karel G. M."},{"family":"Steyerberg","given":"Ewout W."},{"family":"Van Calster","given":"Ben"},{"family":"van Smeden","given":"Maarten"},{"family":"Vickers","given":"Andrew J."},{"literal":"On behalf of Topic Group ‘Evaluating diagnostic tests and prediction models’ of the STRATOS initiative"}],"issued":{"date-parts":[["2019",12,16]]},"citation-key":"vancalsterCalibrationAchillesHeel2019"}}],"schema":"https://github.com/citation-style-language/schema/raw/master/csl-citation.json"} </w:instrText>
      </w:r>
      <w:r w:rsidR="00805A1F">
        <w:fldChar w:fldCharType="separate"/>
      </w:r>
      <w:r w:rsidR="006E6A88">
        <w:rPr>
          <w:noProof/>
        </w:rPr>
        <w:t>(Van Calster, McLernon, van Smeden, Wynants, Steyerberg, et al., 2019)</w:t>
      </w:r>
      <w:r w:rsidR="00805A1F">
        <w:fldChar w:fldCharType="end"/>
      </w:r>
      <w:r w:rsidR="00805A1F" w:rsidRPr="00805A1F">
        <w:t>.</w:t>
      </w:r>
      <w:r w:rsidR="00805A1F">
        <w:t xml:space="preserve"> </w:t>
      </w:r>
      <w:r w:rsidR="00805A1F" w:rsidRPr="00805A1F">
        <w:t>To address this issue, a</w:t>
      </w:r>
      <w:r w:rsidR="00805A1F" w:rsidRPr="00805A1F">
        <w:rPr>
          <w:rFonts w:eastAsiaTheme="majorEastAsia"/>
        </w:rPr>
        <w:t> class-specific threshold calibration </w:t>
      </w:r>
      <w:r w:rsidR="00805A1F" w:rsidRPr="00805A1F">
        <w:t>approach was implemented. Using a</w:t>
      </w:r>
      <w:r w:rsidR="00805A1F" w:rsidRPr="00805A1F">
        <w:rPr>
          <w:rFonts w:eastAsiaTheme="majorEastAsia"/>
        </w:rPr>
        <w:t> one-vs-rest</w:t>
      </w:r>
      <w:r w:rsidR="004939E9">
        <w:rPr>
          <w:rFonts w:eastAsiaTheme="majorEastAsia"/>
        </w:rPr>
        <w:t xml:space="preserve"> </w:t>
      </w:r>
      <w:r w:rsidR="004939E9" w:rsidRPr="004939E9">
        <w:rPr>
          <w:rFonts w:eastAsiaTheme="majorEastAsia"/>
        </w:rPr>
        <w:t>(</w:t>
      </w:r>
      <w:proofErr w:type="spellStart"/>
      <w:r w:rsidR="004939E9" w:rsidRPr="004939E9">
        <w:rPr>
          <w:rFonts w:eastAsiaTheme="majorEastAsia"/>
        </w:rPr>
        <w:t>OvR</w:t>
      </w:r>
      <w:proofErr w:type="spellEnd"/>
      <w:r w:rsidR="004939E9" w:rsidRPr="004939E9">
        <w:rPr>
          <w:rFonts w:eastAsiaTheme="majorEastAsia"/>
        </w:rPr>
        <w:t>)</w:t>
      </w:r>
      <w:r w:rsidR="00805A1F" w:rsidRPr="00805A1F">
        <w:rPr>
          <w:rFonts w:eastAsiaTheme="majorEastAsia"/>
        </w:rPr>
        <w:t xml:space="preserve"> framework</w:t>
      </w:r>
      <w:r w:rsidR="00805A1F">
        <w:rPr>
          <w:rFonts w:eastAsiaTheme="majorEastAsia"/>
        </w:rPr>
        <w:t xml:space="preserve"> </w:t>
      </w:r>
      <w:r w:rsidR="00805A1F" w:rsidRPr="00805A1F">
        <w:t xml:space="preserve">on a held-out validation set, the model evaluated </w:t>
      </w:r>
      <w:r w:rsidR="008B279E" w:rsidRPr="008B279E">
        <w:t xml:space="preserve">the decision threshold for </w:t>
      </w:r>
      <w:r w:rsidR="00805A1F" w:rsidRPr="00805A1F">
        <w:t>each class in</w:t>
      </w:r>
      <w:r w:rsidR="008B279E" w:rsidRPr="008B279E">
        <w:t>dependently</w:t>
      </w:r>
      <w:r w:rsidR="00805A1F" w:rsidRPr="008B279E">
        <w:t xml:space="preserve"> </w:t>
      </w:r>
      <w:r w:rsidR="00805A1F" w:rsidRPr="008B279E">
        <w:fldChar w:fldCharType="begin"/>
      </w:r>
      <w:r w:rsidR="006E215B">
        <w:instrText xml:space="preserve"> ADDIN ZOTERO_ITEM CSL_CITATION {"citationID":"dFArg0Hd","properties":{"formattedCitation":"(Rifkin &amp; Klautau, 2004)","plainCitation":"(Rifkin &amp; Klautau, 2004)","noteIndex":0},"citationItems":[{"id":4502,"uris":["http://zotero.org/users/13126831/items/73ZUVAAF"],"itemData":{"id":4502,"type":"article-journal","abstract":"We consider the problem of multiclass classification. Our main thesis is that a simple \"one-vs-all\" scheme is as accurate as any other approach, assuming that the underlying binary classifiers are well-tuned regularized classifiers such as support vector machines. This thesis is interesting in that it disagrees with a large body of recent published work on multiclass classification. We support our position by means of a critical review of the existing literature, a substantial collection of carefully controlled experimental work, and theoretical arguments.","container-title":"Journal of Machine Learning Research","ISSN":"ISSN 1533-7928","issue":"Jan","page":"101-141","source":"www.jmlr.org","title":"In Defense of One-Vs-All Classification","volume":"5","author":[{"family":"Rifkin","given":"Ryan"},{"family":"Klautau","given":"Aldebaro"}],"issued":{"date-parts":[["2004"]]},"citation-key":"rifkinDefenseOneVsAllClassification2004"}}],"schema":"https://github.com/citation-style-language/schema/raw/master/csl-citation.json"} </w:instrText>
      </w:r>
      <w:r w:rsidR="00805A1F" w:rsidRPr="008B279E">
        <w:fldChar w:fldCharType="separate"/>
      </w:r>
      <w:r w:rsidR="00FC0E79">
        <w:t xml:space="preserve">(Rifkin &amp; </w:t>
      </w:r>
      <w:proofErr w:type="spellStart"/>
      <w:r w:rsidR="00FC0E79">
        <w:t>Klautau</w:t>
      </w:r>
      <w:proofErr w:type="spellEnd"/>
      <w:r w:rsidR="00FC0E79">
        <w:t>, 2004)</w:t>
      </w:r>
      <w:r w:rsidR="00805A1F" w:rsidRPr="008B279E">
        <w:fldChar w:fldCharType="end"/>
      </w:r>
      <w:r w:rsidR="00805A1F" w:rsidRPr="00805A1F">
        <w:t xml:space="preserve">. </w:t>
      </w:r>
      <w:r w:rsidR="008B279E" w:rsidRPr="008B279E">
        <w:t>Accordingly, each category—</w:t>
      </w:r>
      <w:r w:rsidR="00F33645">
        <w:t>n</w:t>
      </w:r>
      <w:r w:rsidR="008B279E" w:rsidRPr="008B279E">
        <w:t xml:space="preserve">ormal, </w:t>
      </w:r>
      <w:r w:rsidR="00F33645">
        <w:t>b</w:t>
      </w:r>
      <w:r w:rsidR="008B279E" w:rsidRPr="008B279E">
        <w:t xml:space="preserve">orderline, and </w:t>
      </w:r>
      <w:r w:rsidR="00F33645">
        <w:t>c</w:t>
      </w:r>
      <w:r w:rsidR="008B279E" w:rsidRPr="008B279E">
        <w:t xml:space="preserve">linical—was assessed independently during threshold calibration. For each binary classification (e.g., Class A vs. not Class A), the optimal decision threshold was determined by maximizing balanced accuracy, which accounts for both sensitivity (true positive rate) and specificity (true negative rate), providing a more equitable measure of performance in imbalanced datasets </w:t>
      </w:r>
      <w:r w:rsidR="008B279E" w:rsidRPr="008B279E">
        <w:fldChar w:fldCharType="begin"/>
      </w:r>
      <w:r w:rsidR="006E215B">
        <w:instrText xml:space="preserve"> ADDIN ZOTERO_ITEM CSL_CITATION {"citationID":"RhAiGD2I","properties":{"formattedCitation":"(Brodersen et al., 2010)","plainCitation":"(Brodersen et al., 2010)","noteIndex":0},"citationItems":[{"id":4506,"uris":["http://zotero.org/users/13126831/items/HW9ZMYPN"],"itemData":{"id":4506,"type":"paper-conference","abstract":"Evaluating the performance of a classification algorithm critically requires a measure of the degree to which unseen examples have been identified with their correct class labels. In practice, generalizability is frequently estimated by averaging the accuracies obtained on individual cross-validation folds. This procedure, however, is problematic in two ways. First, it does not allow for the derivation of meaningful confidence intervals. Second, it leads to an optimistic estimate when a biased classifier is tested on an imbalanced dataset. We show that both problems can be overcome by replacing the conventional point estimate of accuracy by an estimate of the posterior distribution of the balanced accuracy.","container-title":"ICPR","DOI":"10.1109/ICPR.2010.764","ISBN":"1051-4651","note":"journalAbbreviation: ICPR","page":"3121-3124","publisher":"IEEE","title":"The Balanced Accuracy and Its Posterior Distribution","author":[{"family":"Brodersen","given":"Kay H"},{"literal":"Cheng Soon Ong"},{"family":"Stephan","given":"Klaas E"},{"family":"Buhmann","given":"Joachim M"}],"issued":{"date-parts":[["2010"]]},"citation-key":"brodersenBalancedAccuracyIts2010"}}],"schema":"https://github.com/citation-style-language/schema/raw/master/csl-citation.json"} </w:instrText>
      </w:r>
      <w:r w:rsidR="008B279E" w:rsidRPr="008B279E">
        <w:fldChar w:fldCharType="separate"/>
      </w:r>
      <w:r w:rsidR="00FC0E79">
        <w:t>(Brodersen et al., 2010)</w:t>
      </w:r>
      <w:r w:rsidR="008B279E" w:rsidRPr="008B279E">
        <w:fldChar w:fldCharType="end"/>
      </w:r>
      <w:r w:rsidR="008B279E" w:rsidRPr="008B279E">
        <w:t xml:space="preserve">. This process yielded individualized decision thresholds for each class, providing a more flexible alternative to the standard argmax-based decision rule. It addresses the model's inherent tendency to underrepresent minority classes—an effect rooted in the objective function of most machine learning classifiers, including </w:t>
      </w:r>
      <w:proofErr w:type="spellStart"/>
      <w:r w:rsidR="008B279E" w:rsidRPr="008B279E">
        <w:t>XGBoost</w:t>
      </w:r>
      <w:proofErr w:type="spellEnd"/>
      <w:r w:rsidR="008B279E" w:rsidRPr="008B279E">
        <w:t>, which typically aim to minimize overall loss (e.g., log-loss) across all samples. In imbalanced datasets, this global loss is disproportionately influenced by the majority class, causing the model to prioritize accuracy on the more prevalent classes while neglecting performance on underrepresented ones</w:t>
      </w:r>
      <w:r w:rsidR="00860320">
        <w:t xml:space="preserve"> </w:t>
      </w:r>
      <w:r w:rsidR="00860320">
        <w:fldChar w:fldCharType="begin"/>
      </w:r>
      <w:r w:rsidR="006E215B">
        <w:instrText xml:space="preserve"> ADDIN ZOTERO_ITEM CSL_CITATION {"citationID":"vQClH6ds","properties":{"formattedCitation":"(He &amp; Garcia, 2009)","plainCitation":"(He &amp; Garcia, 2009)","noteIndex":0},"citationItems":[{"id":4458,"uris":["http://zotero.org/users/13126831/items/9PDAPIKY"],"itemData":{"id":4458,"type":"article-journal","abstract":"With the continuous expansion of data availability in many large-scale, complex, and networked systems, such as surveillance, security, Internet, and finance, it becomes critical to advance the fundamental understanding of knowledge discovery and analysis from raw data to support decision-making processes. Although existing knowledge discovery and data engineering techniques have shown great success in many real-world applications, the problem of learning from imbalanced data (the imbalanced learning problem) is a relatively new challenge that has attracted growing attention from both academia and industry. The imbalanced learning problem is concerned with the performance of learning algorithms in the presence of underrepresented data and severe class distribution skews. Due to the inherent complex characteristics of imbalanced data sets, learning from such data requires new understandings, principles, algorithms, and tools to transform vast amounts of raw data efficiently into information and knowledge representation. In this paper, we provide a comprehensive review of the development of research in learning from imbalanced data. Our focus is to provide a critical review of the nature of the problem, the state-of-the-art technologies, and the current assessment metrics used to evaluate learning performance under the imbalanced learning scenario. Furthermore, in order to stimulate future research in this field, we also highlight the major opportunities and challenges, as well as potential important research directions for learning from imbalanced data.","container-title":"IEEE Transactions on Knowledge and Data Engineering","DOI":"10.1109/TKDE.2008.239","ISSN":"1558-2191","issue":"9","page":"1263-1284","source":"IEEE Xplore","title":"Learning from Imbalanced Data","volume":"21","author":[{"family":"He","given":"Haibo"},{"family":"Garcia","given":"Edwardo A."}],"issued":{"date-parts":[["2009",9]]},"citation-key":"heLearningImbalancedData2009"}}],"schema":"https://github.com/citation-style-language/schema/raw/master/csl-citation.json"} </w:instrText>
      </w:r>
      <w:r w:rsidR="00860320">
        <w:fldChar w:fldCharType="separate"/>
      </w:r>
      <w:r w:rsidR="00FC0E79">
        <w:rPr>
          <w:noProof/>
        </w:rPr>
        <w:t>(He &amp; Garcia, 2009)</w:t>
      </w:r>
      <w:r w:rsidR="00860320">
        <w:fldChar w:fldCharType="end"/>
      </w:r>
      <w:r w:rsidR="008B279E" w:rsidRPr="008B279E">
        <w:t>. As a result, the default argmax rule systematically favors majority class predictions, even when the minority class probabilities are clinically meaningful.</w:t>
      </w:r>
    </w:p>
    <w:p w14:paraId="7E4C4CC8" w14:textId="77777777" w:rsidR="00F40208" w:rsidRDefault="00F40208" w:rsidP="00805A1F"/>
    <w:p w14:paraId="1FC4D12A" w14:textId="22279A03" w:rsidR="00AF35C1" w:rsidRPr="00AF35C1" w:rsidRDefault="00DA4637" w:rsidP="00AF35C1">
      <w:pPr>
        <w:pStyle w:val="Style3"/>
      </w:pPr>
      <w:bookmarkStart w:id="47" w:name="_Toc197292363"/>
      <w:r w:rsidRPr="000F7CF0">
        <w:lastRenderedPageBreak/>
        <w:t>Evaluation Metrics</w:t>
      </w:r>
      <w:bookmarkEnd w:id="47"/>
    </w:p>
    <w:p w14:paraId="369FDC2F" w14:textId="77777777" w:rsidR="00860320" w:rsidRDefault="00860320" w:rsidP="00860320">
      <w:r>
        <w:t xml:space="preserve">The final tuned and calibrated models’ performance was assessed on a held-out test set. The </w:t>
      </w:r>
      <w:r w:rsidR="00AF35C1" w:rsidRPr="00AF35C1">
        <w:t>performance was assessed using a comprehensive set of evaluation metrics selected to address the</w:t>
      </w:r>
      <w:r w:rsidR="00AF35C1" w:rsidRPr="00AF35C1">
        <w:rPr>
          <w:rFonts w:eastAsiaTheme="majorEastAsia"/>
        </w:rPr>
        <w:t> imbalanced nature of the outcome classes</w:t>
      </w:r>
      <w:r w:rsidR="00AF35C1" w:rsidRPr="00AF35C1">
        <w:t xml:space="preserve">, particularly the underrepresentation of individuals with clinically significant OCD symptoms. Overall accuracy was not used as the sole performance indicator, as it can obscure poor detection of minority classes in imbalanced datasets (Saito &amp; </w:t>
      </w:r>
      <w:proofErr w:type="spellStart"/>
      <w:r w:rsidR="00AF35C1" w:rsidRPr="00AF35C1">
        <w:t>Rehmsmeier</w:t>
      </w:r>
      <w:proofErr w:type="spellEnd"/>
      <w:r w:rsidR="00AF35C1" w:rsidRPr="00AF35C1">
        <w:t xml:space="preserve">, 2015). </w:t>
      </w:r>
    </w:p>
    <w:p w14:paraId="11E595DC" w14:textId="5EA337C8" w:rsidR="00AF35C1" w:rsidRDefault="00AF35C1" w:rsidP="001678A6">
      <w:pPr>
        <w:ind w:firstLine="720"/>
      </w:pPr>
      <w:r w:rsidRPr="00AF35C1">
        <w:t>Instead, a</w:t>
      </w:r>
      <w:r w:rsidRPr="00AF35C1">
        <w:rPr>
          <w:rFonts w:eastAsiaTheme="majorEastAsia"/>
        </w:rPr>
        <w:t> multidimensional evaluation strategy </w:t>
      </w:r>
      <w:r w:rsidRPr="00AF35C1">
        <w:t>was implemented. The</w:t>
      </w:r>
      <w:r w:rsidRPr="00AF35C1">
        <w:rPr>
          <w:rFonts w:eastAsiaTheme="majorEastAsia"/>
        </w:rPr>
        <w:t> caret </w:t>
      </w:r>
      <w:r w:rsidRPr="00AF35C1">
        <w:t>package was used to compute</w:t>
      </w:r>
      <w:r w:rsidRPr="00AF35C1">
        <w:rPr>
          <w:rFonts w:eastAsiaTheme="majorEastAsia"/>
        </w:rPr>
        <w:t> confusion matrices </w:t>
      </w:r>
      <w:r w:rsidRPr="00AF35C1">
        <w:t>and extract key metrics, including</w:t>
      </w:r>
      <w:r w:rsidRPr="00AF35C1">
        <w:rPr>
          <w:rFonts w:eastAsiaTheme="majorEastAsia"/>
        </w:rPr>
        <w:t> balanced accuracy</w:t>
      </w:r>
      <w:r w:rsidRPr="00AF35C1">
        <w:t>,</w:t>
      </w:r>
      <w:r w:rsidRPr="00AF35C1">
        <w:rPr>
          <w:rFonts w:eastAsiaTheme="majorEastAsia"/>
        </w:rPr>
        <w:t> sensitivity</w:t>
      </w:r>
      <w:r w:rsidRPr="00AF35C1">
        <w:t>,</w:t>
      </w:r>
      <w:r w:rsidRPr="00AF35C1">
        <w:rPr>
          <w:rFonts w:eastAsiaTheme="majorEastAsia"/>
        </w:rPr>
        <w:t> specificity</w:t>
      </w:r>
      <w:r w:rsidRPr="00AF35C1">
        <w:t>, and</w:t>
      </w:r>
      <w:r w:rsidRPr="00AF35C1">
        <w:rPr>
          <w:rFonts w:eastAsiaTheme="majorEastAsia"/>
        </w:rPr>
        <w:t> positive predictive value </w:t>
      </w:r>
      <w:r w:rsidRPr="00AF35C1">
        <w:t>for each class</w:t>
      </w:r>
      <w:r w:rsidR="00574C63">
        <w:t xml:space="preserve"> </w:t>
      </w:r>
      <w:r w:rsidR="00574C63" w:rsidRPr="00AF35C1">
        <w:t>(Kuhn, 2008)</w:t>
      </w:r>
      <w:r w:rsidRPr="00AF35C1">
        <w:t xml:space="preserve">. </w:t>
      </w:r>
      <w:r w:rsidRPr="004939E9">
        <w:rPr>
          <w:rFonts w:eastAsiaTheme="majorEastAsia"/>
        </w:rPr>
        <w:t>Balanced accuracy </w:t>
      </w:r>
      <w:r w:rsidRPr="004939E9">
        <w:t>was used to account for class imbalance by averaging sensitivity and specificity (true negative rate) for each class, providing a more equitable evaluation of performance</w:t>
      </w:r>
      <w:r w:rsidRPr="00AF35C1">
        <w:t xml:space="preserve"> (Brodersen et al., 2010).</w:t>
      </w:r>
      <w:r w:rsidRPr="00AF35C1">
        <w:rPr>
          <w:rFonts w:eastAsiaTheme="majorEastAsia"/>
        </w:rPr>
        <w:t> Precision, recall, and F1 scores </w:t>
      </w:r>
      <w:r w:rsidRPr="00AF35C1">
        <w:t>were calculated for each class using the</w:t>
      </w:r>
      <w:r w:rsidRPr="00AF35C1">
        <w:rPr>
          <w:rFonts w:eastAsiaTheme="majorEastAsia"/>
        </w:rPr>
        <w:t xml:space="preserve"> </w:t>
      </w:r>
      <w:proofErr w:type="spellStart"/>
      <w:r w:rsidRPr="00AF35C1">
        <w:rPr>
          <w:rFonts w:eastAsiaTheme="majorEastAsia"/>
        </w:rPr>
        <w:t>MLmetrics</w:t>
      </w:r>
      <w:proofErr w:type="spellEnd"/>
      <w:r w:rsidRPr="00AF35C1">
        <w:rPr>
          <w:rFonts w:eastAsiaTheme="majorEastAsia"/>
        </w:rPr>
        <w:t xml:space="preserve"> </w:t>
      </w:r>
      <w:r w:rsidRPr="00AF35C1">
        <w:t xml:space="preserve">package </w:t>
      </w:r>
      <w:r w:rsidR="00574C63" w:rsidRPr="00AF35C1">
        <w:t>(Yan, 2016)</w:t>
      </w:r>
      <w:r w:rsidRPr="004939E9">
        <w:t>.</w:t>
      </w:r>
      <w:r w:rsidRPr="00AF35C1">
        <w:t xml:space="preserve"> </w:t>
      </w:r>
      <w:r w:rsidRPr="004939E9">
        <w:t>Precision reflects the proportion of true positives among all positive predictions, while recall captures the proportion of actual positives correctly identified. The F1 score, defined as the harmonic mean of precision and recall, offers a balanced measure of classification performance that is particularly valuable when the costs of false positives and false negatives are asymmetric.</w:t>
      </w:r>
      <w:r w:rsidR="00860320">
        <w:t xml:space="preserve"> </w:t>
      </w:r>
      <w:r w:rsidRPr="00AF35C1">
        <w:t>To assess the model's ability to discriminate between classes,</w:t>
      </w:r>
      <w:r w:rsidRPr="00AF35C1">
        <w:rPr>
          <w:rFonts w:eastAsiaTheme="majorEastAsia"/>
        </w:rPr>
        <w:t> </w:t>
      </w:r>
      <w:r w:rsidRPr="004939E9">
        <w:t>the</w:t>
      </w:r>
      <w:r w:rsidRPr="004939E9">
        <w:rPr>
          <w:rFonts w:eastAsiaTheme="majorEastAsia"/>
        </w:rPr>
        <w:t> Area Under the Receiver Operating Characteristic Curve (AUC-ROC) </w:t>
      </w:r>
      <w:r w:rsidRPr="004939E9">
        <w:t>was computed using a</w:t>
      </w:r>
      <w:r w:rsidRPr="004939E9">
        <w:rPr>
          <w:rFonts w:eastAsiaTheme="majorEastAsia"/>
        </w:rPr>
        <w:t> </w:t>
      </w:r>
      <w:proofErr w:type="spellStart"/>
      <w:r w:rsidRPr="004939E9">
        <w:rPr>
          <w:rFonts w:eastAsiaTheme="majorEastAsia"/>
        </w:rPr>
        <w:t>OvR</w:t>
      </w:r>
      <w:proofErr w:type="spellEnd"/>
      <w:r w:rsidRPr="00AF35C1">
        <w:rPr>
          <w:rFonts w:eastAsiaTheme="majorEastAsia"/>
        </w:rPr>
        <w:t xml:space="preserve"> </w:t>
      </w:r>
      <w:r w:rsidRPr="004939E9">
        <w:t>approach</w:t>
      </w:r>
      <w:r w:rsidRPr="00AF35C1">
        <w:t xml:space="preserve"> with the</w:t>
      </w:r>
      <w:r w:rsidRPr="00AF35C1">
        <w:rPr>
          <w:rFonts w:eastAsiaTheme="majorEastAsia"/>
        </w:rPr>
        <w:t> </w:t>
      </w:r>
      <w:proofErr w:type="spellStart"/>
      <w:r w:rsidRPr="00AF35C1">
        <w:rPr>
          <w:rFonts w:eastAsiaTheme="majorEastAsia"/>
        </w:rPr>
        <w:t>pROC</w:t>
      </w:r>
      <w:proofErr w:type="spellEnd"/>
      <w:r w:rsidRPr="00AF35C1">
        <w:rPr>
          <w:rFonts w:eastAsiaTheme="majorEastAsia"/>
        </w:rPr>
        <w:t> </w:t>
      </w:r>
      <w:r w:rsidRPr="00AF35C1">
        <w:t xml:space="preserve">package (Robin et al., 2011). These metrics visualize and quantify the trade-off between sensitivity and specificity across thresholds and offer insight into the model’s separability across all classes. </w:t>
      </w:r>
    </w:p>
    <w:p w14:paraId="309F704C" w14:textId="77777777" w:rsidR="00F40208" w:rsidRPr="00AF35C1" w:rsidRDefault="00F40208" w:rsidP="001678A6">
      <w:pPr>
        <w:ind w:firstLine="720"/>
      </w:pPr>
    </w:p>
    <w:p w14:paraId="6B09B7DC" w14:textId="1CB026F6" w:rsidR="00F678DB" w:rsidRPr="00F678DB" w:rsidRDefault="00664F97" w:rsidP="00F678DB">
      <w:pPr>
        <w:pStyle w:val="Style3"/>
      </w:pPr>
      <w:bookmarkStart w:id="48" w:name="_Toc197292364"/>
      <w:r>
        <w:t xml:space="preserve">Permutation </w:t>
      </w:r>
      <w:r w:rsidR="00F678DB">
        <w:t>Based Significance Testing</w:t>
      </w:r>
      <w:bookmarkEnd w:id="48"/>
    </w:p>
    <w:p w14:paraId="0E0697CB" w14:textId="14FD4124" w:rsidR="00A865F3" w:rsidRPr="00A865F3" w:rsidRDefault="00F678DB" w:rsidP="00A865F3">
      <w:r w:rsidRPr="00F678DB">
        <w:t>To evaluate whether the model's performance exceeded what could be expected by chance, a</w:t>
      </w:r>
      <w:r w:rsidRPr="00F678DB">
        <w:rPr>
          <w:rFonts w:eastAsiaTheme="majorEastAsia"/>
        </w:rPr>
        <w:t> permutation test </w:t>
      </w:r>
      <w:r w:rsidRPr="00F678DB">
        <w:t xml:space="preserve">was conducted following established methods for assessing statistical significance in predictive modeling </w:t>
      </w:r>
      <w:r w:rsidRPr="00F678DB">
        <w:fldChar w:fldCharType="begin"/>
      </w:r>
      <w:r w:rsidR="006E215B">
        <w:instrText xml:space="preserve"> ADDIN ZOTERO_ITEM CSL_CITATION {"citationID":"hrjAB5Da","properties":{"formattedCitation":"(Good, 2000; Ojala &amp; Garriga, 2009)","plainCitation":"(Good, 2000; Ojala &amp; Garriga, 2009)","noteIndex":0},"citationItems":[{"id":4467,"uris":["http://zotero.org/users/13126831/items/Y9WHZFJN"],"itemData":{"id":4467,"type":"book","collection-title":"Springer Series in Statistics","event-place":"New York, NY","ISBN":"978-1-4757-3237-5","license":"http://www.springer.com/tdm","note":"DOI: 10.1007/978-1-4757-3235-1","publisher":"Springer","publisher-place":"New York, NY","source":"DOI.org (Crossref)","title":"Permutation Tests","URL":"http://link.springer.com/10.1007/978-1-4757-3235-1","author":[{"family":"Good","given":"Phillip"}],"accessed":{"date-parts":[["2025",4,20]]},"issued":{"date-parts":[["2000"]]},"citation-key":"goodPermutationTests2000"},"label":"page"},{"id":4508,"uris":["http://zotero.org/users/13126831/items/3AGIWA9X"],"itemData":{"id":4508,"type":"paper-conference","abstract":"We explore the framework of permutation-based p-values for assessing the performance of classiﬁers. In this paper we study two simple permutation tests. The ﬁrst test assess whether the classiﬁer has found a real class structure in the data; the corresponding null distribution is estimated by permuting the labels in the data. This test has been used extensively in classiﬁcation problems in computational biology. The second test studies whether the classiﬁer is exploiting the dependency between the features in classiﬁcation; the corresponding null distribution is estimated by permuting the features within classes, inspired by restricted randomization techniques traditionally used in statistics. This new test can serve to identify descriptive features which can be valuable information in improving the classiﬁer performance. We study the properties of these tests and present an extensive empirical evaluation on real and synthetic data. Our analysis shows that studying the classiﬁer performance via permutation tests is effective. In particular, the restricted permutation test clearly reveals whether the classiﬁer exploits the interdependency between the features in the data.","container-title":"2009 Ninth IEEE International Conference on Data Mining","DOI":"10.1109/ICDM.2009.108","event-place":"Miami Beach, FL, USA","event-title":"2009 Ninth IEEE International Conference on Data Mining (ICDM)","ISBN":"978-1-4244-5242-2","language":"en","page":"908-913","publisher":"IEEE","publisher-place":"Miami Beach, FL, USA","source":"DOI.org (Crossref)","title":"Permutation Tests for Studying Classifier Performance","URL":"http://ieeexplore.ieee.org/document/5360332/","author":[{"family":"Ojala","given":"Markus"},{"family":"Garriga","given":"Gemma C."}],"accessed":{"date-parts":[["2025",4,20]]},"issued":{"date-parts":[["2009",12]]},"citation-key":"ojalaPermutationTestsStudying2009"},"label":"page"}],"schema":"https://github.com/citation-style-language/schema/raw/master/csl-citation.json"} </w:instrText>
      </w:r>
      <w:r w:rsidRPr="00F678DB">
        <w:fldChar w:fldCharType="separate"/>
      </w:r>
      <w:r w:rsidR="00FC0E79">
        <w:t>(Good, 2000; Ojala &amp; Garriga, 2009)</w:t>
      </w:r>
      <w:r w:rsidRPr="00F678DB">
        <w:fldChar w:fldCharType="end"/>
      </w:r>
      <w:r w:rsidRPr="00F678DB">
        <w:t>. This non-parametric approach involves disrupting the relationship between input features and class labels while preserving the underlying feature distributions.</w:t>
      </w:r>
      <w:r w:rsidR="00A865F3" w:rsidRPr="00A865F3">
        <w:t xml:space="preserve"> </w:t>
      </w:r>
      <w:r w:rsidR="00A865F3" w:rsidRPr="00F678DB">
        <w:t xml:space="preserve">For computational efficiency, hyperparameter tuning </w:t>
      </w:r>
      <w:r w:rsidR="00A865F3" w:rsidRPr="00A865F3">
        <w:t xml:space="preserve">was performed once using the original labels and fixed for all permutation iterations. This </w:t>
      </w:r>
      <w:r w:rsidR="00A865F3" w:rsidRPr="00A865F3">
        <w:lastRenderedPageBreak/>
        <w:t xml:space="preserve">approach may slightly underestimate the variance in the null distribution </w:t>
      </w:r>
      <w:r w:rsidR="00A865F3" w:rsidRPr="00A865F3">
        <w:fldChar w:fldCharType="begin"/>
      </w:r>
      <w:r w:rsidR="006E215B">
        <w:instrText xml:space="preserve"> ADDIN ZOTERO_ITEM CSL_CITATION {"citationID":"d8fRFn94","properties":{"formattedCitation":"(Ojala &amp; Garriga, 2009)","plainCitation":"(Ojala &amp; Garriga, 2009)","noteIndex":0},"citationItems":[{"id":4508,"uris":["http://zotero.org/users/13126831/items/3AGIWA9X"],"itemData":{"id":4508,"type":"paper-conference","abstract":"We explore the framework of permutation-based p-values for assessing the performance of classiﬁers. In this paper we study two simple permutation tests. The ﬁrst test assess whether the classiﬁer has found a real class structure in the data; the corresponding null distribution is estimated by permuting the labels in the data. This test has been used extensively in classiﬁcation problems in computational biology. The second test studies whether the classiﬁer is exploiting the dependency between the features in classiﬁcation; the corresponding null distribution is estimated by permuting the features within classes, inspired by restricted randomization techniques traditionally used in statistics. This new test can serve to identify descriptive features which can be valuable information in improving the classiﬁer performance. We study the properties of these tests and present an extensive empirical evaluation on real and synthetic data. Our analysis shows that studying the classiﬁer performance via permutation tests is effective. In particular, the restricted permutation test clearly reveals whether the classiﬁer exploits the interdependency between the features in the data.","container-title":"2009 Ninth IEEE International Conference on Data Mining","DOI":"10.1109/ICDM.2009.108","event-place":"Miami Beach, FL, USA","event-title":"2009 Ninth IEEE International Conference on Data Mining (ICDM)","ISBN":"978-1-4244-5242-2","language":"en","page":"908-913","publisher":"IEEE","publisher-place":"Miami Beach, FL, USA","source":"DOI.org (Crossref)","title":"Permutation Tests for Studying Classifier Performance","URL":"http://ieeexplore.ieee.org/document/5360332/","author":[{"family":"Ojala","given":"Markus"},{"family":"Garriga","given":"Gemma C."}],"accessed":{"date-parts":[["2025",4,20]]},"issued":{"date-parts":[["2009",12]]},"citation-key":"ojalaPermutationTestsStudying2009"}}],"schema":"https://github.com/citation-style-language/schema/raw/master/csl-citation.json"} </w:instrText>
      </w:r>
      <w:r w:rsidR="00A865F3" w:rsidRPr="00A865F3">
        <w:fldChar w:fldCharType="separate"/>
      </w:r>
      <w:r w:rsidR="00FC0E79">
        <w:t>(Ojala &amp; Garriga, 2009)</w:t>
      </w:r>
      <w:r w:rsidR="00A865F3" w:rsidRPr="00A865F3">
        <w:fldChar w:fldCharType="end"/>
      </w:r>
      <w:r w:rsidR="00A865F3" w:rsidRPr="00A865F3">
        <w:t>.</w:t>
      </w:r>
    </w:p>
    <w:p w14:paraId="6AF71C65" w14:textId="7F9B0F4D" w:rsidR="00F678DB" w:rsidRPr="00A865F3" w:rsidRDefault="00A865F3" w:rsidP="00A865F3">
      <w:pPr>
        <w:ind w:firstLine="720"/>
      </w:pPr>
      <w:r w:rsidRPr="00A865F3">
        <w:t>To simulate the null hypothesis of no association between features and target labels, class labels in the held-out test set were randomly permuted 1,000 times.</w:t>
      </w:r>
      <w:r w:rsidR="00F678DB" w:rsidRPr="00F678DB">
        <w:t xml:space="preserve"> For each permutation, the trained </w:t>
      </w:r>
      <w:proofErr w:type="spellStart"/>
      <w:r w:rsidR="00F678DB" w:rsidRPr="00F678DB">
        <w:t>XGBoost</w:t>
      </w:r>
      <w:proofErr w:type="spellEnd"/>
      <w:r w:rsidR="00F678DB" w:rsidRPr="00F678DB">
        <w:t xml:space="preserve"> model was used to generate predicted class probabilities, which were </w:t>
      </w:r>
      <w:proofErr w:type="spellStart"/>
      <w:r w:rsidR="00F678DB" w:rsidRPr="00F678DB">
        <w:t>thresholded</w:t>
      </w:r>
      <w:proofErr w:type="spellEnd"/>
      <w:r w:rsidR="00F678DB" w:rsidRPr="00F678DB">
        <w:t xml:space="preserve"> using the previously calibrated class-specific thresholds. These </w:t>
      </w:r>
      <w:proofErr w:type="spellStart"/>
      <w:r w:rsidR="00F678DB" w:rsidRPr="00F678DB">
        <w:t>thresholded</w:t>
      </w:r>
      <w:proofErr w:type="spellEnd"/>
      <w:r w:rsidR="00F678DB" w:rsidRPr="00F678DB">
        <w:t xml:space="preserve"> outputs were then converted into class predictions. The</w:t>
      </w:r>
      <w:r w:rsidR="00F678DB" w:rsidRPr="00F678DB">
        <w:rPr>
          <w:rFonts w:eastAsiaTheme="majorEastAsia"/>
        </w:rPr>
        <w:t> classification accuracy </w:t>
      </w:r>
      <w:r w:rsidR="00F678DB" w:rsidRPr="00F678DB">
        <w:t>was computed for each of the 1,000 permutations, producing a null distribution of accuracies expected under chance. The</w:t>
      </w:r>
      <w:r w:rsidR="00F678DB" w:rsidRPr="00F678DB">
        <w:rPr>
          <w:rFonts w:eastAsiaTheme="majorEastAsia"/>
        </w:rPr>
        <w:t> observed accuracy</w:t>
      </w:r>
      <w:r w:rsidR="00F678DB" w:rsidRPr="00F678DB">
        <w:t>, obtained using the true (non-permuted) labels, was then compared against this null distribution. A</w:t>
      </w:r>
      <w:r w:rsidR="00F678DB" w:rsidRPr="00F678DB">
        <w:rPr>
          <w:rFonts w:eastAsiaTheme="majorEastAsia"/>
        </w:rPr>
        <w:t> permutation-based p-value </w:t>
      </w:r>
      <w:r w:rsidR="00F678DB" w:rsidRPr="00F678DB">
        <w:t>was calculated as the proportion of permuted accuracies that were greater than or equal to the observed accuracy, providing a robust estimate of statistical significance without assuming distributional properties of the data.</w:t>
      </w:r>
      <w:r w:rsidR="00F678DB">
        <w:t xml:space="preserve"> </w:t>
      </w:r>
      <w:r w:rsidR="00F678DB" w:rsidRPr="00F678DB">
        <w:t>A density plot was generated to visualize the null distribution, with the observed accuracy overlaid as a vertical reference line, highlighting its deviation from the permutation-based baseline.</w:t>
      </w:r>
    </w:p>
    <w:p w14:paraId="72CBAFF8" w14:textId="77777777" w:rsidR="00A865F3" w:rsidRDefault="00A865F3">
      <w:pPr>
        <w:spacing w:line="240" w:lineRule="auto"/>
        <w:rPr>
          <w:rFonts w:eastAsiaTheme="majorEastAsia" w:cstheme="majorBidi"/>
          <w:b/>
          <w:color w:val="000000" w:themeColor="text1"/>
          <w:szCs w:val="40"/>
        </w:rPr>
      </w:pPr>
      <w:r>
        <w:br w:type="page"/>
      </w:r>
    </w:p>
    <w:p w14:paraId="5D8B7459" w14:textId="204A4B14" w:rsidR="00F40208" w:rsidRDefault="009520BB" w:rsidP="003E72D0">
      <w:pPr>
        <w:pStyle w:val="Style1"/>
      </w:pPr>
      <w:bookmarkStart w:id="49" w:name="_Toc197292365"/>
      <w:r>
        <w:lastRenderedPageBreak/>
        <w:t>Result</w:t>
      </w:r>
      <w:bookmarkEnd w:id="46"/>
      <w:r w:rsidR="00713937">
        <w:t>s</w:t>
      </w:r>
      <w:bookmarkEnd w:id="49"/>
    </w:p>
    <w:p w14:paraId="75585959" w14:textId="16928C59" w:rsidR="000E4C7E" w:rsidRPr="000E4C7E" w:rsidRDefault="000E4C7E" w:rsidP="000E4C7E">
      <w:pPr>
        <w:pStyle w:val="Style2"/>
      </w:pPr>
      <w:bookmarkStart w:id="50" w:name="_Toc197292366"/>
      <w:r w:rsidRPr="000E4C7E">
        <w:t>Symptom Score Distribution and Baseline Model</w:t>
      </w:r>
      <w:r>
        <w:t>s</w:t>
      </w:r>
      <w:bookmarkEnd w:id="50"/>
    </w:p>
    <w:p w14:paraId="1F2836FA" w14:textId="175F5E07" w:rsidR="00746270" w:rsidRPr="00846DFD" w:rsidRDefault="00846DFD" w:rsidP="00846DFD">
      <w:r w:rsidRPr="00846DFD">
        <w:t>The distribution of internalizing symptom scores was examined for both the CBCL and BPM scales (</w:t>
      </w:r>
      <w:r w:rsidRPr="00846DFD">
        <w:rPr>
          <w:color w:val="D86DCB" w:themeColor="accent5" w:themeTint="99"/>
        </w:rPr>
        <w:t>Figure A</w:t>
      </w:r>
      <w:r w:rsidRPr="00846DFD">
        <w:t xml:space="preserve">). Both measures exhibited strong positive skew, with </w:t>
      </w:r>
      <w:proofErr w:type="gramStart"/>
      <w:r w:rsidRPr="00846DFD">
        <w:t>the majority of</w:t>
      </w:r>
      <w:proofErr w:type="gramEnd"/>
      <w:r w:rsidRPr="00846DFD">
        <w:t xml:space="preserve"> participants falling within the normal range (T &lt; 65) and relatively few classified in the borderline (65–69) or clinical (≥70) ranges. This skew was more pronounced in the BPM distribution, which demonstrated a sharp mode near the normative threshold, highlighting the </w:t>
      </w:r>
      <w:r w:rsidRPr="00AF38F3">
        <w:t xml:space="preserve">low prevalence of clinical internalizing symptoms in the sample. </w:t>
      </w:r>
      <w:r w:rsidR="00AF38F3">
        <w:t>Y</w:t>
      </w:r>
      <w:r w:rsidRPr="00AF38F3">
        <w:t>outh</w:t>
      </w:r>
      <w:r w:rsidRPr="00846DFD">
        <w:t xml:space="preserve">-reported internalizing scores had a mean of 53.10 (SD = 5.13), ranging from 50 to 75. Parent-reported scores had a mean of 46.37 (SD = 9.87), with a </w:t>
      </w:r>
      <w:r>
        <w:t xml:space="preserve">wider </w:t>
      </w:r>
      <w:r w:rsidRPr="00846DFD">
        <w:t>range of 33 to 90.</w:t>
      </w:r>
    </w:p>
    <w:p w14:paraId="14DF730C" w14:textId="77777777" w:rsidR="00426923" w:rsidRDefault="00426923" w:rsidP="0085206F">
      <w:pPr>
        <w:rPr>
          <w:color w:val="000000" w:themeColor="text1"/>
        </w:rPr>
      </w:pPr>
    </w:p>
    <w:p w14:paraId="4F4894F1" w14:textId="77777777" w:rsidR="00CF199D" w:rsidRDefault="00CF199D" w:rsidP="00CF199D">
      <w:pPr>
        <w:rPr>
          <w:i/>
          <w:iCs/>
        </w:rPr>
      </w:pPr>
      <w:commentRangeStart w:id="51"/>
      <w:r w:rsidRPr="008C3BAD">
        <w:rPr>
          <w:i/>
          <w:iCs/>
          <w:color w:val="D86DCB" w:themeColor="accent5" w:themeTint="99"/>
        </w:rPr>
        <w:t>Figure A</w:t>
      </w:r>
      <w:r w:rsidRPr="0085206F">
        <w:rPr>
          <w:i/>
          <w:iCs/>
        </w:rPr>
        <w:t xml:space="preserve">. </w:t>
      </w:r>
      <w:commentRangeEnd w:id="51"/>
      <w:r>
        <w:rPr>
          <w:rStyle w:val="CommentReference"/>
        </w:rPr>
        <w:commentReference w:id="51"/>
      </w:r>
      <w:r w:rsidRPr="0085206F">
        <w:rPr>
          <w:i/>
          <w:iCs/>
        </w:rPr>
        <w:t>Distribution of Outcome Variable: internalizing symptom T-scores for parent- and child-reported measures.</w:t>
      </w:r>
    </w:p>
    <w:p w14:paraId="2E86CBE0" w14:textId="77777777" w:rsidR="00CF199D" w:rsidRPr="005B377B" w:rsidRDefault="00CF199D" w:rsidP="00CF199D">
      <w:pPr>
        <w:pStyle w:val="ListParagraph"/>
        <w:numPr>
          <w:ilvl w:val="0"/>
          <w:numId w:val="4"/>
        </w:numPr>
        <w:rPr>
          <w:i/>
          <w:iCs/>
        </w:rPr>
      </w:pPr>
      <w:r w:rsidRPr="005B377B">
        <w:rPr>
          <w:i/>
          <w:iCs/>
        </w:rPr>
        <w:t xml:space="preserve">                                                             </w:t>
      </w:r>
      <w:r>
        <w:rPr>
          <w:i/>
          <w:iCs/>
        </w:rPr>
        <w:t xml:space="preserve">    </w:t>
      </w:r>
      <w:r w:rsidRPr="005B377B">
        <w:rPr>
          <w:i/>
          <w:iCs/>
        </w:rPr>
        <w:t xml:space="preserve">        b)</w:t>
      </w:r>
    </w:p>
    <w:p w14:paraId="0448208D" w14:textId="77777777" w:rsidR="00CF199D" w:rsidRPr="00721BEE" w:rsidRDefault="00CF199D" w:rsidP="00CF199D">
      <w:pPr>
        <w:rPr>
          <w:color w:val="000000" w:themeColor="text1"/>
        </w:rPr>
      </w:pPr>
      <w:r>
        <w:rPr>
          <w:noProof/>
          <w:color w:val="000000" w:themeColor="text1"/>
          <w14:ligatures w14:val="standardContextual"/>
        </w:rPr>
        <w:drawing>
          <wp:inline distT="0" distB="0" distL="0" distR="0" wp14:anchorId="7A35F129" wp14:editId="02719C86">
            <wp:extent cx="5943600" cy="3172883"/>
            <wp:effectExtent l="0" t="0" r="0" b="2540"/>
            <wp:docPr id="176440451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04510" name="Picture 1764404510"/>
                    <pic:cNvPicPr/>
                  </pic:nvPicPr>
                  <pic:blipFill rotWithShape="1">
                    <a:blip r:embed="rId20"/>
                    <a:srcRect t="14587"/>
                    <a:stretch/>
                  </pic:blipFill>
                  <pic:spPr bwMode="auto">
                    <a:xfrm>
                      <a:off x="0" y="0"/>
                      <a:ext cx="5943600" cy="3172883"/>
                    </a:xfrm>
                    <a:prstGeom prst="rect">
                      <a:avLst/>
                    </a:prstGeom>
                    <a:ln>
                      <a:noFill/>
                    </a:ln>
                    <a:extLst>
                      <a:ext uri="{53640926-AAD7-44D8-BBD7-CCE9431645EC}">
                        <a14:shadowObscured xmlns:a14="http://schemas.microsoft.com/office/drawing/2010/main"/>
                      </a:ext>
                    </a:extLst>
                  </pic:spPr>
                </pic:pic>
              </a:graphicData>
            </a:graphic>
          </wp:inline>
        </w:drawing>
      </w:r>
    </w:p>
    <w:p w14:paraId="7B463412" w14:textId="108F099A" w:rsidR="00CF199D" w:rsidRDefault="00CF199D" w:rsidP="0085206F">
      <w:pPr>
        <w:rPr>
          <w:i/>
          <w:iCs/>
        </w:rPr>
      </w:pPr>
      <w:r>
        <w:rPr>
          <w:i/>
          <w:iCs/>
        </w:rPr>
        <w:t xml:space="preserve">Note: </w:t>
      </w:r>
      <w:r w:rsidRPr="00426923">
        <w:t>Density plots showing the distribution of internalizing T-scores derived from the (a) parent-reported CBCL (green) and (b) child-reported BPM (purple)</w:t>
      </w:r>
      <w:r w:rsidR="00B21868">
        <w:t xml:space="preserve">. </w:t>
      </w:r>
      <w:r w:rsidR="00B21868" w:rsidRPr="00B21868">
        <w:rPr>
          <w:color w:val="8DD873" w:themeColor="accent6" w:themeTint="99"/>
        </w:rPr>
        <w:t>N=6560</w:t>
      </w:r>
    </w:p>
    <w:p w14:paraId="2A81EF23" w14:textId="77777777" w:rsidR="00426923" w:rsidRDefault="00426923" w:rsidP="0085206F">
      <w:pPr>
        <w:rPr>
          <w:i/>
          <w:iCs/>
        </w:rPr>
      </w:pPr>
    </w:p>
    <w:p w14:paraId="23C63821" w14:textId="77777777" w:rsidR="003D7529" w:rsidRDefault="003D7529" w:rsidP="00E731D6">
      <w:pPr>
        <w:rPr>
          <w:rFonts w:eastAsiaTheme="majorEastAsia"/>
        </w:rPr>
      </w:pPr>
    </w:p>
    <w:p w14:paraId="45614B81" w14:textId="77777777" w:rsidR="003D7529" w:rsidRDefault="003D7529" w:rsidP="00E731D6">
      <w:pPr>
        <w:rPr>
          <w:rFonts w:eastAsiaTheme="majorEastAsia"/>
        </w:rPr>
      </w:pPr>
    </w:p>
    <w:p w14:paraId="74AEDCC2" w14:textId="77777777" w:rsidR="00902A03" w:rsidRPr="00902A03" w:rsidRDefault="00902A03" w:rsidP="00902A03">
      <w:pPr>
        <w:ind w:firstLine="720"/>
      </w:pPr>
      <w:r w:rsidRPr="00902A03">
        <w:t>As summarized in Table A, model performance under the default configuration—without class weighting, hyperparameter tuning, or threshold calibration—was near chance level for both models.</w:t>
      </w:r>
      <w:r w:rsidRPr="00902A03">
        <w:rPr>
          <w:rFonts w:eastAsiaTheme="majorEastAsia"/>
        </w:rPr>
        <w:t> Overall accuracy was low (CBCL: 33.3%; BPM: 31.4%)</w:t>
      </w:r>
      <w:r w:rsidRPr="00902A03">
        <w:t>, closely mirroring the expected performance of a model making random predictions across three categories (healthy, borderline, clinical).</w:t>
      </w:r>
      <w:r w:rsidRPr="00902A03">
        <w:rPr>
          <w:rFonts w:eastAsiaTheme="majorEastAsia"/>
        </w:rPr>
        <w:t> Cohen’s kappa values were negative or near zero (CBCL: –0.0074; BPM: –0.0136)</w:t>
      </w:r>
      <w:r w:rsidRPr="00902A03">
        <w:t>, indicating no meaningful agreement between predicted and actual classifications.</w:t>
      </w:r>
      <w:r w:rsidRPr="00902A03">
        <w:rPr>
          <w:rFonts w:eastAsiaTheme="majorEastAsia"/>
        </w:rPr>
        <w:t> Balanced accuracy was similarly poor (CBCL: 49.4%; BPM: 47.5%)</w:t>
      </w:r>
      <w:r w:rsidRPr="00902A03">
        <w:t>, and class-level sensitivity for the borderline (CBCL: 28.6%; BPM: 22.7%) and clinical groups (CBCL: 41.7%; BPM: 38.9%) remained limited. These findings suggest that the base models lacked both discriminative ability and clinical utility.</w:t>
      </w:r>
    </w:p>
    <w:p w14:paraId="73580425" w14:textId="7DE99562" w:rsidR="00902A03" w:rsidRPr="00902A03" w:rsidRDefault="00902A03" w:rsidP="00902A03">
      <w:pPr>
        <w:ind w:firstLine="720"/>
      </w:pPr>
      <w:r w:rsidRPr="00902A03">
        <w:t>Applying class weights yielded only modest improvements.</w:t>
      </w:r>
      <w:r w:rsidRPr="00902A03">
        <w:rPr>
          <w:rFonts w:eastAsiaTheme="majorEastAsia"/>
        </w:rPr>
        <w:t> Accuracy remained nearly identical to the default models</w:t>
      </w:r>
      <w:r>
        <w:rPr>
          <w:rFonts w:eastAsiaTheme="majorEastAsia"/>
        </w:rPr>
        <w:t xml:space="preserve">, </w:t>
      </w:r>
      <w:r w:rsidRPr="00902A03">
        <w:t>and while</w:t>
      </w:r>
      <w:r w:rsidRPr="00902A03">
        <w:rPr>
          <w:rFonts w:eastAsiaTheme="majorEastAsia"/>
        </w:rPr>
        <w:t> Cohen’s kappa improved slightly</w:t>
      </w:r>
      <w:r>
        <w:rPr>
          <w:rFonts w:eastAsiaTheme="majorEastAsia"/>
        </w:rPr>
        <w:t xml:space="preserve">, </w:t>
      </w:r>
      <w:r w:rsidRPr="00902A03">
        <w:t>it still indicated minimal agreement beyond chance.</w:t>
      </w:r>
      <w:r w:rsidRPr="00902A03">
        <w:rPr>
          <w:rFonts w:eastAsiaTheme="majorEastAsia"/>
        </w:rPr>
        <w:t> Balanced accuracy increased marginally</w:t>
      </w:r>
      <w:r>
        <w:rPr>
          <w:rFonts w:eastAsiaTheme="majorEastAsia"/>
        </w:rPr>
        <w:t xml:space="preserve">, </w:t>
      </w:r>
      <w:r w:rsidRPr="00902A03">
        <w:t xml:space="preserve">with some gains in sensitivity for borderline and clinical cases. However, these changes were insufficient to enable reliable classification of minority classes, suggesting that class reweighting alone could not compensate for the effects of class imbalance or </w:t>
      </w:r>
      <w:r w:rsidRPr="00E731D6">
        <w:rPr>
          <w:rFonts w:eastAsiaTheme="majorEastAsia"/>
        </w:rPr>
        <w:t>overlapping symptom profiles</w:t>
      </w:r>
      <w:r>
        <w:rPr>
          <w:rFonts w:eastAsiaTheme="majorEastAsia"/>
        </w:rPr>
        <w:t>.</w:t>
      </w:r>
    </w:p>
    <w:p w14:paraId="7AA41986" w14:textId="77777777" w:rsidR="00426923" w:rsidRPr="00CF199D" w:rsidRDefault="00426923" w:rsidP="00E731D6">
      <w:pPr>
        <w:rPr>
          <w:color w:val="000000" w:themeColor="text1"/>
        </w:rPr>
      </w:pPr>
    </w:p>
    <w:p w14:paraId="4203DC19" w14:textId="77777777" w:rsidR="00CF199D" w:rsidRPr="0008087D" w:rsidRDefault="00CF199D" w:rsidP="00CF199D">
      <w:pPr>
        <w:rPr>
          <w:i/>
          <w:iCs/>
        </w:rPr>
      </w:pPr>
      <w:r w:rsidRPr="008C3BAD">
        <w:rPr>
          <w:i/>
          <w:iCs/>
          <w:color w:val="D86DCB" w:themeColor="accent5" w:themeTint="99"/>
        </w:rPr>
        <w:t xml:space="preserve">Table A. </w:t>
      </w:r>
      <w:r w:rsidRPr="008A037B">
        <w:rPr>
          <w:i/>
          <w:iCs/>
        </w:rPr>
        <w:t xml:space="preserve">Classification Performance Metrics for Parent- and Self-Reported Internalizing Symptom Models Across Four </w:t>
      </w:r>
      <w:proofErr w:type="spellStart"/>
      <w:r w:rsidRPr="008A037B">
        <w:rPr>
          <w:i/>
          <w:iCs/>
        </w:rPr>
        <w:t>XGBoost</w:t>
      </w:r>
      <w:proofErr w:type="spellEnd"/>
      <w:r w:rsidRPr="008A037B">
        <w:rPr>
          <w:i/>
          <w:iCs/>
        </w:rPr>
        <w:t xml:space="preserve"> Configurations</w:t>
      </w:r>
    </w:p>
    <w:tbl>
      <w:tblPr>
        <w:tblStyle w:val="PlainTable2"/>
        <w:tblpPr w:leftFromText="187" w:rightFromText="187" w:vertAnchor="text" w:tblpY="1"/>
        <w:tblOverlap w:val="never"/>
        <w:tblW w:w="0" w:type="auto"/>
        <w:tblLook w:val="04A0" w:firstRow="1" w:lastRow="0" w:firstColumn="1" w:lastColumn="0" w:noHBand="0" w:noVBand="1"/>
      </w:tblPr>
      <w:tblGrid>
        <w:gridCol w:w="1395"/>
        <w:gridCol w:w="899"/>
        <w:gridCol w:w="916"/>
        <w:gridCol w:w="934"/>
        <w:gridCol w:w="1215"/>
        <w:gridCol w:w="899"/>
        <w:gridCol w:w="925"/>
        <w:gridCol w:w="949"/>
        <w:gridCol w:w="1228"/>
      </w:tblGrid>
      <w:tr w:rsidR="00CF199D" w:rsidRPr="00C10C5A" w14:paraId="659EBD13" w14:textId="77777777" w:rsidTr="00D47B52">
        <w:trPr>
          <w:cnfStyle w:val="100000000000" w:firstRow="1" w:lastRow="0" w:firstColumn="0" w:lastColumn="0" w:oddVBand="0" w:evenVBand="0" w:oddHBand="0"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339" w:type="dxa"/>
          </w:tcPr>
          <w:p w14:paraId="291F7676" w14:textId="77777777" w:rsidR="00CF199D" w:rsidRPr="00AC0628" w:rsidRDefault="00CF199D" w:rsidP="00D47B52">
            <w:pPr>
              <w:rPr>
                <w:sz w:val="21"/>
                <w:szCs w:val="21"/>
              </w:rPr>
            </w:pPr>
          </w:p>
        </w:tc>
        <w:tc>
          <w:tcPr>
            <w:tcW w:w="3968" w:type="dxa"/>
            <w:gridSpan w:val="4"/>
          </w:tcPr>
          <w:p w14:paraId="37105C5E" w14:textId="77777777" w:rsidR="00CF199D" w:rsidRPr="00AC0628" w:rsidRDefault="00CF199D" w:rsidP="00D47B52">
            <w:pPr>
              <w:cnfStyle w:val="100000000000" w:firstRow="1" w:lastRow="0" w:firstColumn="0" w:lastColumn="0" w:oddVBand="0" w:evenVBand="0" w:oddHBand="0" w:evenHBand="0" w:firstRowFirstColumn="0" w:firstRowLastColumn="0" w:lastRowFirstColumn="0" w:lastRowLastColumn="0"/>
              <w:rPr>
                <w:sz w:val="21"/>
                <w:szCs w:val="21"/>
              </w:rPr>
            </w:pPr>
            <w:r w:rsidRPr="00AC0628">
              <w:rPr>
                <w:sz w:val="21"/>
                <w:szCs w:val="21"/>
              </w:rPr>
              <w:t>CBCL</w:t>
            </w:r>
          </w:p>
        </w:tc>
        <w:tc>
          <w:tcPr>
            <w:tcW w:w="4043" w:type="dxa"/>
            <w:gridSpan w:val="4"/>
          </w:tcPr>
          <w:p w14:paraId="09B45147" w14:textId="77777777" w:rsidR="00CF199D" w:rsidRPr="00AC0628" w:rsidRDefault="00CF199D" w:rsidP="00D47B52">
            <w:pPr>
              <w:cnfStyle w:val="100000000000" w:firstRow="1" w:lastRow="0" w:firstColumn="0" w:lastColumn="0" w:oddVBand="0" w:evenVBand="0" w:oddHBand="0" w:evenHBand="0" w:firstRowFirstColumn="0" w:firstRowLastColumn="0" w:lastRowFirstColumn="0" w:lastRowLastColumn="0"/>
              <w:rPr>
                <w:sz w:val="21"/>
                <w:szCs w:val="21"/>
              </w:rPr>
            </w:pPr>
            <w:r w:rsidRPr="00AC0628">
              <w:rPr>
                <w:sz w:val="21"/>
                <w:szCs w:val="21"/>
              </w:rPr>
              <w:t>BPM</w:t>
            </w:r>
          </w:p>
        </w:tc>
      </w:tr>
      <w:tr w:rsidR="003E72D0" w:rsidRPr="00C10C5A" w14:paraId="67C5E98C" w14:textId="77777777" w:rsidTr="00DD30F8">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339" w:type="dxa"/>
            <w:tcBorders>
              <w:bottom w:val="nil"/>
            </w:tcBorders>
            <w:hideMark/>
          </w:tcPr>
          <w:p w14:paraId="15C86928" w14:textId="2EA6DC33" w:rsidR="00CF199D" w:rsidRPr="00AC0628" w:rsidRDefault="00DD30F8" w:rsidP="00D47B52">
            <w:pPr>
              <w:rPr>
                <w:b w:val="0"/>
                <w:bCs w:val="0"/>
                <w:sz w:val="21"/>
                <w:szCs w:val="21"/>
              </w:rPr>
            </w:pPr>
            <w:r>
              <w:rPr>
                <w:b w:val="0"/>
                <w:bCs w:val="0"/>
                <w:sz w:val="21"/>
                <w:szCs w:val="21"/>
              </w:rPr>
              <w:t xml:space="preserve">Model </w:t>
            </w:r>
            <w:r w:rsidR="00CF199D" w:rsidRPr="00AC0628">
              <w:rPr>
                <w:b w:val="0"/>
                <w:bCs w:val="0"/>
                <w:sz w:val="21"/>
                <w:szCs w:val="21"/>
              </w:rPr>
              <w:t>Configuration</w:t>
            </w:r>
          </w:p>
        </w:tc>
        <w:tc>
          <w:tcPr>
            <w:tcW w:w="837" w:type="dxa"/>
            <w:tcBorders>
              <w:bottom w:val="nil"/>
            </w:tcBorders>
            <w:hideMark/>
          </w:tcPr>
          <w:p w14:paraId="4476E28C"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Default</w:t>
            </w:r>
          </w:p>
        </w:tc>
        <w:tc>
          <w:tcPr>
            <w:tcW w:w="907" w:type="dxa"/>
            <w:tcBorders>
              <w:bottom w:val="nil"/>
            </w:tcBorders>
            <w:hideMark/>
          </w:tcPr>
          <w:p w14:paraId="1FDDE57C"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With Weights</w:t>
            </w:r>
          </w:p>
        </w:tc>
        <w:tc>
          <w:tcPr>
            <w:tcW w:w="956" w:type="dxa"/>
            <w:tcBorders>
              <w:bottom w:val="nil"/>
            </w:tcBorders>
            <w:hideMark/>
          </w:tcPr>
          <w:p w14:paraId="1EB98A9C"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Tuned + Argmax</w:t>
            </w:r>
          </w:p>
        </w:tc>
        <w:tc>
          <w:tcPr>
            <w:tcW w:w="1268" w:type="dxa"/>
            <w:tcBorders>
              <w:bottom w:val="nil"/>
            </w:tcBorders>
            <w:hideMark/>
          </w:tcPr>
          <w:p w14:paraId="4F073DDD"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Tuned + Threshold-Cal.</w:t>
            </w:r>
          </w:p>
        </w:tc>
        <w:tc>
          <w:tcPr>
            <w:tcW w:w="842" w:type="dxa"/>
            <w:tcBorders>
              <w:bottom w:val="nil"/>
            </w:tcBorders>
            <w:hideMark/>
          </w:tcPr>
          <w:p w14:paraId="63DD3427"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Default</w:t>
            </w:r>
          </w:p>
        </w:tc>
        <w:tc>
          <w:tcPr>
            <w:tcW w:w="931" w:type="dxa"/>
            <w:tcBorders>
              <w:bottom w:val="nil"/>
            </w:tcBorders>
            <w:hideMark/>
          </w:tcPr>
          <w:p w14:paraId="3826B973"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With Weights</w:t>
            </w:r>
          </w:p>
        </w:tc>
        <w:tc>
          <w:tcPr>
            <w:tcW w:w="979" w:type="dxa"/>
            <w:tcBorders>
              <w:bottom w:val="nil"/>
            </w:tcBorders>
            <w:hideMark/>
          </w:tcPr>
          <w:p w14:paraId="40A53F3A"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Tuned + Argmax</w:t>
            </w:r>
          </w:p>
        </w:tc>
        <w:tc>
          <w:tcPr>
            <w:tcW w:w="1291" w:type="dxa"/>
            <w:tcBorders>
              <w:bottom w:val="nil"/>
            </w:tcBorders>
            <w:hideMark/>
          </w:tcPr>
          <w:p w14:paraId="1E7774BB"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Tuned + Threshold-Cal.</w:t>
            </w:r>
          </w:p>
        </w:tc>
      </w:tr>
      <w:tr w:rsidR="00CF199D" w:rsidRPr="00C10C5A" w14:paraId="6B8BEB9A" w14:textId="77777777" w:rsidTr="00DD30F8">
        <w:trPr>
          <w:trHeight w:val="150"/>
        </w:trPr>
        <w:tc>
          <w:tcPr>
            <w:cnfStyle w:val="001000000000" w:firstRow="0" w:lastRow="0" w:firstColumn="1" w:lastColumn="0" w:oddVBand="0" w:evenVBand="0" w:oddHBand="0" w:evenHBand="0" w:firstRowFirstColumn="0" w:firstRowLastColumn="0" w:lastRowFirstColumn="0" w:lastRowLastColumn="0"/>
            <w:tcW w:w="9350" w:type="dxa"/>
            <w:gridSpan w:val="9"/>
            <w:tcBorders>
              <w:top w:val="nil"/>
              <w:bottom w:val="single" w:sz="4" w:space="0" w:color="000000" w:themeColor="text1"/>
            </w:tcBorders>
            <w:hideMark/>
          </w:tcPr>
          <w:p w14:paraId="2E9D81DE" w14:textId="77777777" w:rsidR="00CF199D" w:rsidRPr="00AC0628" w:rsidRDefault="00CF199D" w:rsidP="00D47B52">
            <w:pPr>
              <w:rPr>
                <w:sz w:val="21"/>
                <w:szCs w:val="21"/>
              </w:rPr>
            </w:pPr>
            <w:r w:rsidRPr="00AC0628">
              <w:rPr>
                <w:sz w:val="21"/>
                <w:szCs w:val="21"/>
              </w:rPr>
              <w:t>Overall Performance</w:t>
            </w:r>
          </w:p>
        </w:tc>
      </w:tr>
      <w:tr w:rsidR="003E72D0" w:rsidRPr="00C10C5A" w14:paraId="5A871E1D" w14:textId="77777777" w:rsidTr="00DD30F8">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339" w:type="dxa"/>
            <w:tcBorders>
              <w:top w:val="single" w:sz="4" w:space="0" w:color="000000" w:themeColor="text1"/>
              <w:bottom w:val="nil"/>
            </w:tcBorders>
            <w:hideMark/>
          </w:tcPr>
          <w:p w14:paraId="71DA577F" w14:textId="77777777" w:rsidR="00CF199D" w:rsidRPr="00AC0628" w:rsidRDefault="00CF199D" w:rsidP="00D47B52">
            <w:pPr>
              <w:rPr>
                <w:b w:val="0"/>
                <w:bCs w:val="0"/>
                <w:sz w:val="21"/>
                <w:szCs w:val="21"/>
              </w:rPr>
            </w:pPr>
            <w:r w:rsidRPr="00AC0628">
              <w:rPr>
                <w:b w:val="0"/>
                <w:bCs w:val="0"/>
                <w:sz w:val="21"/>
                <w:szCs w:val="21"/>
              </w:rPr>
              <w:t>Accuracy</w:t>
            </w:r>
          </w:p>
        </w:tc>
        <w:tc>
          <w:tcPr>
            <w:tcW w:w="837" w:type="dxa"/>
            <w:tcBorders>
              <w:top w:val="single" w:sz="4" w:space="0" w:color="000000" w:themeColor="text1"/>
              <w:bottom w:val="nil"/>
            </w:tcBorders>
            <w:hideMark/>
          </w:tcPr>
          <w:p w14:paraId="605B9A32"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0.3333</w:t>
            </w:r>
          </w:p>
        </w:tc>
        <w:tc>
          <w:tcPr>
            <w:tcW w:w="907" w:type="dxa"/>
            <w:tcBorders>
              <w:top w:val="single" w:sz="4" w:space="0" w:color="000000" w:themeColor="text1"/>
              <w:bottom w:val="nil"/>
            </w:tcBorders>
            <w:hideMark/>
          </w:tcPr>
          <w:p w14:paraId="35376222"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0.3323</w:t>
            </w:r>
          </w:p>
        </w:tc>
        <w:tc>
          <w:tcPr>
            <w:tcW w:w="956" w:type="dxa"/>
            <w:tcBorders>
              <w:top w:val="single" w:sz="4" w:space="0" w:color="000000" w:themeColor="text1"/>
              <w:bottom w:val="nil"/>
            </w:tcBorders>
            <w:hideMark/>
          </w:tcPr>
          <w:p w14:paraId="28BC7065"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0.9505</w:t>
            </w:r>
          </w:p>
        </w:tc>
        <w:tc>
          <w:tcPr>
            <w:tcW w:w="1268" w:type="dxa"/>
            <w:tcBorders>
              <w:top w:val="single" w:sz="4" w:space="0" w:color="000000" w:themeColor="text1"/>
              <w:bottom w:val="nil"/>
            </w:tcBorders>
            <w:hideMark/>
          </w:tcPr>
          <w:p w14:paraId="60309573"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0.6801</w:t>
            </w:r>
          </w:p>
        </w:tc>
        <w:tc>
          <w:tcPr>
            <w:tcW w:w="842" w:type="dxa"/>
            <w:tcBorders>
              <w:top w:val="single" w:sz="4" w:space="0" w:color="000000" w:themeColor="text1"/>
              <w:bottom w:val="nil"/>
            </w:tcBorders>
            <w:hideMark/>
          </w:tcPr>
          <w:p w14:paraId="42E256E9"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0.3137</w:t>
            </w:r>
          </w:p>
        </w:tc>
        <w:tc>
          <w:tcPr>
            <w:tcW w:w="931" w:type="dxa"/>
            <w:tcBorders>
              <w:top w:val="single" w:sz="4" w:space="0" w:color="000000" w:themeColor="text1"/>
              <w:bottom w:val="nil"/>
            </w:tcBorders>
            <w:hideMark/>
          </w:tcPr>
          <w:p w14:paraId="002D0556"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0.3158</w:t>
            </w:r>
          </w:p>
        </w:tc>
        <w:tc>
          <w:tcPr>
            <w:tcW w:w="979" w:type="dxa"/>
            <w:tcBorders>
              <w:top w:val="single" w:sz="4" w:space="0" w:color="000000" w:themeColor="text1"/>
              <w:bottom w:val="nil"/>
            </w:tcBorders>
            <w:hideMark/>
          </w:tcPr>
          <w:p w14:paraId="5A325BCE"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0.934</w:t>
            </w:r>
          </w:p>
        </w:tc>
        <w:tc>
          <w:tcPr>
            <w:tcW w:w="1291" w:type="dxa"/>
            <w:tcBorders>
              <w:top w:val="single" w:sz="4" w:space="0" w:color="000000" w:themeColor="text1"/>
              <w:bottom w:val="nil"/>
            </w:tcBorders>
            <w:hideMark/>
          </w:tcPr>
          <w:p w14:paraId="58F8C414"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0.9247</w:t>
            </w:r>
          </w:p>
        </w:tc>
      </w:tr>
      <w:tr w:rsidR="003E72D0" w:rsidRPr="00C10C5A" w14:paraId="0DA90FAD" w14:textId="77777777" w:rsidTr="00DD30F8">
        <w:trPr>
          <w:trHeight w:val="605"/>
        </w:trPr>
        <w:tc>
          <w:tcPr>
            <w:cnfStyle w:val="001000000000" w:firstRow="0" w:lastRow="0" w:firstColumn="1" w:lastColumn="0" w:oddVBand="0" w:evenVBand="0" w:oddHBand="0" w:evenHBand="0" w:firstRowFirstColumn="0" w:firstRowLastColumn="0" w:lastRowFirstColumn="0" w:lastRowLastColumn="0"/>
            <w:tcW w:w="1339" w:type="dxa"/>
            <w:tcBorders>
              <w:top w:val="nil"/>
              <w:bottom w:val="nil"/>
            </w:tcBorders>
            <w:hideMark/>
          </w:tcPr>
          <w:p w14:paraId="0C9B1920" w14:textId="77777777" w:rsidR="00CF199D" w:rsidRPr="00AC0628" w:rsidRDefault="00CF199D" w:rsidP="00D47B52">
            <w:pPr>
              <w:rPr>
                <w:b w:val="0"/>
                <w:bCs w:val="0"/>
                <w:sz w:val="21"/>
                <w:szCs w:val="21"/>
              </w:rPr>
            </w:pPr>
            <w:r w:rsidRPr="00AC0628">
              <w:rPr>
                <w:b w:val="0"/>
                <w:bCs w:val="0"/>
                <w:sz w:val="21"/>
                <w:szCs w:val="21"/>
              </w:rPr>
              <w:t>95% CI</w:t>
            </w:r>
          </w:p>
        </w:tc>
        <w:tc>
          <w:tcPr>
            <w:tcW w:w="837" w:type="dxa"/>
            <w:tcBorders>
              <w:top w:val="nil"/>
              <w:bottom w:val="nil"/>
            </w:tcBorders>
            <w:hideMark/>
          </w:tcPr>
          <w:p w14:paraId="351FAB41" w14:textId="77777777" w:rsidR="00CF199D" w:rsidRPr="00AC0628" w:rsidRDefault="00CF199D" w:rsidP="00D47B52">
            <w:pP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0.3037–0.364</w:t>
            </w:r>
          </w:p>
        </w:tc>
        <w:tc>
          <w:tcPr>
            <w:tcW w:w="907" w:type="dxa"/>
            <w:tcBorders>
              <w:top w:val="nil"/>
              <w:bottom w:val="nil"/>
            </w:tcBorders>
            <w:hideMark/>
          </w:tcPr>
          <w:p w14:paraId="1AF9B328" w14:textId="77777777" w:rsidR="00CF199D" w:rsidRPr="00AC0628" w:rsidRDefault="00CF199D" w:rsidP="00D47B52">
            <w:pP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0.3027–0.363</w:t>
            </w:r>
          </w:p>
        </w:tc>
        <w:tc>
          <w:tcPr>
            <w:tcW w:w="956" w:type="dxa"/>
            <w:tcBorders>
              <w:top w:val="nil"/>
              <w:bottom w:val="nil"/>
            </w:tcBorders>
            <w:hideMark/>
          </w:tcPr>
          <w:p w14:paraId="785AD780" w14:textId="77777777" w:rsidR="00CF199D" w:rsidRPr="00AC0628" w:rsidRDefault="00CF199D" w:rsidP="00D47B52">
            <w:pP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0.9349–0.9633</w:t>
            </w:r>
          </w:p>
        </w:tc>
        <w:tc>
          <w:tcPr>
            <w:tcW w:w="1268" w:type="dxa"/>
            <w:tcBorders>
              <w:top w:val="nil"/>
              <w:bottom w:val="nil"/>
            </w:tcBorders>
            <w:hideMark/>
          </w:tcPr>
          <w:p w14:paraId="500A3EC3"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0.6497-0.7094</w:t>
            </w:r>
          </w:p>
        </w:tc>
        <w:tc>
          <w:tcPr>
            <w:tcW w:w="842" w:type="dxa"/>
            <w:tcBorders>
              <w:top w:val="nil"/>
              <w:bottom w:val="nil"/>
            </w:tcBorders>
            <w:hideMark/>
          </w:tcPr>
          <w:p w14:paraId="3416A305"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0.2846–0.344</w:t>
            </w:r>
          </w:p>
        </w:tc>
        <w:tc>
          <w:tcPr>
            <w:tcW w:w="931" w:type="dxa"/>
            <w:tcBorders>
              <w:top w:val="nil"/>
              <w:bottom w:val="nil"/>
            </w:tcBorders>
            <w:hideMark/>
          </w:tcPr>
          <w:p w14:paraId="6378CB09"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0.2866–0.3461</w:t>
            </w:r>
          </w:p>
        </w:tc>
        <w:tc>
          <w:tcPr>
            <w:tcW w:w="979" w:type="dxa"/>
            <w:tcBorders>
              <w:top w:val="nil"/>
              <w:bottom w:val="nil"/>
            </w:tcBorders>
            <w:hideMark/>
          </w:tcPr>
          <w:p w14:paraId="2C11F867"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0.9164–0.9488</w:t>
            </w:r>
          </w:p>
        </w:tc>
        <w:tc>
          <w:tcPr>
            <w:tcW w:w="1291" w:type="dxa"/>
            <w:tcBorders>
              <w:top w:val="nil"/>
              <w:bottom w:val="nil"/>
            </w:tcBorders>
            <w:hideMark/>
          </w:tcPr>
          <w:p w14:paraId="487362FB"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0.9062–0.9405</w:t>
            </w:r>
          </w:p>
        </w:tc>
      </w:tr>
      <w:tr w:rsidR="003E72D0" w:rsidRPr="00C10C5A" w14:paraId="1617B631" w14:textId="77777777" w:rsidTr="00DD30F8">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339" w:type="dxa"/>
            <w:tcBorders>
              <w:top w:val="nil"/>
              <w:bottom w:val="nil"/>
            </w:tcBorders>
            <w:hideMark/>
          </w:tcPr>
          <w:p w14:paraId="29CB272E" w14:textId="77777777" w:rsidR="00CF199D" w:rsidRPr="00603349" w:rsidRDefault="00CF199D" w:rsidP="00D47B52">
            <w:pPr>
              <w:rPr>
                <w:b w:val="0"/>
                <w:bCs w:val="0"/>
                <w:sz w:val="21"/>
                <w:szCs w:val="21"/>
              </w:rPr>
            </w:pPr>
            <w:r w:rsidRPr="00603349">
              <w:rPr>
                <w:b w:val="0"/>
                <w:bCs w:val="0"/>
                <w:sz w:val="21"/>
                <w:szCs w:val="21"/>
              </w:rPr>
              <w:t>Cohen’s Kappa</w:t>
            </w:r>
          </w:p>
        </w:tc>
        <w:tc>
          <w:tcPr>
            <w:tcW w:w="837" w:type="dxa"/>
            <w:tcBorders>
              <w:top w:val="nil"/>
              <w:bottom w:val="nil"/>
            </w:tcBorders>
            <w:hideMark/>
          </w:tcPr>
          <w:p w14:paraId="07C655EA" w14:textId="77777777" w:rsidR="00DD30F8" w:rsidRDefault="00DD30F8" w:rsidP="00D47B52">
            <w:pPr>
              <w:cnfStyle w:val="000000100000" w:firstRow="0" w:lastRow="0" w:firstColumn="0" w:lastColumn="0" w:oddVBand="0" w:evenVBand="0" w:oddHBand="1" w:evenHBand="0" w:firstRowFirstColumn="0" w:firstRowLastColumn="0" w:lastRowFirstColumn="0" w:lastRowLastColumn="0"/>
              <w:rPr>
                <w:sz w:val="21"/>
                <w:szCs w:val="21"/>
              </w:rPr>
            </w:pPr>
          </w:p>
          <w:p w14:paraId="71AAE68D" w14:textId="5B31278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-0.0074</w:t>
            </w:r>
          </w:p>
        </w:tc>
        <w:tc>
          <w:tcPr>
            <w:tcW w:w="907" w:type="dxa"/>
            <w:tcBorders>
              <w:top w:val="nil"/>
              <w:bottom w:val="nil"/>
            </w:tcBorders>
            <w:hideMark/>
          </w:tcPr>
          <w:p w14:paraId="06222B2E" w14:textId="77777777" w:rsidR="00DD30F8" w:rsidRDefault="00DD30F8" w:rsidP="00D47B52">
            <w:pPr>
              <w:cnfStyle w:val="000000100000" w:firstRow="0" w:lastRow="0" w:firstColumn="0" w:lastColumn="0" w:oddVBand="0" w:evenVBand="0" w:oddHBand="1" w:evenHBand="0" w:firstRowFirstColumn="0" w:firstRowLastColumn="0" w:lastRowFirstColumn="0" w:lastRowLastColumn="0"/>
              <w:rPr>
                <w:sz w:val="21"/>
                <w:szCs w:val="21"/>
              </w:rPr>
            </w:pPr>
          </w:p>
          <w:p w14:paraId="445B9D11" w14:textId="5EDAACC0"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0.0224</w:t>
            </w:r>
          </w:p>
        </w:tc>
        <w:tc>
          <w:tcPr>
            <w:tcW w:w="956" w:type="dxa"/>
            <w:tcBorders>
              <w:top w:val="nil"/>
              <w:bottom w:val="nil"/>
            </w:tcBorders>
            <w:hideMark/>
          </w:tcPr>
          <w:p w14:paraId="76D9BAB0" w14:textId="77777777" w:rsidR="00DD30F8" w:rsidRDefault="00DD30F8" w:rsidP="00D47B52">
            <w:pPr>
              <w:cnfStyle w:val="000000100000" w:firstRow="0" w:lastRow="0" w:firstColumn="0" w:lastColumn="0" w:oddVBand="0" w:evenVBand="0" w:oddHBand="1" w:evenHBand="0" w:firstRowFirstColumn="0" w:firstRowLastColumn="0" w:lastRowFirstColumn="0" w:lastRowLastColumn="0"/>
              <w:rPr>
                <w:sz w:val="21"/>
                <w:szCs w:val="21"/>
              </w:rPr>
            </w:pPr>
          </w:p>
          <w:p w14:paraId="09A579F5" w14:textId="67DF26A0"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-0.0016</w:t>
            </w:r>
          </w:p>
        </w:tc>
        <w:tc>
          <w:tcPr>
            <w:tcW w:w="1268" w:type="dxa"/>
            <w:tcBorders>
              <w:top w:val="nil"/>
              <w:bottom w:val="nil"/>
            </w:tcBorders>
            <w:hideMark/>
          </w:tcPr>
          <w:p w14:paraId="245592BA" w14:textId="77777777" w:rsidR="00DD30F8" w:rsidRDefault="00DD30F8"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p>
          <w:p w14:paraId="2C446B3F" w14:textId="19DBE7BA"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-0.0289</w:t>
            </w:r>
          </w:p>
        </w:tc>
        <w:tc>
          <w:tcPr>
            <w:tcW w:w="842" w:type="dxa"/>
            <w:tcBorders>
              <w:top w:val="nil"/>
              <w:bottom w:val="nil"/>
            </w:tcBorders>
            <w:hideMark/>
          </w:tcPr>
          <w:p w14:paraId="25E18A1F" w14:textId="77777777" w:rsidR="00DD30F8" w:rsidRDefault="00DD30F8"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p>
          <w:p w14:paraId="57D30F0D" w14:textId="01EAC05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-0.0136</w:t>
            </w:r>
          </w:p>
        </w:tc>
        <w:tc>
          <w:tcPr>
            <w:tcW w:w="931" w:type="dxa"/>
            <w:tcBorders>
              <w:top w:val="nil"/>
              <w:bottom w:val="nil"/>
            </w:tcBorders>
            <w:hideMark/>
          </w:tcPr>
          <w:p w14:paraId="3CBF5357" w14:textId="77777777" w:rsidR="00DD30F8" w:rsidRDefault="00DD30F8"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p>
          <w:p w14:paraId="56F54448" w14:textId="587C89CD"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-0.009</w:t>
            </w:r>
          </w:p>
        </w:tc>
        <w:tc>
          <w:tcPr>
            <w:tcW w:w="979" w:type="dxa"/>
            <w:tcBorders>
              <w:top w:val="nil"/>
              <w:bottom w:val="nil"/>
            </w:tcBorders>
            <w:hideMark/>
          </w:tcPr>
          <w:p w14:paraId="2BA23E7C" w14:textId="77777777" w:rsidR="00DD30F8" w:rsidRDefault="00DD30F8"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p>
          <w:p w14:paraId="1A4960D7" w14:textId="12ED109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w:t>
            </w:r>
          </w:p>
        </w:tc>
        <w:tc>
          <w:tcPr>
            <w:tcW w:w="1291" w:type="dxa"/>
            <w:tcBorders>
              <w:top w:val="nil"/>
              <w:bottom w:val="nil"/>
            </w:tcBorders>
            <w:hideMark/>
          </w:tcPr>
          <w:p w14:paraId="675F3074" w14:textId="77777777" w:rsidR="00DD30F8" w:rsidRDefault="00DD30F8"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p>
          <w:p w14:paraId="0C14D40D" w14:textId="0A43D56B"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-0.0168</w:t>
            </w:r>
          </w:p>
        </w:tc>
      </w:tr>
      <w:tr w:rsidR="00CF199D" w:rsidRPr="00C10C5A" w14:paraId="0E20046D" w14:textId="77777777" w:rsidTr="00DD30F8">
        <w:trPr>
          <w:trHeight w:val="150"/>
        </w:trPr>
        <w:tc>
          <w:tcPr>
            <w:cnfStyle w:val="001000000000" w:firstRow="0" w:lastRow="0" w:firstColumn="1" w:lastColumn="0" w:oddVBand="0" w:evenVBand="0" w:oddHBand="0" w:evenHBand="0" w:firstRowFirstColumn="0" w:firstRowLastColumn="0" w:lastRowFirstColumn="0" w:lastRowLastColumn="0"/>
            <w:tcW w:w="9350" w:type="dxa"/>
            <w:gridSpan w:val="9"/>
            <w:tcBorders>
              <w:top w:val="nil"/>
              <w:bottom w:val="single" w:sz="4" w:space="0" w:color="000000" w:themeColor="text1"/>
            </w:tcBorders>
            <w:hideMark/>
          </w:tcPr>
          <w:p w14:paraId="26B52382" w14:textId="77777777" w:rsidR="00CF199D" w:rsidRPr="00AC0628" w:rsidRDefault="00CF199D" w:rsidP="00D47B52">
            <w:pPr>
              <w:rPr>
                <w:sz w:val="21"/>
                <w:szCs w:val="21"/>
              </w:rPr>
            </w:pPr>
            <w:r w:rsidRPr="00AC0628">
              <w:rPr>
                <w:sz w:val="21"/>
                <w:szCs w:val="21"/>
              </w:rPr>
              <w:t>Class Balance</w:t>
            </w:r>
          </w:p>
        </w:tc>
      </w:tr>
      <w:tr w:rsidR="003E72D0" w:rsidRPr="00C10C5A" w14:paraId="0C035744" w14:textId="77777777" w:rsidTr="00DD30F8">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339" w:type="dxa"/>
            <w:tcBorders>
              <w:top w:val="single" w:sz="4" w:space="0" w:color="000000" w:themeColor="text1"/>
              <w:bottom w:val="nil"/>
            </w:tcBorders>
            <w:hideMark/>
          </w:tcPr>
          <w:p w14:paraId="7D568709" w14:textId="77777777" w:rsidR="00CF199D" w:rsidRPr="00AC0628" w:rsidRDefault="00CF199D" w:rsidP="00D47B52">
            <w:pPr>
              <w:rPr>
                <w:b w:val="0"/>
                <w:bCs w:val="0"/>
                <w:sz w:val="21"/>
                <w:szCs w:val="21"/>
              </w:rPr>
            </w:pPr>
            <w:r w:rsidRPr="00AC0628">
              <w:rPr>
                <w:b w:val="0"/>
                <w:bCs w:val="0"/>
                <w:sz w:val="21"/>
                <w:szCs w:val="21"/>
              </w:rPr>
              <w:lastRenderedPageBreak/>
              <w:t>Balanced Accuracy</w:t>
            </w:r>
          </w:p>
        </w:tc>
        <w:tc>
          <w:tcPr>
            <w:tcW w:w="837" w:type="dxa"/>
            <w:tcBorders>
              <w:top w:val="single" w:sz="4" w:space="0" w:color="000000" w:themeColor="text1"/>
              <w:bottom w:val="nil"/>
            </w:tcBorders>
            <w:hideMark/>
          </w:tcPr>
          <w:p w14:paraId="7B87625F"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0.4942</w:t>
            </w:r>
          </w:p>
        </w:tc>
        <w:tc>
          <w:tcPr>
            <w:tcW w:w="907" w:type="dxa"/>
            <w:tcBorders>
              <w:top w:val="single" w:sz="4" w:space="0" w:color="000000" w:themeColor="text1"/>
              <w:bottom w:val="nil"/>
            </w:tcBorders>
            <w:hideMark/>
          </w:tcPr>
          <w:p w14:paraId="13D5CB54"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0.5687</w:t>
            </w:r>
          </w:p>
        </w:tc>
        <w:tc>
          <w:tcPr>
            <w:tcW w:w="956" w:type="dxa"/>
            <w:tcBorders>
              <w:top w:val="single" w:sz="4" w:space="0" w:color="000000" w:themeColor="text1"/>
              <w:bottom w:val="nil"/>
            </w:tcBorders>
            <w:hideMark/>
          </w:tcPr>
          <w:p w14:paraId="0BE60FE3"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0.4997</w:t>
            </w:r>
          </w:p>
        </w:tc>
        <w:tc>
          <w:tcPr>
            <w:tcW w:w="1268" w:type="dxa"/>
            <w:tcBorders>
              <w:top w:val="single" w:sz="4" w:space="0" w:color="000000" w:themeColor="text1"/>
              <w:bottom w:val="nil"/>
            </w:tcBorders>
            <w:hideMark/>
          </w:tcPr>
          <w:p w14:paraId="13FC3E0D"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0.465</w:t>
            </w:r>
          </w:p>
        </w:tc>
        <w:tc>
          <w:tcPr>
            <w:tcW w:w="842" w:type="dxa"/>
            <w:tcBorders>
              <w:top w:val="single" w:sz="4" w:space="0" w:color="000000" w:themeColor="text1"/>
              <w:bottom w:val="nil"/>
            </w:tcBorders>
            <w:hideMark/>
          </w:tcPr>
          <w:p w14:paraId="4EE5303E"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0.4745</w:t>
            </w:r>
          </w:p>
        </w:tc>
        <w:tc>
          <w:tcPr>
            <w:tcW w:w="931" w:type="dxa"/>
            <w:tcBorders>
              <w:top w:val="single" w:sz="4" w:space="0" w:color="000000" w:themeColor="text1"/>
              <w:bottom w:val="nil"/>
            </w:tcBorders>
            <w:hideMark/>
          </w:tcPr>
          <w:p w14:paraId="4978AB37"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0.4795</w:t>
            </w:r>
          </w:p>
        </w:tc>
        <w:tc>
          <w:tcPr>
            <w:tcW w:w="979" w:type="dxa"/>
            <w:tcBorders>
              <w:top w:val="single" w:sz="4" w:space="0" w:color="000000" w:themeColor="text1"/>
              <w:bottom w:val="nil"/>
            </w:tcBorders>
            <w:hideMark/>
          </w:tcPr>
          <w:p w14:paraId="354D3E03"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0.5</w:t>
            </w:r>
          </w:p>
        </w:tc>
        <w:tc>
          <w:tcPr>
            <w:tcW w:w="1291" w:type="dxa"/>
            <w:tcBorders>
              <w:top w:val="single" w:sz="4" w:space="0" w:color="000000" w:themeColor="text1"/>
              <w:bottom w:val="nil"/>
            </w:tcBorders>
            <w:hideMark/>
          </w:tcPr>
          <w:p w14:paraId="6F50DB8B"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0.4966</w:t>
            </w:r>
          </w:p>
        </w:tc>
      </w:tr>
      <w:tr w:rsidR="003E72D0" w:rsidRPr="00C10C5A" w14:paraId="64F4A601" w14:textId="77777777" w:rsidTr="00DD30F8">
        <w:trPr>
          <w:trHeight w:val="605"/>
        </w:trPr>
        <w:tc>
          <w:tcPr>
            <w:cnfStyle w:val="001000000000" w:firstRow="0" w:lastRow="0" w:firstColumn="1" w:lastColumn="0" w:oddVBand="0" w:evenVBand="0" w:oddHBand="0" w:evenHBand="0" w:firstRowFirstColumn="0" w:firstRowLastColumn="0" w:lastRowFirstColumn="0" w:lastRowLastColumn="0"/>
            <w:tcW w:w="1339" w:type="dxa"/>
            <w:tcBorders>
              <w:top w:val="nil"/>
              <w:bottom w:val="nil"/>
            </w:tcBorders>
            <w:hideMark/>
          </w:tcPr>
          <w:p w14:paraId="7737713D" w14:textId="77777777" w:rsidR="00CF199D" w:rsidRPr="00AC0628" w:rsidRDefault="00CF199D" w:rsidP="00D47B52">
            <w:pPr>
              <w:rPr>
                <w:b w:val="0"/>
                <w:bCs w:val="0"/>
                <w:sz w:val="21"/>
                <w:szCs w:val="21"/>
              </w:rPr>
            </w:pPr>
            <w:r w:rsidRPr="00AC0628">
              <w:rPr>
                <w:b w:val="0"/>
                <w:bCs w:val="0"/>
                <w:sz w:val="21"/>
                <w:szCs w:val="21"/>
              </w:rPr>
              <w:t>Sensitivity (Borderline)</w:t>
            </w:r>
          </w:p>
        </w:tc>
        <w:tc>
          <w:tcPr>
            <w:tcW w:w="837" w:type="dxa"/>
            <w:tcBorders>
              <w:top w:val="nil"/>
              <w:bottom w:val="nil"/>
            </w:tcBorders>
            <w:hideMark/>
          </w:tcPr>
          <w:p w14:paraId="25003170" w14:textId="77777777" w:rsidR="00CF199D" w:rsidRPr="00AC0628" w:rsidRDefault="00CF199D" w:rsidP="00D47B52">
            <w:pP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0.2857</w:t>
            </w:r>
          </w:p>
        </w:tc>
        <w:tc>
          <w:tcPr>
            <w:tcW w:w="907" w:type="dxa"/>
            <w:tcBorders>
              <w:top w:val="nil"/>
              <w:bottom w:val="nil"/>
            </w:tcBorders>
            <w:hideMark/>
          </w:tcPr>
          <w:p w14:paraId="13756E55" w14:textId="77777777" w:rsidR="00CF199D" w:rsidRPr="00AC0628" w:rsidRDefault="00CF199D" w:rsidP="00D47B52">
            <w:pP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0.4524</w:t>
            </w:r>
          </w:p>
        </w:tc>
        <w:tc>
          <w:tcPr>
            <w:tcW w:w="956" w:type="dxa"/>
            <w:tcBorders>
              <w:top w:val="nil"/>
              <w:bottom w:val="nil"/>
            </w:tcBorders>
            <w:hideMark/>
          </w:tcPr>
          <w:p w14:paraId="1B1661C9"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0.0</w:t>
            </w:r>
          </w:p>
        </w:tc>
        <w:tc>
          <w:tcPr>
            <w:tcW w:w="1268" w:type="dxa"/>
            <w:tcBorders>
              <w:top w:val="nil"/>
              <w:bottom w:val="nil"/>
            </w:tcBorders>
            <w:hideMark/>
          </w:tcPr>
          <w:p w14:paraId="44B22A9F"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0.048</w:t>
            </w:r>
          </w:p>
        </w:tc>
        <w:tc>
          <w:tcPr>
            <w:tcW w:w="842" w:type="dxa"/>
            <w:tcBorders>
              <w:top w:val="nil"/>
              <w:bottom w:val="nil"/>
            </w:tcBorders>
            <w:hideMark/>
          </w:tcPr>
          <w:p w14:paraId="0219DDFF"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0.2273</w:t>
            </w:r>
          </w:p>
        </w:tc>
        <w:tc>
          <w:tcPr>
            <w:tcW w:w="931" w:type="dxa"/>
            <w:tcBorders>
              <w:top w:val="nil"/>
              <w:bottom w:val="nil"/>
            </w:tcBorders>
            <w:hideMark/>
          </w:tcPr>
          <w:p w14:paraId="35663702"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0.2955</w:t>
            </w:r>
          </w:p>
        </w:tc>
        <w:tc>
          <w:tcPr>
            <w:tcW w:w="979" w:type="dxa"/>
            <w:tcBorders>
              <w:top w:val="nil"/>
              <w:bottom w:val="nil"/>
            </w:tcBorders>
            <w:hideMark/>
          </w:tcPr>
          <w:p w14:paraId="2D592A7C"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0.0</w:t>
            </w:r>
          </w:p>
        </w:tc>
        <w:tc>
          <w:tcPr>
            <w:tcW w:w="1291" w:type="dxa"/>
            <w:tcBorders>
              <w:top w:val="nil"/>
              <w:bottom w:val="nil"/>
            </w:tcBorders>
            <w:hideMark/>
          </w:tcPr>
          <w:p w14:paraId="50BFB0F6"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0.0</w:t>
            </w:r>
          </w:p>
        </w:tc>
      </w:tr>
      <w:tr w:rsidR="00CF199D" w:rsidRPr="00C10C5A" w14:paraId="36F59E7A" w14:textId="77777777" w:rsidTr="00DD30F8">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339" w:type="dxa"/>
            <w:tcBorders>
              <w:top w:val="nil"/>
              <w:bottom w:val="nil"/>
            </w:tcBorders>
            <w:hideMark/>
          </w:tcPr>
          <w:p w14:paraId="18916FFF" w14:textId="77777777" w:rsidR="00CF199D" w:rsidRPr="00AC0628" w:rsidRDefault="00CF199D" w:rsidP="00D47B52">
            <w:pPr>
              <w:rPr>
                <w:b w:val="0"/>
                <w:bCs w:val="0"/>
                <w:sz w:val="21"/>
                <w:szCs w:val="21"/>
              </w:rPr>
            </w:pPr>
            <w:r w:rsidRPr="00AC0628">
              <w:rPr>
                <w:b w:val="0"/>
                <w:bCs w:val="0"/>
                <w:sz w:val="21"/>
                <w:szCs w:val="21"/>
              </w:rPr>
              <w:t>Sensitivity (Clinical)</w:t>
            </w:r>
          </w:p>
        </w:tc>
        <w:tc>
          <w:tcPr>
            <w:tcW w:w="837" w:type="dxa"/>
            <w:tcBorders>
              <w:top w:val="nil"/>
              <w:bottom w:val="nil"/>
            </w:tcBorders>
            <w:hideMark/>
          </w:tcPr>
          <w:p w14:paraId="1E82583D"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0.4166</w:t>
            </w:r>
          </w:p>
        </w:tc>
        <w:tc>
          <w:tcPr>
            <w:tcW w:w="907" w:type="dxa"/>
            <w:tcBorders>
              <w:top w:val="nil"/>
              <w:bottom w:val="nil"/>
            </w:tcBorders>
            <w:hideMark/>
          </w:tcPr>
          <w:p w14:paraId="097FE465"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0.5417</w:t>
            </w:r>
          </w:p>
        </w:tc>
        <w:tc>
          <w:tcPr>
            <w:tcW w:w="956" w:type="dxa"/>
            <w:tcBorders>
              <w:top w:val="nil"/>
              <w:bottom w:val="nil"/>
            </w:tcBorders>
            <w:hideMark/>
          </w:tcPr>
          <w:p w14:paraId="0A69AE11"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w:t>
            </w:r>
          </w:p>
        </w:tc>
        <w:tc>
          <w:tcPr>
            <w:tcW w:w="1268" w:type="dxa"/>
            <w:tcBorders>
              <w:top w:val="nil"/>
              <w:bottom w:val="nil"/>
            </w:tcBorders>
            <w:hideMark/>
          </w:tcPr>
          <w:p w14:paraId="13477E92"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0.083</w:t>
            </w:r>
          </w:p>
        </w:tc>
        <w:tc>
          <w:tcPr>
            <w:tcW w:w="842" w:type="dxa"/>
            <w:tcBorders>
              <w:top w:val="nil"/>
              <w:bottom w:val="nil"/>
            </w:tcBorders>
            <w:hideMark/>
          </w:tcPr>
          <w:p w14:paraId="38CF69F3"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0.3889</w:t>
            </w:r>
          </w:p>
        </w:tc>
        <w:tc>
          <w:tcPr>
            <w:tcW w:w="931" w:type="dxa"/>
            <w:tcBorders>
              <w:top w:val="nil"/>
              <w:bottom w:val="nil"/>
            </w:tcBorders>
            <w:hideMark/>
          </w:tcPr>
          <w:p w14:paraId="082070FD"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0.3334</w:t>
            </w:r>
          </w:p>
        </w:tc>
        <w:tc>
          <w:tcPr>
            <w:tcW w:w="979" w:type="dxa"/>
            <w:tcBorders>
              <w:top w:val="nil"/>
              <w:bottom w:val="nil"/>
            </w:tcBorders>
            <w:hideMark/>
          </w:tcPr>
          <w:p w14:paraId="5F9B47FD"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w:t>
            </w:r>
          </w:p>
        </w:tc>
        <w:tc>
          <w:tcPr>
            <w:tcW w:w="1291" w:type="dxa"/>
            <w:tcBorders>
              <w:top w:val="nil"/>
              <w:bottom w:val="nil"/>
            </w:tcBorders>
            <w:hideMark/>
          </w:tcPr>
          <w:p w14:paraId="6325A9F2"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w:t>
            </w:r>
          </w:p>
        </w:tc>
      </w:tr>
      <w:tr w:rsidR="003E72D0" w:rsidRPr="00C10C5A" w14:paraId="3441C345" w14:textId="77777777" w:rsidTr="00DD30F8">
        <w:trPr>
          <w:trHeight w:val="605"/>
        </w:trPr>
        <w:tc>
          <w:tcPr>
            <w:cnfStyle w:val="001000000000" w:firstRow="0" w:lastRow="0" w:firstColumn="1" w:lastColumn="0" w:oddVBand="0" w:evenVBand="0" w:oddHBand="0" w:evenHBand="0" w:firstRowFirstColumn="0" w:firstRowLastColumn="0" w:lastRowFirstColumn="0" w:lastRowLastColumn="0"/>
            <w:tcW w:w="1339" w:type="dxa"/>
            <w:tcBorders>
              <w:top w:val="nil"/>
              <w:bottom w:val="nil"/>
            </w:tcBorders>
            <w:hideMark/>
          </w:tcPr>
          <w:p w14:paraId="07CD87F0" w14:textId="77777777" w:rsidR="00CF199D" w:rsidRPr="00AC0628" w:rsidRDefault="00CF199D" w:rsidP="00D47B52">
            <w:pPr>
              <w:rPr>
                <w:b w:val="0"/>
                <w:bCs w:val="0"/>
                <w:sz w:val="21"/>
                <w:szCs w:val="21"/>
              </w:rPr>
            </w:pPr>
            <w:r w:rsidRPr="00AC0628">
              <w:rPr>
                <w:b w:val="0"/>
                <w:bCs w:val="0"/>
                <w:sz w:val="21"/>
                <w:szCs w:val="21"/>
              </w:rPr>
              <w:t>Specificity (Borderline)</w:t>
            </w:r>
          </w:p>
        </w:tc>
        <w:tc>
          <w:tcPr>
            <w:tcW w:w="837" w:type="dxa"/>
            <w:tcBorders>
              <w:top w:val="nil"/>
              <w:bottom w:val="nil"/>
            </w:tcBorders>
            <w:hideMark/>
          </w:tcPr>
          <w:p w14:paraId="72E4BEF4" w14:textId="77777777" w:rsidR="00CF199D" w:rsidRPr="00AC0628" w:rsidRDefault="00CF199D" w:rsidP="00D47B52">
            <w:pP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0.6505</w:t>
            </w:r>
          </w:p>
        </w:tc>
        <w:tc>
          <w:tcPr>
            <w:tcW w:w="907" w:type="dxa"/>
            <w:tcBorders>
              <w:top w:val="nil"/>
              <w:bottom w:val="nil"/>
            </w:tcBorders>
            <w:hideMark/>
          </w:tcPr>
          <w:p w14:paraId="4C7E7C65" w14:textId="77777777" w:rsidR="00CF199D" w:rsidRPr="00AC0628" w:rsidRDefault="00CF199D" w:rsidP="00D47B52">
            <w:pP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0.6440</w:t>
            </w:r>
          </w:p>
        </w:tc>
        <w:tc>
          <w:tcPr>
            <w:tcW w:w="956" w:type="dxa"/>
            <w:tcBorders>
              <w:top w:val="nil"/>
              <w:bottom w:val="nil"/>
            </w:tcBorders>
            <w:hideMark/>
          </w:tcPr>
          <w:p w14:paraId="2B76FBCB"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0.9989</w:t>
            </w:r>
          </w:p>
        </w:tc>
        <w:tc>
          <w:tcPr>
            <w:tcW w:w="1268" w:type="dxa"/>
            <w:tcBorders>
              <w:top w:val="nil"/>
              <w:bottom w:val="nil"/>
            </w:tcBorders>
            <w:hideMark/>
          </w:tcPr>
          <w:p w14:paraId="0EA67111"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0.865</w:t>
            </w:r>
          </w:p>
        </w:tc>
        <w:tc>
          <w:tcPr>
            <w:tcW w:w="842" w:type="dxa"/>
            <w:tcBorders>
              <w:top w:val="nil"/>
              <w:bottom w:val="nil"/>
            </w:tcBorders>
            <w:hideMark/>
          </w:tcPr>
          <w:p w14:paraId="224C563F"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0.6605</w:t>
            </w:r>
          </w:p>
        </w:tc>
        <w:tc>
          <w:tcPr>
            <w:tcW w:w="931" w:type="dxa"/>
            <w:tcBorders>
              <w:top w:val="nil"/>
              <w:bottom w:val="nil"/>
            </w:tcBorders>
            <w:hideMark/>
          </w:tcPr>
          <w:p w14:paraId="659563C9"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0.6681</w:t>
            </w:r>
          </w:p>
        </w:tc>
        <w:tc>
          <w:tcPr>
            <w:tcW w:w="979" w:type="dxa"/>
            <w:tcBorders>
              <w:top w:val="nil"/>
              <w:bottom w:val="nil"/>
            </w:tcBorders>
            <w:hideMark/>
          </w:tcPr>
          <w:p w14:paraId="2F21F900"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1.0</w:t>
            </w:r>
          </w:p>
        </w:tc>
        <w:tc>
          <w:tcPr>
            <w:tcW w:w="1291" w:type="dxa"/>
            <w:tcBorders>
              <w:top w:val="nil"/>
              <w:bottom w:val="nil"/>
            </w:tcBorders>
            <w:hideMark/>
          </w:tcPr>
          <w:p w14:paraId="455A4CD1"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0.9881</w:t>
            </w:r>
          </w:p>
        </w:tc>
      </w:tr>
      <w:tr w:rsidR="003E72D0" w:rsidRPr="00C10C5A" w14:paraId="449469DC" w14:textId="77777777" w:rsidTr="00DD30F8">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339" w:type="dxa"/>
            <w:tcBorders>
              <w:top w:val="nil"/>
              <w:bottom w:val="nil"/>
            </w:tcBorders>
            <w:hideMark/>
          </w:tcPr>
          <w:p w14:paraId="59ED03A2" w14:textId="77777777" w:rsidR="00CF199D" w:rsidRPr="00AC0628" w:rsidRDefault="00CF199D" w:rsidP="00D47B52">
            <w:pPr>
              <w:rPr>
                <w:b w:val="0"/>
                <w:bCs w:val="0"/>
                <w:sz w:val="21"/>
                <w:szCs w:val="21"/>
              </w:rPr>
            </w:pPr>
            <w:r w:rsidRPr="00AC0628">
              <w:rPr>
                <w:b w:val="0"/>
                <w:bCs w:val="0"/>
                <w:sz w:val="21"/>
                <w:szCs w:val="21"/>
              </w:rPr>
              <w:t>Specificity (Clinical)</w:t>
            </w:r>
          </w:p>
        </w:tc>
        <w:tc>
          <w:tcPr>
            <w:tcW w:w="837" w:type="dxa"/>
            <w:tcBorders>
              <w:top w:val="nil"/>
              <w:bottom w:val="nil"/>
            </w:tcBorders>
            <w:hideMark/>
          </w:tcPr>
          <w:p w14:paraId="74B14852"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0.6878</w:t>
            </w:r>
          </w:p>
        </w:tc>
        <w:tc>
          <w:tcPr>
            <w:tcW w:w="907" w:type="dxa"/>
            <w:tcBorders>
              <w:top w:val="nil"/>
              <w:bottom w:val="nil"/>
            </w:tcBorders>
            <w:hideMark/>
          </w:tcPr>
          <w:p w14:paraId="50307643"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0.6804</w:t>
            </w:r>
          </w:p>
        </w:tc>
        <w:tc>
          <w:tcPr>
            <w:tcW w:w="956" w:type="dxa"/>
            <w:tcBorders>
              <w:top w:val="nil"/>
              <w:bottom w:val="nil"/>
            </w:tcBorders>
            <w:hideMark/>
          </w:tcPr>
          <w:p w14:paraId="6E35C792"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1.0</w:t>
            </w:r>
          </w:p>
        </w:tc>
        <w:tc>
          <w:tcPr>
            <w:tcW w:w="1268" w:type="dxa"/>
            <w:tcBorders>
              <w:top w:val="nil"/>
              <w:bottom w:val="nil"/>
            </w:tcBorders>
            <w:hideMark/>
          </w:tcPr>
          <w:p w14:paraId="20362713"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0.859</w:t>
            </w:r>
          </w:p>
        </w:tc>
        <w:tc>
          <w:tcPr>
            <w:tcW w:w="842" w:type="dxa"/>
            <w:tcBorders>
              <w:top w:val="nil"/>
              <w:bottom w:val="nil"/>
            </w:tcBorders>
            <w:hideMark/>
          </w:tcPr>
          <w:p w14:paraId="5885C11E"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0.6572</w:t>
            </w:r>
          </w:p>
        </w:tc>
        <w:tc>
          <w:tcPr>
            <w:tcW w:w="931" w:type="dxa"/>
            <w:tcBorders>
              <w:top w:val="nil"/>
              <w:bottom w:val="nil"/>
            </w:tcBorders>
            <w:hideMark/>
          </w:tcPr>
          <w:p w14:paraId="1E4E851A"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0.6509</w:t>
            </w:r>
          </w:p>
        </w:tc>
        <w:tc>
          <w:tcPr>
            <w:tcW w:w="979" w:type="dxa"/>
            <w:tcBorders>
              <w:top w:val="nil"/>
              <w:bottom w:val="nil"/>
            </w:tcBorders>
            <w:hideMark/>
          </w:tcPr>
          <w:p w14:paraId="4554EAD2"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1.0</w:t>
            </w:r>
          </w:p>
        </w:tc>
        <w:tc>
          <w:tcPr>
            <w:tcW w:w="1291" w:type="dxa"/>
            <w:tcBorders>
              <w:top w:val="nil"/>
              <w:bottom w:val="nil"/>
            </w:tcBorders>
            <w:hideMark/>
          </w:tcPr>
          <w:p w14:paraId="65C152DA"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1.0</w:t>
            </w:r>
          </w:p>
        </w:tc>
      </w:tr>
      <w:tr w:rsidR="00CF199D" w:rsidRPr="00C10C5A" w14:paraId="07CF54CD" w14:textId="77777777" w:rsidTr="00DD30F8">
        <w:trPr>
          <w:trHeight w:val="150"/>
        </w:trPr>
        <w:tc>
          <w:tcPr>
            <w:cnfStyle w:val="001000000000" w:firstRow="0" w:lastRow="0" w:firstColumn="1" w:lastColumn="0" w:oddVBand="0" w:evenVBand="0" w:oddHBand="0" w:evenHBand="0" w:firstRowFirstColumn="0" w:firstRowLastColumn="0" w:lastRowFirstColumn="0" w:lastRowLastColumn="0"/>
            <w:tcW w:w="9350" w:type="dxa"/>
            <w:gridSpan w:val="9"/>
            <w:tcBorders>
              <w:top w:val="nil"/>
              <w:bottom w:val="single" w:sz="4" w:space="0" w:color="000000" w:themeColor="text1"/>
            </w:tcBorders>
            <w:hideMark/>
          </w:tcPr>
          <w:p w14:paraId="0CADEFA5" w14:textId="77777777" w:rsidR="00CF199D" w:rsidRPr="00AC0628" w:rsidRDefault="00CF199D" w:rsidP="00D47B52">
            <w:pPr>
              <w:rPr>
                <w:sz w:val="21"/>
                <w:szCs w:val="21"/>
              </w:rPr>
            </w:pPr>
            <w:r w:rsidRPr="00AC0628">
              <w:rPr>
                <w:sz w:val="21"/>
                <w:szCs w:val="21"/>
              </w:rPr>
              <w:t>Class-Level Discrimination</w:t>
            </w:r>
          </w:p>
        </w:tc>
      </w:tr>
      <w:tr w:rsidR="003E72D0" w:rsidRPr="00C10C5A" w14:paraId="2DE0D965" w14:textId="77777777" w:rsidTr="00DD30F8">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339" w:type="dxa"/>
            <w:tcBorders>
              <w:top w:val="single" w:sz="4" w:space="0" w:color="000000" w:themeColor="text1"/>
              <w:bottom w:val="nil"/>
            </w:tcBorders>
            <w:hideMark/>
          </w:tcPr>
          <w:p w14:paraId="37F4F75E" w14:textId="77777777" w:rsidR="00CF199D" w:rsidRPr="00AC0628" w:rsidRDefault="00CF199D" w:rsidP="00D47B52">
            <w:pPr>
              <w:rPr>
                <w:b w:val="0"/>
                <w:bCs w:val="0"/>
                <w:sz w:val="21"/>
                <w:szCs w:val="21"/>
              </w:rPr>
            </w:pPr>
            <w:r w:rsidRPr="00AC0628">
              <w:rPr>
                <w:b w:val="0"/>
                <w:bCs w:val="0"/>
                <w:sz w:val="21"/>
                <w:szCs w:val="21"/>
              </w:rPr>
              <w:t>Precision (Borderline)</w:t>
            </w:r>
          </w:p>
        </w:tc>
        <w:tc>
          <w:tcPr>
            <w:tcW w:w="837" w:type="dxa"/>
            <w:tcBorders>
              <w:top w:val="single" w:sz="4" w:space="0" w:color="000000" w:themeColor="text1"/>
              <w:bottom w:val="nil"/>
            </w:tcBorders>
            <w:hideMark/>
          </w:tcPr>
          <w:p w14:paraId="4BC2A225"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0.0357</w:t>
            </w:r>
          </w:p>
        </w:tc>
        <w:tc>
          <w:tcPr>
            <w:tcW w:w="907" w:type="dxa"/>
            <w:tcBorders>
              <w:top w:val="single" w:sz="4" w:space="0" w:color="000000" w:themeColor="text1"/>
              <w:bottom w:val="nil"/>
            </w:tcBorders>
            <w:hideMark/>
          </w:tcPr>
          <w:p w14:paraId="04D34CD9"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0.0544</w:t>
            </w:r>
          </w:p>
        </w:tc>
        <w:tc>
          <w:tcPr>
            <w:tcW w:w="956" w:type="dxa"/>
            <w:tcBorders>
              <w:top w:val="single" w:sz="4" w:space="0" w:color="000000" w:themeColor="text1"/>
              <w:bottom w:val="nil"/>
            </w:tcBorders>
            <w:hideMark/>
          </w:tcPr>
          <w:p w14:paraId="3937C76C"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w:t>
            </w:r>
          </w:p>
        </w:tc>
        <w:tc>
          <w:tcPr>
            <w:tcW w:w="1268" w:type="dxa"/>
            <w:tcBorders>
              <w:top w:val="single" w:sz="4" w:space="0" w:color="000000" w:themeColor="text1"/>
              <w:bottom w:val="nil"/>
            </w:tcBorders>
            <w:hideMark/>
          </w:tcPr>
          <w:p w14:paraId="2BEA429E"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0.016</w:t>
            </w:r>
          </w:p>
        </w:tc>
        <w:tc>
          <w:tcPr>
            <w:tcW w:w="842" w:type="dxa"/>
            <w:tcBorders>
              <w:top w:val="single" w:sz="4" w:space="0" w:color="000000" w:themeColor="text1"/>
              <w:bottom w:val="nil"/>
            </w:tcBorders>
            <w:hideMark/>
          </w:tcPr>
          <w:p w14:paraId="550A6CB5"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0.0309</w:t>
            </w:r>
          </w:p>
        </w:tc>
        <w:tc>
          <w:tcPr>
            <w:tcW w:w="931" w:type="dxa"/>
            <w:tcBorders>
              <w:top w:val="single" w:sz="4" w:space="0" w:color="000000" w:themeColor="text1"/>
              <w:bottom w:val="nil"/>
            </w:tcBorders>
            <w:hideMark/>
          </w:tcPr>
          <w:p w14:paraId="0BF93645"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0.0407</w:t>
            </w:r>
          </w:p>
        </w:tc>
        <w:tc>
          <w:tcPr>
            <w:tcW w:w="979" w:type="dxa"/>
            <w:tcBorders>
              <w:top w:val="single" w:sz="4" w:space="0" w:color="000000" w:themeColor="text1"/>
              <w:bottom w:val="nil"/>
            </w:tcBorders>
            <w:hideMark/>
          </w:tcPr>
          <w:p w14:paraId="72A3B8B9"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proofErr w:type="spellStart"/>
            <w:r w:rsidRPr="00AC0628">
              <w:rPr>
                <w:sz w:val="21"/>
                <w:szCs w:val="21"/>
              </w:rPr>
              <w:t>NaN</w:t>
            </w:r>
            <w:proofErr w:type="spellEnd"/>
          </w:p>
        </w:tc>
        <w:tc>
          <w:tcPr>
            <w:tcW w:w="1291" w:type="dxa"/>
            <w:tcBorders>
              <w:top w:val="single" w:sz="4" w:space="0" w:color="000000" w:themeColor="text1"/>
              <w:bottom w:val="nil"/>
            </w:tcBorders>
            <w:hideMark/>
          </w:tcPr>
          <w:p w14:paraId="0DF2923D"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w:t>
            </w:r>
          </w:p>
        </w:tc>
      </w:tr>
      <w:tr w:rsidR="003E72D0" w:rsidRPr="00C10C5A" w14:paraId="49C55104" w14:textId="77777777" w:rsidTr="00DD30F8">
        <w:trPr>
          <w:trHeight w:val="605"/>
        </w:trPr>
        <w:tc>
          <w:tcPr>
            <w:cnfStyle w:val="001000000000" w:firstRow="0" w:lastRow="0" w:firstColumn="1" w:lastColumn="0" w:oddVBand="0" w:evenVBand="0" w:oddHBand="0" w:evenHBand="0" w:firstRowFirstColumn="0" w:firstRowLastColumn="0" w:lastRowFirstColumn="0" w:lastRowLastColumn="0"/>
            <w:tcW w:w="1339" w:type="dxa"/>
            <w:tcBorders>
              <w:top w:val="nil"/>
              <w:bottom w:val="nil"/>
            </w:tcBorders>
            <w:hideMark/>
          </w:tcPr>
          <w:p w14:paraId="2600CA1D" w14:textId="77777777" w:rsidR="00CF199D" w:rsidRPr="00AC0628" w:rsidRDefault="00CF199D" w:rsidP="00D47B52">
            <w:pPr>
              <w:rPr>
                <w:b w:val="0"/>
                <w:bCs w:val="0"/>
                <w:sz w:val="21"/>
                <w:szCs w:val="21"/>
              </w:rPr>
            </w:pPr>
            <w:r w:rsidRPr="00AC0628">
              <w:rPr>
                <w:b w:val="0"/>
                <w:bCs w:val="0"/>
                <w:sz w:val="21"/>
                <w:szCs w:val="21"/>
              </w:rPr>
              <w:t>Precision (Clinical)</w:t>
            </w:r>
          </w:p>
        </w:tc>
        <w:tc>
          <w:tcPr>
            <w:tcW w:w="837" w:type="dxa"/>
            <w:tcBorders>
              <w:top w:val="nil"/>
              <w:bottom w:val="nil"/>
            </w:tcBorders>
            <w:hideMark/>
          </w:tcPr>
          <w:p w14:paraId="07568CE3" w14:textId="77777777" w:rsidR="00CF199D" w:rsidRPr="00AC0628" w:rsidRDefault="00CF199D" w:rsidP="00D47B52">
            <w:pP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0.0327</w:t>
            </w:r>
          </w:p>
        </w:tc>
        <w:tc>
          <w:tcPr>
            <w:tcW w:w="907" w:type="dxa"/>
            <w:tcBorders>
              <w:top w:val="nil"/>
              <w:bottom w:val="nil"/>
            </w:tcBorders>
            <w:hideMark/>
          </w:tcPr>
          <w:p w14:paraId="1E67857B" w14:textId="77777777" w:rsidR="00CF199D" w:rsidRPr="00AC0628" w:rsidRDefault="00CF199D" w:rsidP="00D47B52">
            <w:pP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0.0413</w:t>
            </w:r>
          </w:p>
        </w:tc>
        <w:tc>
          <w:tcPr>
            <w:tcW w:w="956" w:type="dxa"/>
            <w:tcBorders>
              <w:top w:val="nil"/>
              <w:bottom w:val="nil"/>
            </w:tcBorders>
            <w:hideMark/>
          </w:tcPr>
          <w:p w14:paraId="04788F30"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C0628">
              <w:rPr>
                <w:sz w:val="21"/>
                <w:szCs w:val="21"/>
              </w:rPr>
              <w:t>NaN</w:t>
            </w:r>
            <w:proofErr w:type="spellEnd"/>
          </w:p>
        </w:tc>
        <w:tc>
          <w:tcPr>
            <w:tcW w:w="1268" w:type="dxa"/>
            <w:tcBorders>
              <w:top w:val="nil"/>
              <w:bottom w:val="nil"/>
            </w:tcBorders>
            <w:hideMark/>
          </w:tcPr>
          <w:p w14:paraId="2019CD33"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0.015</w:t>
            </w:r>
          </w:p>
        </w:tc>
        <w:tc>
          <w:tcPr>
            <w:tcW w:w="842" w:type="dxa"/>
            <w:tcBorders>
              <w:top w:val="nil"/>
              <w:bottom w:val="nil"/>
            </w:tcBorders>
            <w:hideMark/>
          </w:tcPr>
          <w:p w14:paraId="18E1F02D"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0.0210</w:t>
            </w:r>
          </w:p>
        </w:tc>
        <w:tc>
          <w:tcPr>
            <w:tcW w:w="931" w:type="dxa"/>
            <w:tcBorders>
              <w:top w:val="nil"/>
              <w:bottom w:val="nil"/>
            </w:tcBorders>
            <w:hideMark/>
          </w:tcPr>
          <w:p w14:paraId="2EC7AF3D"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0.0178</w:t>
            </w:r>
          </w:p>
        </w:tc>
        <w:tc>
          <w:tcPr>
            <w:tcW w:w="979" w:type="dxa"/>
            <w:tcBorders>
              <w:top w:val="nil"/>
              <w:bottom w:val="nil"/>
            </w:tcBorders>
            <w:hideMark/>
          </w:tcPr>
          <w:p w14:paraId="3D9A762D"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C0628">
              <w:rPr>
                <w:sz w:val="21"/>
                <w:szCs w:val="21"/>
              </w:rPr>
              <w:t>NaN</w:t>
            </w:r>
            <w:proofErr w:type="spellEnd"/>
          </w:p>
        </w:tc>
        <w:tc>
          <w:tcPr>
            <w:tcW w:w="1291" w:type="dxa"/>
            <w:tcBorders>
              <w:top w:val="nil"/>
              <w:bottom w:val="nil"/>
            </w:tcBorders>
            <w:hideMark/>
          </w:tcPr>
          <w:p w14:paraId="69B46CF8"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C0628">
              <w:rPr>
                <w:sz w:val="21"/>
                <w:szCs w:val="21"/>
              </w:rPr>
              <w:t>NaN</w:t>
            </w:r>
            <w:proofErr w:type="spellEnd"/>
          </w:p>
        </w:tc>
      </w:tr>
      <w:tr w:rsidR="00CF199D" w:rsidRPr="00C10C5A" w14:paraId="12DDA644" w14:textId="77777777" w:rsidTr="00DD30F8">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339" w:type="dxa"/>
            <w:tcBorders>
              <w:top w:val="nil"/>
              <w:bottom w:val="nil"/>
            </w:tcBorders>
            <w:hideMark/>
          </w:tcPr>
          <w:p w14:paraId="31C1E803" w14:textId="77777777" w:rsidR="00CF199D" w:rsidRPr="00AC0628" w:rsidRDefault="00CF199D" w:rsidP="00D47B52">
            <w:pPr>
              <w:rPr>
                <w:b w:val="0"/>
                <w:bCs w:val="0"/>
                <w:sz w:val="21"/>
                <w:szCs w:val="21"/>
              </w:rPr>
            </w:pPr>
            <w:r w:rsidRPr="00AC0628">
              <w:rPr>
                <w:b w:val="0"/>
                <w:bCs w:val="0"/>
                <w:sz w:val="21"/>
                <w:szCs w:val="21"/>
              </w:rPr>
              <w:t>F1 Score (Borderline)</w:t>
            </w:r>
          </w:p>
        </w:tc>
        <w:tc>
          <w:tcPr>
            <w:tcW w:w="837" w:type="dxa"/>
            <w:tcBorders>
              <w:top w:val="nil"/>
              <w:bottom w:val="nil"/>
            </w:tcBorders>
            <w:hideMark/>
          </w:tcPr>
          <w:p w14:paraId="76EE8198"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0.0634</w:t>
            </w:r>
          </w:p>
        </w:tc>
        <w:tc>
          <w:tcPr>
            <w:tcW w:w="907" w:type="dxa"/>
            <w:tcBorders>
              <w:top w:val="nil"/>
              <w:bottom w:val="nil"/>
            </w:tcBorders>
            <w:hideMark/>
          </w:tcPr>
          <w:p w14:paraId="36EEA180" w14:textId="77777777" w:rsidR="00CF199D" w:rsidRPr="00AC0628" w:rsidRDefault="00CF199D" w:rsidP="00D47B52">
            <w:pP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0.0967</w:t>
            </w:r>
          </w:p>
        </w:tc>
        <w:tc>
          <w:tcPr>
            <w:tcW w:w="956" w:type="dxa"/>
            <w:tcBorders>
              <w:top w:val="nil"/>
              <w:bottom w:val="nil"/>
            </w:tcBorders>
            <w:hideMark/>
          </w:tcPr>
          <w:p w14:paraId="7BB679F2"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w:t>
            </w:r>
          </w:p>
        </w:tc>
        <w:tc>
          <w:tcPr>
            <w:tcW w:w="1268" w:type="dxa"/>
            <w:tcBorders>
              <w:top w:val="nil"/>
              <w:bottom w:val="nil"/>
            </w:tcBorders>
            <w:hideMark/>
          </w:tcPr>
          <w:p w14:paraId="22713FF0"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rFonts w:eastAsiaTheme="majorEastAsia"/>
                <w:sz w:val="21"/>
                <w:szCs w:val="21"/>
              </w:rPr>
              <w:t>0.0236</w:t>
            </w:r>
          </w:p>
        </w:tc>
        <w:tc>
          <w:tcPr>
            <w:tcW w:w="842" w:type="dxa"/>
            <w:tcBorders>
              <w:top w:val="nil"/>
              <w:bottom w:val="nil"/>
            </w:tcBorders>
            <w:hideMark/>
          </w:tcPr>
          <w:p w14:paraId="6DAE99CD"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0.0538</w:t>
            </w:r>
          </w:p>
        </w:tc>
        <w:tc>
          <w:tcPr>
            <w:tcW w:w="931" w:type="dxa"/>
            <w:tcBorders>
              <w:top w:val="nil"/>
              <w:bottom w:val="nil"/>
            </w:tcBorders>
            <w:hideMark/>
          </w:tcPr>
          <w:p w14:paraId="5E4F2F7A"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0.0723</w:t>
            </w:r>
          </w:p>
        </w:tc>
        <w:tc>
          <w:tcPr>
            <w:tcW w:w="979" w:type="dxa"/>
            <w:tcBorders>
              <w:top w:val="nil"/>
              <w:bottom w:val="nil"/>
            </w:tcBorders>
            <w:hideMark/>
          </w:tcPr>
          <w:p w14:paraId="1EDD4BA4"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w:t>
            </w:r>
          </w:p>
        </w:tc>
        <w:tc>
          <w:tcPr>
            <w:tcW w:w="1291" w:type="dxa"/>
            <w:tcBorders>
              <w:top w:val="nil"/>
              <w:bottom w:val="nil"/>
            </w:tcBorders>
            <w:hideMark/>
          </w:tcPr>
          <w:p w14:paraId="2AAB90C5" w14:textId="77777777" w:rsidR="00CF199D" w:rsidRPr="00AC0628" w:rsidRDefault="00CF199D" w:rsidP="00D47B52">
            <w:pPr>
              <w:jc w:val="center"/>
              <w:cnfStyle w:val="000000100000" w:firstRow="0" w:lastRow="0" w:firstColumn="0" w:lastColumn="0" w:oddVBand="0" w:evenVBand="0" w:oddHBand="1" w:evenHBand="0" w:firstRowFirstColumn="0" w:firstRowLastColumn="0" w:lastRowFirstColumn="0" w:lastRowLastColumn="0"/>
              <w:rPr>
                <w:sz w:val="21"/>
                <w:szCs w:val="21"/>
              </w:rPr>
            </w:pPr>
            <w:r w:rsidRPr="00AC0628">
              <w:rPr>
                <w:sz w:val="21"/>
                <w:szCs w:val="21"/>
              </w:rPr>
              <w:t>0.0</w:t>
            </w:r>
          </w:p>
        </w:tc>
      </w:tr>
      <w:tr w:rsidR="003E72D0" w:rsidRPr="00C10C5A" w14:paraId="565789BE" w14:textId="77777777" w:rsidTr="00DD30F8">
        <w:trPr>
          <w:trHeight w:val="605"/>
        </w:trPr>
        <w:tc>
          <w:tcPr>
            <w:cnfStyle w:val="001000000000" w:firstRow="0" w:lastRow="0" w:firstColumn="1" w:lastColumn="0" w:oddVBand="0" w:evenVBand="0" w:oddHBand="0" w:evenHBand="0" w:firstRowFirstColumn="0" w:firstRowLastColumn="0" w:lastRowFirstColumn="0" w:lastRowLastColumn="0"/>
            <w:tcW w:w="1339" w:type="dxa"/>
            <w:tcBorders>
              <w:top w:val="nil"/>
              <w:bottom w:val="nil"/>
            </w:tcBorders>
            <w:hideMark/>
          </w:tcPr>
          <w:p w14:paraId="5C404A3B" w14:textId="77777777" w:rsidR="00CF199D" w:rsidRPr="00AC0628" w:rsidRDefault="00CF199D" w:rsidP="00D47B52">
            <w:pPr>
              <w:rPr>
                <w:b w:val="0"/>
                <w:bCs w:val="0"/>
                <w:sz w:val="21"/>
                <w:szCs w:val="21"/>
              </w:rPr>
            </w:pPr>
            <w:r w:rsidRPr="00AC0628">
              <w:rPr>
                <w:b w:val="0"/>
                <w:bCs w:val="0"/>
                <w:sz w:val="21"/>
                <w:szCs w:val="21"/>
              </w:rPr>
              <w:t>F1 Score (Clinical)</w:t>
            </w:r>
          </w:p>
        </w:tc>
        <w:tc>
          <w:tcPr>
            <w:tcW w:w="837" w:type="dxa"/>
            <w:tcBorders>
              <w:top w:val="nil"/>
              <w:bottom w:val="nil"/>
            </w:tcBorders>
            <w:hideMark/>
          </w:tcPr>
          <w:p w14:paraId="296C96DF" w14:textId="77777777" w:rsidR="00CF199D" w:rsidRPr="00AC0628" w:rsidRDefault="00CF199D" w:rsidP="00D47B52">
            <w:pP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0.061</w:t>
            </w:r>
          </w:p>
        </w:tc>
        <w:tc>
          <w:tcPr>
            <w:tcW w:w="907" w:type="dxa"/>
            <w:tcBorders>
              <w:top w:val="nil"/>
              <w:bottom w:val="nil"/>
            </w:tcBorders>
            <w:hideMark/>
          </w:tcPr>
          <w:p w14:paraId="45E4AFE5" w14:textId="77777777" w:rsidR="00CF199D" w:rsidRPr="00AC0628" w:rsidRDefault="00CF199D" w:rsidP="00D47B52">
            <w:pP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0.0763</w:t>
            </w:r>
          </w:p>
        </w:tc>
        <w:tc>
          <w:tcPr>
            <w:tcW w:w="956" w:type="dxa"/>
            <w:tcBorders>
              <w:top w:val="nil"/>
              <w:bottom w:val="nil"/>
            </w:tcBorders>
            <w:hideMark/>
          </w:tcPr>
          <w:p w14:paraId="713CB795"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0.0</w:t>
            </w:r>
          </w:p>
        </w:tc>
        <w:tc>
          <w:tcPr>
            <w:tcW w:w="1268" w:type="dxa"/>
            <w:tcBorders>
              <w:top w:val="nil"/>
              <w:bottom w:val="nil"/>
            </w:tcBorders>
            <w:hideMark/>
          </w:tcPr>
          <w:p w14:paraId="415BD5B3"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rFonts w:eastAsiaTheme="majorEastAsia"/>
                <w:sz w:val="21"/>
                <w:szCs w:val="21"/>
              </w:rPr>
              <w:t>0.0248</w:t>
            </w:r>
          </w:p>
        </w:tc>
        <w:tc>
          <w:tcPr>
            <w:tcW w:w="842" w:type="dxa"/>
            <w:tcBorders>
              <w:top w:val="nil"/>
              <w:bottom w:val="nil"/>
            </w:tcBorders>
            <w:hideMark/>
          </w:tcPr>
          <w:p w14:paraId="7B22168E"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0.0382</w:t>
            </w:r>
          </w:p>
        </w:tc>
        <w:tc>
          <w:tcPr>
            <w:tcW w:w="931" w:type="dxa"/>
            <w:tcBorders>
              <w:top w:val="nil"/>
              <w:bottom w:val="nil"/>
            </w:tcBorders>
            <w:hideMark/>
          </w:tcPr>
          <w:p w14:paraId="65C84051"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0.0334</w:t>
            </w:r>
          </w:p>
        </w:tc>
        <w:tc>
          <w:tcPr>
            <w:tcW w:w="979" w:type="dxa"/>
            <w:tcBorders>
              <w:top w:val="nil"/>
              <w:bottom w:val="nil"/>
            </w:tcBorders>
            <w:hideMark/>
          </w:tcPr>
          <w:p w14:paraId="4E58517F"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0.0</w:t>
            </w:r>
          </w:p>
        </w:tc>
        <w:tc>
          <w:tcPr>
            <w:tcW w:w="1291" w:type="dxa"/>
            <w:tcBorders>
              <w:top w:val="nil"/>
              <w:bottom w:val="nil"/>
            </w:tcBorders>
            <w:hideMark/>
          </w:tcPr>
          <w:p w14:paraId="2D3B4875" w14:textId="77777777" w:rsidR="00CF199D" w:rsidRPr="00AC0628" w:rsidRDefault="00CF199D" w:rsidP="00D47B52">
            <w:pPr>
              <w:jc w:val="center"/>
              <w:cnfStyle w:val="000000000000" w:firstRow="0" w:lastRow="0" w:firstColumn="0" w:lastColumn="0" w:oddVBand="0" w:evenVBand="0" w:oddHBand="0" w:evenHBand="0" w:firstRowFirstColumn="0" w:firstRowLastColumn="0" w:lastRowFirstColumn="0" w:lastRowLastColumn="0"/>
              <w:rPr>
                <w:sz w:val="21"/>
                <w:szCs w:val="21"/>
              </w:rPr>
            </w:pPr>
            <w:r w:rsidRPr="00AC0628">
              <w:rPr>
                <w:sz w:val="21"/>
                <w:szCs w:val="21"/>
              </w:rPr>
              <w:t>0.0</w:t>
            </w:r>
          </w:p>
        </w:tc>
      </w:tr>
    </w:tbl>
    <w:p w14:paraId="55390D55" w14:textId="08DF1916" w:rsidR="003E72D0" w:rsidRDefault="00CF199D" w:rsidP="003E72D0">
      <w:r w:rsidRPr="008A037B">
        <w:rPr>
          <w:i/>
          <w:iCs/>
        </w:rPr>
        <w:t xml:space="preserve">Note: </w:t>
      </w:r>
      <w:r w:rsidRPr="00426923">
        <w:t xml:space="preserve">This table summarizes the performance metrics of the </w:t>
      </w:r>
      <w:proofErr w:type="spellStart"/>
      <w:r w:rsidRPr="00426923">
        <w:t>XGBoost</w:t>
      </w:r>
      <w:proofErr w:type="spellEnd"/>
      <w:r w:rsidRPr="00426923">
        <w:t xml:space="preserve"> models trained to predict internalizing symptom severity from sMRI data using parent-</w:t>
      </w:r>
      <w:proofErr w:type="gramStart"/>
      <w:r w:rsidRPr="00426923">
        <w:t>reported  and</w:t>
      </w:r>
      <w:proofErr w:type="gramEnd"/>
      <w:r w:rsidRPr="00426923">
        <w:t xml:space="preserve"> self-reported outcomes. </w:t>
      </w:r>
      <w:r w:rsidRPr="00426923">
        <w:rPr>
          <w:rFonts w:eastAsiaTheme="majorEastAsia"/>
        </w:rPr>
        <w:t>Accuracy </w:t>
      </w:r>
      <w:r w:rsidRPr="00426923">
        <w:t>refers to the overall proportion of correct predictions.</w:t>
      </w:r>
      <w:r w:rsidRPr="00426923">
        <w:rPr>
          <w:rFonts w:eastAsiaTheme="majorEastAsia"/>
        </w:rPr>
        <w:t> 95% CI </w:t>
      </w:r>
      <w:r w:rsidRPr="00426923">
        <w:t>indicates the range in which the true accuracy likely falls with 95% confidence.</w:t>
      </w:r>
      <w:r w:rsidRPr="00426923">
        <w:rPr>
          <w:rFonts w:eastAsiaTheme="majorEastAsia"/>
        </w:rPr>
        <w:t> Cohen’s kappa </w:t>
      </w:r>
      <w:r w:rsidRPr="00426923">
        <w:t>adjusts accuracy for chance agreement, with values near zero indicating chance-level performance.</w:t>
      </w:r>
      <w:r w:rsidRPr="00426923">
        <w:rPr>
          <w:rFonts w:eastAsiaTheme="majorEastAsia"/>
        </w:rPr>
        <w:t> Balanced Accuracy </w:t>
      </w:r>
      <w:r w:rsidRPr="00426923">
        <w:t>averages sensitivity and specificity across all classes, providing a more informative metric under class imbalance.</w:t>
      </w:r>
      <w:r w:rsidRPr="00426923">
        <w:rPr>
          <w:rFonts w:eastAsiaTheme="majorEastAsia"/>
        </w:rPr>
        <w:t> Sensitivity </w:t>
      </w:r>
      <w:r w:rsidRPr="00426923">
        <w:t>(also called recall) measures how well the model identifies true positives within each class.</w:t>
      </w:r>
      <w:r w:rsidRPr="00426923">
        <w:rPr>
          <w:rFonts w:eastAsiaTheme="majorEastAsia"/>
        </w:rPr>
        <w:t> Specificity </w:t>
      </w:r>
      <w:r w:rsidRPr="00426923">
        <w:t>reflects the model’s ability to correctly identify true negatives.</w:t>
      </w:r>
      <w:r w:rsidRPr="00426923">
        <w:rPr>
          <w:rFonts w:eastAsiaTheme="majorEastAsia"/>
        </w:rPr>
        <w:t> Precision </w:t>
      </w:r>
      <w:r w:rsidRPr="00426923">
        <w:t xml:space="preserve">is the proportion of predicted cases that are </w:t>
      </w:r>
      <w:proofErr w:type="gramStart"/>
      <w:r w:rsidRPr="00426923">
        <w:t>actually correct</w:t>
      </w:r>
      <w:proofErr w:type="gramEnd"/>
      <w:r w:rsidRPr="00426923">
        <w:t>.</w:t>
      </w:r>
      <w:r w:rsidRPr="00426923">
        <w:rPr>
          <w:rFonts w:eastAsiaTheme="majorEastAsia"/>
        </w:rPr>
        <w:t> F1 Score </w:t>
      </w:r>
      <w:r w:rsidRPr="00426923">
        <w:t xml:space="preserve">combines precision and sensitivity, offering a balanced measure of class-specific performance, particularly useful when class distributions are skewed. While argmax models showed high overall accuracy, this reflected overprediction of the healthy class. Class-specific metrics revealed poor detection of minority classes, with only modest gains after </w:t>
      </w:r>
      <w:r w:rsidRPr="00426923">
        <w:lastRenderedPageBreak/>
        <w:t>threshold calibration for parent reports and persistently low performance for self-</w:t>
      </w:r>
      <w:proofErr w:type="spellStart"/>
      <w:proofErr w:type="gramStart"/>
      <w:r w:rsidRPr="00426923">
        <w:t>reports</w:t>
      </w:r>
      <w:r w:rsidR="00AF38F3">
        <w:t>,</w:t>
      </w:r>
      <w:r w:rsidRPr="00426923">
        <w:t>underscoring</w:t>
      </w:r>
      <w:proofErr w:type="spellEnd"/>
      <w:proofErr w:type="gramEnd"/>
      <w:r w:rsidRPr="00426923">
        <w:t xml:space="preserve"> the impact of class imbalance and limited signal in the input data.</w:t>
      </w:r>
    </w:p>
    <w:p w14:paraId="5EF962A5" w14:textId="77777777" w:rsidR="003E72D0" w:rsidRDefault="003E72D0" w:rsidP="003E72D0"/>
    <w:p w14:paraId="0C17BB44" w14:textId="3DDFFEA6" w:rsidR="00CD5A5A" w:rsidRPr="00CD5A5A" w:rsidRDefault="00CD5A5A" w:rsidP="003E72D0">
      <w:pPr>
        <w:pStyle w:val="Style2"/>
      </w:pPr>
      <w:bookmarkStart w:id="52" w:name="_Toc197292367"/>
      <w:r w:rsidRPr="00CD5A5A">
        <w:t>Tuning Parameter Exploration and Loss Minimization Across Configurations</w:t>
      </w:r>
      <w:bookmarkEnd w:id="52"/>
    </w:p>
    <w:p w14:paraId="0A2F70AA" w14:textId="77777777" w:rsidR="003D7529" w:rsidRPr="004277C7" w:rsidRDefault="003D7529" w:rsidP="003D7529">
      <w:pPr>
        <w:ind w:firstLine="720"/>
      </w:pPr>
      <w:r w:rsidRPr="009270AB">
        <w:t xml:space="preserve">As shown in </w:t>
      </w:r>
      <w:r w:rsidRPr="00E46CE0">
        <w:rPr>
          <w:color w:val="D86DCB" w:themeColor="accent5" w:themeTint="99"/>
        </w:rPr>
        <w:t xml:space="preserve">Table A, </w:t>
      </w:r>
      <w:r>
        <w:t xml:space="preserve">both </w:t>
      </w:r>
      <w:r w:rsidRPr="009270AB">
        <w:t>model</w:t>
      </w:r>
      <w:r>
        <w:t>s</w:t>
      </w:r>
      <w:r w:rsidRPr="009270AB">
        <w:t xml:space="preserve"> reached optimal performance at 50 boosting rounds. While core parameters such as learning rate and max depth were consistent, the</w:t>
      </w:r>
      <w:r>
        <w:t xml:space="preserve"> parent reported</w:t>
      </w:r>
      <w:r w:rsidRPr="009270AB">
        <w:t xml:space="preserve"> model used a lower minimum child weight (1 vs. 5), higher gamma (2 vs. 0), and differed in subsampling strategies (subsample: 0.6 vs. 0.9; </w:t>
      </w:r>
      <w:proofErr w:type="spellStart"/>
      <w:r w:rsidRPr="009270AB">
        <w:t>colsample</w:t>
      </w:r>
      <w:proofErr w:type="spellEnd"/>
      <w:r w:rsidRPr="009270AB">
        <w:t xml:space="preserve"> by tree: 0.9 vs. 0.6). </w:t>
      </w:r>
      <w:r w:rsidRPr="0085206F">
        <w:t xml:space="preserve">Hyperparameter tuning revealed variation in model performance across the parameter space </w:t>
      </w:r>
      <w:r w:rsidRPr="003D7529">
        <w:rPr>
          <w:color w:val="D86DCB" w:themeColor="accent5" w:themeTint="99"/>
        </w:rPr>
        <w:t>(Figure A</w:t>
      </w:r>
      <w:r w:rsidRPr="0085206F">
        <w:t>). For both the BPM (</w:t>
      </w:r>
      <w:r w:rsidRPr="003D7529">
        <w:rPr>
          <w:color w:val="D86DCB" w:themeColor="accent5" w:themeTint="99"/>
        </w:rPr>
        <w:t>Figure Aa</w:t>
      </w:r>
      <w:r w:rsidRPr="0085206F">
        <w:t>) and CBCL (</w:t>
      </w:r>
      <w:r w:rsidRPr="003D7529">
        <w:rPr>
          <w:color w:val="D86DCB" w:themeColor="accent5" w:themeTint="99"/>
        </w:rPr>
        <w:t>Figure Ab</w:t>
      </w:r>
      <w:r w:rsidRPr="0085206F">
        <w:t>) models, log loss values ranged from approximately 1.090 to 1.108, indicating sensitivity to tuning configurations. Performance was most strongly influenced by tree depth and learning rate, with lower log loss achieved under shallower trees and moderate learning rates. Despite the broad search space, both models converged on similar optimal configurations, yielding final multiclass log-loss values of 1.090 (CBCL) and 1.093 (BPM). Class weighting contributed to improved classification of underrepresented borderline and clinical categories.</w:t>
      </w:r>
    </w:p>
    <w:p w14:paraId="73030D64" w14:textId="77777777" w:rsidR="00426923" w:rsidRDefault="00426923" w:rsidP="00CD5A5A"/>
    <w:p w14:paraId="7E09CC86" w14:textId="77777777" w:rsidR="00426923" w:rsidRPr="0085206F" w:rsidRDefault="00426923" w:rsidP="00426923">
      <w:pPr>
        <w:rPr>
          <w:i/>
          <w:iCs/>
          <w:color w:val="000000" w:themeColor="text1"/>
        </w:rPr>
      </w:pPr>
      <w:r w:rsidRPr="008C3BAD">
        <w:rPr>
          <w:i/>
          <w:iCs/>
          <w:color w:val="D86DCB" w:themeColor="accent5" w:themeTint="99"/>
        </w:rPr>
        <w:t xml:space="preserve">Table A. </w:t>
      </w:r>
      <w:r w:rsidRPr="0085206F">
        <w:rPr>
          <w:i/>
          <w:iCs/>
          <w:color w:val="000000" w:themeColor="text1"/>
        </w:rPr>
        <w:t>Best Tuning Parameters</w:t>
      </w:r>
    </w:p>
    <w:tbl>
      <w:tblPr>
        <w:tblStyle w:val="PlainTable2"/>
        <w:tblW w:w="0" w:type="auto"/>
        <w:tblLook w:val="04A0" w:firstRow="1" w:lastRow="0" w:firstColumn="1" w:lastColumn="0" w:noHBand="0" w:noVBand="1"/>
      </w:tblPr>
      <w:tblGrid>
        <w:gridCol w:w="3116"/>
        <w:gridCol w:w="3117"/>
        <w:gridCol w:w="3117"/>
      </w:tblGrid>
      <w:tr w:rsidR="00426923" w:rsidRPr="0085206F" w14:paraId="60098008" w14:textId="77777777" w:rsidTr="003727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7F7F7F" w:themeColor="text1" w:themeTint="80"/>
              <w:bottom w:val="single" w:sz="4" w:space="0" w:color="auto"/>
            </w:tcBorders>
          </w:tcPr>
          <w:p w14:paraId="58F836CD" w14:textId="77777777" w:rsidR="00426923" w:rsidRPr="0085206F" w:rsidRDefault="00426923" w:rsidP="00D47B52">
            <w:pPr>
              <w:rPr>
                <w:rFonts w:hAnsi="Symbol"/>
                <w:color w:val="000000" w:themeColor="text1"/>
              </w:rPr>
            </w:pPr>
            <w:r w:rsidRPr="0085206F">
              <w:rPr>
                <w:rFonts w:hAnsi="Symbol"/>
                <w:color w:val="000000" w:themeColor="text1"/>
              </w:rPr>
              <w:t>Parameter</w:t>
            </w:r>
          </w:p>
        </w:tc>
        <w:tc>
          <w:tcPr>
            <w:tcW w:w="3117" w:type="dxa"/>
            <w:tcBorders>
              <w:top w:val="single" w:sz="4" w:space="0" w:color="7F7F7F" w:themeColor="text1" w:themeTint="80"/>
              <w:bottom w:val="single" w:sz="4" w:space="0" w:color="auto"/>
            </w:tcBorders>
          </w:tcPr>
          <w:p w14:paraId="455B358F" w14:textId="77777777" w:rsidR="00426923" w:rsidRPr="0085206F" w:rsidRDefault="00426923" w:rsidP="00D47B52">
            <w:pPr>
              <w:cnfStyle w:val="100000000000" w:firstRow="1" w:lastRow="0" w:firstColumn="0" w:lastColumn="0" w:oddVBand="0" w:evenVBand="0" w:oddHBand="0" w:evenHBand="0" w:firstRowFirstColumn="0" w:firstRowLastColumn="0" w:lastRowFirstColumn="0" w:lastRowLastColumn="0"/>
              <w:rPr>
                <w:rFonts w:hAnsi="Symbol"/>
                <w:color w:val="000000" w:themeColor="text1"/>
              </w:rPr>
            </w:pPr>
            <w:r w:rsidRPr="0085206F">
              <w:rPr>
                <w:rFonts w:hAnsi="Symbol"/>
                <w:color w:val="000000" w:themeColor="text1"/>
              </w:rPr>
              <w:t>CBCL</w:t>
            </w:r>
          </w:p>
        </w:tc>
        <w:tc>
          <w:tcPr>
            <w:tcW w:w="3117" w:type="dxa"/>
            <w:tcBorders>
              <w:top w:val="single" w:sz="4" w:space="0" w:color="7F7F7F" w:themeColor="text1" w:themeTint="80"/>
              <w:bottom w:val="single" w:sz="4" w:space="0" w:color="auto"/>
            </w:tcBorders>
          </w:tcPr>
          <w:p w14:paraId="572275AE" w14:textId="77777777" w:rsidR="00426923" w:rsidRPr="0085206F" w:rsidRDefault="00426923" w:rsidP="00D47B52">
            <w:pPr>
              <w:cnfStyle w:val="100000000000" w:firstRow="1" w:lastRow="0" w:firstColumn="0" w:lastColumn="0" w:oddVBand="0" w:evenVBand="0" w:oddHBand="0" w:evenHBand="0" w:firstRowFirstColumn="0" w:firstRowLastColumn="0" w:lastRowFirstColumn="0" w:lastRowLastColumn="0"/>
              <w:rPr>
                <w:rFonts w:hAnsi="Symbol"/>
                <w:color w:val="000000" w:themeColor="text1"/>
              </w:rPr>
            </w:pPr>
            <w:r w:rsidRPr="0085206F">
              <w:rPr>
                <w:rFonts w:hAnsi="Symbol"/>
                <w:color w:val="000000" w:themeColor="text1"/>
              </w:rPr>
              <w:t>BPM</w:t>
            </w:r>
          </w:p>
        </w:tc>
      </w:tr>
      <w:tr w:rsidR="00426923" w:rsidRPr="0085206F" w14:paraId="0A384AE0" w14:textId="77777777" w:rsidTr="00372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uto"/>
              <w:bottom w:val="nil"/>
            </w:tcBorders>
          </w:tcPr>
          <w:p w14:paraId="67819B5B" w14:textId="77777777" w:rsidR="00426923" w:rsidRPr="00426923" w:rsidRDefault="00426923" w:rsidP="00D47B52">
            <w:pPr>
              <w:rPr>
                <w:rFonts w:hAnsi="Symbol"/>
                <w:b w:val="0"/>
                <w:bCs w:val="0"/>
                <w:color w:val="000000" w:themeColor="text1"/>
              </w:rPr>
            </w:pPr>
            <w:r w:rsidRPr="00426923">
              <w:rPr>
                <w:rFonts w:hAnsi="Symbol"/>
                <w:b w:val="0"/>
                <w:bCs w:val="0"/>
                <w:color w:val="000000" w:themeColor="text1"/>
              </w:rPr>
              <w:t>Booster</w:t>
            </w:r>
          </w:p>
        </w:tc>
        <w:tc>
          <w:tcPr>
            <w:tcW w:w="3117" w:type="dxa"/>
            <w:tcBorders>
              <w:top w:val="single" w:sz="4" w:space="0" w:color="auto"/>
              <w:bottom w:val="nil"/>
            </w:tcBorders>
          </w:tcPr>
          <w:p w14:paraId="7231D3D6" w14:textId="77777777" w:rsidR="00426923" w:rsidRPr="0085206F" w:rsidRDefault="00426923" w:rsidP="00D47B52">
            <w:pPr>
              <w:cnfStyle w:val="000000100000" w:firstRow="0" w:lastRow="0" w:firstColumn="0" w:lastColumn="0" w:oddVBand="0" w:evenVBand="0" w:oddHBand="1" w:evenHBand="0" w:firstRowFirstColumn="0" w:firstRowLastColumn="0" w:lastRowFirstColumn="0" w:lastRowLastColumn="0"/>
              <w:rPr>
                <w:rFonts w:hAnsi="Symbol"/>
                <w:color w:val="000000" w:themeColor="text1"/>
              </w:rPr>
            </w:pPr>
            <w:proofErr w:type="spellStart"/>
            <w:r w:rsidRPr="0085206F">
              <w:rPr>
                <w:rFonts w:hAnsi="Symbol"/>
                <w:color w:val="000000" w:themeColor="text1"/>
              </w:rPr>
              <w:t>Gbtree</w:t>
            </w:r>
            <w:proofErr w:type="spellEnd"/>
          </w:p>
        </w:tc>
        <w:tc>
          <w:tcPr>
            <w:tcW w:w="3117" w:type="dxa"/>
            <w:tcBorders>
              <w:top w:val="single" w:sz="4" w:space="0" w:color="auto"/>
              <w:bottom w:val="nil"/>
            </w:tcBorders>
          </w:tcPr>
          <w:p w14:paraId="7C98BA84" w14:textId="77777777" w:rsidR="00426923" w:rsidRPr="0085206F" w:rsidRDefault="00426923" w:rsidP="00D47B52">
            <w:pPr>
              <w:cnfStyle w:val="000000100000" w:firstRow="0" w:lastRow="0" w:firstColumn="0" w:lastColumn="0" w:oddVBand="0" w:evenVBand="0" w:oddHBand="1" w:evenHBand="0" w:firstRowFirstColumn="0" w:firstRowLastColumn="0" w:lastRowFirstColumn="0" w:lastRowLastColumn="0"/>
              <w:rPr>
                <w:rFonts w:hAnsi="Symbol"/>
                <w:color w:val="000000" w:themeColor="text1"/>
              </w:rPr>
            </w:pPr>
            <w:proofErr w:type="spellStart"/>
            <w:r w:rsidRPr="0085206F">
              <w:rPr>
                <w:rFonts w:hAnsi="Symbol"/>
                <w:color w:val="000000" w:themeColor="text1"/>
              </w:rPr>
              <w:t>Gbtree</w:t>
            </w:r>
            <w:proofErr w:type="spellEnd"/>
          </w:p>
        </w:tc>
      </w:tr>
      <w:tr w:rsidR="00426923" w:rsidRPr="0085206F" w14:paraId="78BCB247" w14:textId="77777777" w:rsidTr="00372703">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2C9D1CA9" w14:textId="77777777" w:rsidR="00426923" w:rsidRPr="00426923" w:rsidRDefault="00426923" w:rsidP="00D47B52">
            <w:pPr>
              <w:rPr>
                <w:rFonts w:hAnsi="Symbol"/>
                <w:b w:val="0"/>
                <w:bCs w:val="0"/>
                <w:color w:val="000000" w:themeColor="text1"/>
              </w:rPr>
            </w:pPr>
            <w:r w:rsidRPr="00426923">
              <w:rPr>
                <w:rFonts w:hAnsi="Symbol"/>
                <w:b w:val="0"/>
                <w:bCs w:val="0"/>
                <w:color w:val="000000" w:themeColor="text1"/>
              </w:rPr>
              <w:t>Objective</w:t>
            </w:r>
          </w:p>
        </w:tc>
        <w:tc>
          <w:tcPr>
            <w:tcW w:w="3117" w:type="dxa"/>
            <w:tcBorders>
              <w:top w:val="nil"/>
              <w:bottom w:val="nil"/>
            </w:tcBorders>
          </w:tcPr>
          <w:p w14:paraId="22615C75" w14:textId="77777777" w:rsidR="00426923" w:rsidRPr="0085206F" w:rsidRDefault="00426923" w:rsidP="00D47B52">
            <w:pPr>
              <w:cnfStyle w:val="000000000000" w:firstRow="0" w:lastRow="0" w:firstColumn="0" w:lastColumn="0" w:oddVBand="0" w:evenVBand="0" w:oddHBand="0" w:evenHBand="0" w:firstRowFirstColumn="0" w:firstRowLastColumn="0" w:lastRowFirstColumn="0" w:lastRowLastColumn="0"/>
              <w:rPr>
                <w:rFonts w:hAnsi="Symbol"/>
                <w:color w:val="000000" w:themeColor="text1"/>
              </w:rPr>
            </w:pPr>
            <w:proofErr w:type="spellStart"/>
            <w:proofErr w:type="gramStart"/>
            <w:r w:rsidRPr="0085206F">
              <w:rPr>
                <w:rFonts w:hAnsi="Symbol"/>
                <w:color w:val="000000" w:themeColor="text1"/>
              </w:rPr>
              <w:t>Multi:softprob</w:t>
            </w:r>
            <w:proofErr w:type="spellEnd"/>
            <w:proofErr w:type="gramEnd"/>
          </w:p>
        </w:tc>
        <w:tc>
          <w:tcPr>
            <w:tcW w:w="3117" w:type="dxa"/>
            <w:tcBorders>
              <w:top w:val="nil"/>
              <w:bottom w:val="nil"/>
            </w:tcBorders>
          </w:tcPr>
          <w:p w14:paraId="0C24BEE9" w14:textId="77777777" w:rsidR="00426923" w:rsidRPr="0085206F" w:rsidRDefault="00426923" w:rsidP="00D47B52">
            <w:pPr>
              <w:cnfStyle w:val="000000000000" w:firstRow="0" w:lastRow="0" w:firstColumn="0" w:lastColumn="0" w:oddVBand="0" w:evenVBand="0" w:oddHBand="0" w:evenHBand="0" w:firstRowFirstColumn="0" w:firstRowLastColumn="0" w:lastRowFirstColumn="0" w:lastRowLastColumn="0"/>
              <w:rPr>
                <w:rFonts w:hAnsi="Symbol"/>
                <w:color w:val="000000" w:themeColor="text1"/>
              </w:rPr>
            </w:pPr>
            <w:proofErr w:type="spellStart"/>
            <w:proofErr w:type="gramStart"/>
            <w:r w:rsidRPr="0085206F">
              <w:rPr>
                <w:rFonts w:hAnsi="Symbol"/>
                <w:color w:val="000000" w:themeColor="text1"/>
              </w:rPr>
              <w:t>Multi:softprob</w:t>
            </w:r>
            <w:proofErr w:type="spellEnd"/>
            <w:proofErr w:type="gramEnd"/>
          </w:p>
        </w:tc>
      </w:tr>
      <w:tr w:rsidR="00426923" w:rsidRPr="0085206F" w14:paraId="66C70F82" w14:textId="77777777" w:rsidTr="00372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7A10527D" w14:textId="77777777" w:rsidR="00426923" w:rsidRPr="00426923" w:rsidRDefault="00426923" w:rsidP="00D47B52">
            <w:pPr>
              <w:rPr>
                <w:rFonts w:hAnsi="Symbol"/>
                <w:b w:val="0"/>
                <w:bCs w:val="0"/>
                <w:color w:val="000000" w:themeColor="text1"/>
              </w:rPr>
            </w:pPr>
            <w:r w:rsidRPr="00426923">
              <w:rPr>
                <w:rFonts w:hAnsi="Symbol"/>
                <w:b w:val="0"/>
                <w:bCs w:val="0"/>
                <w:color w:val="000000" w:themeColor="text1"/>
              </w:rPr>
              <w:t>Evaluation Metric</w:t>
            </w:r>
          </w:p>
        </w:tc>
        <w:tc>
          <w:tcPr>
            <w:tcW w:w="3117" w:type="dxa"/>
            <w:tcBorders>
              <w:top w:val="nil"/>
              <w:bottom w:val="nil"/>
            </w:tcBorders>
          </w:tcPr>
          <w:p w14:paraId="5F39799F" w14:textId="77777777" w:rsidR="00426923" w:rsidRPr="0085206F" w:rsidRDefault="00426923" w:rsidP="00D47B52">
            <w:pPr>
              <w:cnfStyle w:val="000000100000" w:firstRow="0" w:lastRow="0" w:firstColumn="0" w:lastColumn="0" w:oddVBand="0" w:evenVBand="0" w:oddHBand="1" w:evenHBand="0" w:firstRowFirstColumn="0" w:firstRowLastColumn="0" w:lastRowFirstColumn="0" w:lastRowLastColumn="0"/>
              <w:rPr>
                <w:rFonts w:hAnsi="Symbol"/>
                <w:color w:val="000000" w:themeColor="text1"/>
              </w:rPr>
            </w:pPr>
            <w:proofErr w:type="spellStart"/>
            <w:r w:rsidRPr="0085206F">
              <w:rPr>
                <w:rFonts w:hAnsi="Symbol"/>
                <w:color w:val="000000" w:themeColor="text1"/>
              </w:rPr>
              <w:t>mlogloss</w:t>
            </w:r>
            <w:proofErr w:type="spellEnd"/>
          </w:p>
        </w:tc>
        <w:tc>
          <w:tcPr>
            <w:tcW w:w="3117" w:type="dxa"/>
            <w:tcBorders>
              <w:top w:val="nil"/>
              <w:bottom w:val="nil"/>
            </w:tcBorders>
          </w:tcPr>
          <w:p w14:paraId="3AFBBE7A" w14:textId="77777777" w:rsidR="00426923" w:rsidRPr="0085206F" w:rsidRDefault="00426923" w:rsidP="00D47B52">
            <w:pPr>
              <w:cnfStyle w:val="000000100000" w:firstRow="0" w:lastRow="0" w:firstColumn="0" w:lastColumn="0" w:oddVBand="0" w:evenVBand="0" w:oddHBand="1" w:evenHBand="0" w:firstRowFirstColumn="0" w:firstRowLastColumn="0" w:lastRowFirstColumn="0" w:lastRowLastColumn="0"/>
              <w:rPr>
                <w:rFonts w:hAnsi="Symbol"/>
                <w:color w:val="000000" w:themeColor="text1"/>
              </w:rPr>
            </w:pPr>
            <w:proofErr w:type="spellStart"/>
            <w:r w:rsidRPr="0085206F">
              <w:rPr>
                <w:rFonts w:hAnsi="Symbol"/>
                <w:color w:val="000000" w:themeColor="text1"/>
              </w:rPr>
              <w:t>mlogloss</w:t>
            </w:r>
            <w:proofErr w:type="spellEnd"/>
          </w:p>
        </w:tc>
      </w:tr>
      <w:tr w:rsidR="00426923" w:rsidRPr="0085206F" w14:paraId="16FFCEC6" w14:textId="77777777" w:rsidTr="00372703">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7DAAC91C" w14:textId="77777777" w:rsidR="00426923" w:rsidRPr="00426923" w:rsidRDefault="00426923" w:rsidP="00D47B52">
            <w:pPr>
              <w:rPr>
                <w:rFonts w:hAnsi="Symbol"/>
                <w:b w:val="0"/>
                <w:bCs w:val="0"/>
                <w:color w:val="000000" w:themeColor="text1"/>
              </w:rPr>
            </w:pPr>
            <w:r w:rsidRPr="00426923">
              <w:rPr>
                <w:rFonts w:hAnsi="Symbol"/>
                <w:b w:val="0"/>
                <w:bCs w:val="0"/>
                <w:color w:val="000000" w:themeColor="text1"/>
              </w:rPr>
              <w:t>Max Depth</w:t>
            </w:r>
          </w:p>
        </w:tc>
        <w:tc>
          <w:tcPr>
            <w:tcW w:w="3117" w:type="dxa"/>
            <w:tcBorders>
              <w:top w:val="nil"/>
              <w:bottom w:val="nil"/>
            </w:tcBorders>
          </w:tcPr>
          <w:p w14:paraId="1BF2440A" w14:textId="77777777" w:rsidR="00426923" w:rsidRPr="0085206F" w:rsidRDefault="00426923" w:rsidP="00D47B52">
            <w:pPr>
              <w:cnfStyle w:val="000000000000" w:firstRow="0" w:lastRow="0" w:firstColumn="0" w:lastColumn="0" w:oddVBand="0" w:evenVBand="0" w:oddHBand="0" w:evenHBand="0" w:firstRowFirstColumn="0" w:firstRowLastColumn="0" w:lastRowFirstColumn="0" w:lastRowLastColumn="0"/>
              <w:rPr>
                <w:rFonts w:hAnsi="Symbol"/>
                <w:color w:val="000000" w:themeColor="text1"/>
              </w:rPr>
            </w:pPr>
            <w:r w:rsidRPr="0085206F">
              <w:rPr>
                <w:rFonts w:hAnsi="Symbol"/>
                <w:color w:val="000000" w:themeColor="text1"/>
              </w:rPr>
              <w:t>3</w:t>
            </w:r>
          </w:p>
        </w:tc>
        <w:tc>
          <w:tcPr>
            <w:tcW w:w="3117" w:type="dxa"/>
            <w:tcBorders>
              <w:top w:val="nil"/>
              <w:bottom w:val="nil"/>
            </w:tcBorders>
          </w:tcPr>
          <w:p w14:paraId="3828F9B1" w14:textId="77777777" w:rsidR="00426923" w:rsidRPr="0085206F" w:rsidRDefault="00426923" w:rsidP="00D47B52">
            <w:pPr>
              <w:cnfStyle w:val="000000000000" w:firstRow="0" w:lastRow="0" w:firstColumn="0" w:lastColumn="0" w:oddVBand="0" w:evenVBand="0" w:oddHBand="0" w:evenHBand="0" w:firstRowFirstColumn="0" w:firstRowLastColumn="0" w:lastRowFirstColumn="0" w:lastRowLastColumn="0"/>
              <w:rPr>
                <w:rFonts w:hAnsi="Symbol"/>
                <w:color w:val="000000" w:themeColor="text1"/>
              </w:rPr>
            </w:pPr>
            <w:r w:rsidRPr="0085206F">
              <w:rPr>
                <w:rFonts w:hAnsi="Symbol"/>
                <w:color w:val="000000" w:themeColor="text1"/>
              </w:rPr>
              <w:t>3</w:t>
            </w:r>
          </w:p>
        </w:tc>
      </w:tr>
      <w:tr w:rsidR="00426923" w:rsidRPr="0085206F" w14:paraId="390B4AB9" w14:textId="77777777" w:rsidTr="00372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6EAC42BD" w14:textId="77777777" w:rsidR="00426923" w:rsidRPr="00426923" w:rsidRDefault="00426923" w:rsidP="00D47B52">
            <w:pPr>
              <w:rPr>
                <w:rFonts w:hAnsi="Symbol"/>
                <w:b w:val="0"/>
                <w:bCs w:val="0"/>
                <w:color w:val="000000" w:themeColor="text1"/>
              </w:rPr>
            </w:pPr>
            <w:r w:rsidRPr="00426923">
              <w:rPr>
                <w:rFonts w:hAnsi="Symbol"/>
                <w:b w:val="0"/>
                <w:bCs w:val="0"/>
                <w:color w:val="000000" w:themeColor="text1"/>
              </w:rPr>
              <w:t>Min Child Weight</w:t>
            </w:r>
          </w:p>
        </w:tc>
        <w:tc>
          <w:tcPr>
            <w:tcW w:w="3117" w:type="dxa"/>
            <w:tcBorders>
              <w:top w:val="nil"/>
              <w:bottom w:val="nil"/>
            </w:tcBorders>
          </w:tcPr>
          <w:p w14:paraId="6189516E" w14:textId="77777777" w:rsidR="00426923" w:rsidRPr="0085206F" w:rsidRDefault="00426923" w:rsidP="00D47B52">
            <w:pPr>
              <w:cnfStyle w:val="000000100000" w:firstRow="0" w:lastRow="0" w:firstColumn="0" w:lastColumn="0" w:oddVBand="0" w:evenVBand="0" w:oddHBand="1" w:evenHBand="0" w:firstRowFirstColumn="0" w:firstRowLastColumn="0" w:lastRowFirstColumn="0" w:lastRowLastColumn="0"/>
              <w:rPr>
                <w:rFonts w:hAnsi="Symbol"/>
                <w:color w:val="000000" w:themeColor="text1"/>
              </w:rPr>
            </w:pPr>
            <w:r w:rsidRPr="0085206F">
              <w:rPr>
                <w:rFonts w:hAnsi="Symbol"/>
                <w:color w:val="000000" w:themeColor="text1"/>
              </w:rPr>
              <w:t>1</w:t>
            </w:r>
          </w:p>
        </w:tc>
        <w:tc>
          <w:tcPr>
            <w:tcW w:w="3117" w:type="dxa"/>
            <w:tcBorders>
              <w:top w:val="nil"/>
              <w:bottom w:val="nil"/>
            </w:tcBorders>
          </w:tcPr>
          <w:p w14:paraId="6C05E411" w14:textId="77777777" w:rsidR="00426923" w:rsidRPr="0085206F" w:rsidRDefault="00426923" w:rsidP="00D47B52">
            <w:pPr>
              <w:cnfStyle w:val="000000100000" w:firstRow="0" w:lastRow="0" w:firstColumn="0" w:lastColumn="0" w:oddVBand="0" w:evenVBand="0" w:oddHBand="1" w:evenHBand="0" w:firstRowFirstColumn="0" w:firstRowLastColumn="0" w:lastRowFirstColumn="0" w:lastRowLastColumn="0"/>
              <w:rPr>
                <w:rFonts w:hAnsi="Symbol"/>
                <w:color w:val="000000" w:themeColor="text1"/>
              </w:rPr>
            </w:pPr>
            <w:r w:rsidRPr="0085206F">
              <w:rPr>
                <w:rFonts w:hAnsi="Symbol"/>
                <w:color w:val="000000" w:themeColor="text1"/>
              </w:rPr>
              <w:t>5</w:t>
            </w:r>
          </w:p>
        </w:tc>
      </w:tr>
      <w:tr w:rsidR="00426923" w:rsidRPr="0085206F" w14:paraId="1F71EEB7" w14:textId="77777777" w:rsidTr="00372703">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013E804A" w14:textId="77777777" w:rsidR="00426923" w:rsidRPr="00426923" w:rsidRDefault="00426923" w:rsidP="00D47B52">
            <w:pPr>
              <w:rPr>
                <w:rFonts w:hAnsi="Symbol"/>
                <w:b w:val="0"/>
                <w:bCs w:val="0"/>
                <w:color w:val="000000" w:themeColor="text1"/>
              </w:rPr>
            </w:pPr>
            <w:r w:rsidRPr="00426923">
              <w:rPr>
                <w:rFonts w:hAnsi="Symbol"/>
                <w:b w:val="0"/>
                <w:bCs w:val="0"/>
                <w:color w:val="000000" w:themeColor="text1"/>
              </w:rPr>
              <w:t>Eta</w:t>
            </w:r>
          </w:p>
        </w:tc>
        <w:tc>
          <w:tcPr>
            <w:tcW w:w="3117" w:type="dxa"/>
            <w:tcBorders>
              <w:top w:val="nil"/>
              <w:bottom w:val="nil"/>
            </w:tcBorders>
          </w:tcPr>
          <w:p w14:paraId="55CC4BA2" w14:textId="77777777" w:rsidR="00426923" w:rsidRPr="0085206F" w:rsidRDefault="00426923" w:rsidP="00D47B52">
            <w:pPr>
              <w:cnfStyle w:val="000000000000" w:firstRow="0" w:lastRow="0" w:firstColumn="0" w:lastColumn="0" w:oddVBand="0" w:evenVBand="0" w:oddHBand="0" w:evenHBand="0" w:firstRowFirstColumn="0" w:firstRowLastColumn="0" w:lastRowFirstColumn="0" w:lastRowLastColumn="0"/>
              <w:rPr>
                <w:rFonts w:hAnsi="Symbol"/>
                <w:color w:val="000000" w:themeColor="text1"/>
              </w:rPr>
            </w:pPr>
            <w:r w:rsidRPr="0085206F">
              <w:rPr>
                <w:rFonts w:hAnsi="Symbol"/>
                <w:color w:val="000000" w:themeColor="text1"/>
              </w:rPr>
              <w:t>0.1</w:t>
            </w:r>
          </w:p>
        </w:tc>
        <w:tc>
          <w:tcPr>
            <w:tcW w:w="3117" w:type="dxa"/>
            <w:tcBorders>
              <w:top w:val="nil"/>
              <w:bottom w:val="nil"/>
            </w:tcBorders>
          </w:tcPr>
          <w:p w14:paraId="197E5AE6" w14:textId="77777777" w:rsidR="00426923" w:rsidRPr="0085206F" w:rsidRDefault="00426923" w:rsidP="00D47B52">
            <w:pPr>
              <w:cnfStyle w:val="000000000000" w:firstRow="0" w:lastRow="0" w:firstColumn="0" w:lastColumn="0" w:oddVBand="0" w:evenVBand="0" w:oddHBand="0" w:evenHBand="0" w:firstRowFirstColumn="0" w:firstRowLastColumn="0" w:lastRowFirstColumn="0" w:lastRowLastColumn="0"/>
              <w:rPr>
                <w:rFonts w:hAnsi="Symbol"/>
                <w:color w:val="000000" w:themeColor="text1"/>
              </w:rPr>
            </w:pPr>
            <w:r w:rsidRPr="0085206F">
              <w:rPr>
                <w:rFonts w:hAnsi="Symbol"/>
                <w:color w:val="000000" w:themeColor="text1"/>
              </w:rPr>
              <w:t>0.1</w:t>
            </w:r>
          </w:p>
        </w:tc>
      </w:tr>
      <w:tr w:rsidR="00426923" w:rsidRPr="0085206F" w14:paraId="1D81652F" w14:textId="77777777" w:rsidTr="00372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70DFAF0E" w14:textId="77777777" w:rsidR="00426923" w:rsidRPr="00426923" w:rsidRDefault="00426923" w:rsidP="00D47B52">
            <w:pPr>
              <w:rPr>
                <w:rFonts w:hAnsi="Symbol"/>
                <w:b w:val="0"/>
                <w:bCs w:val="0"/>
                <w:color w:val="000000" w:themeColor="text1"/>
              </w:rPr>
            </w:pPr>
            <w:r w:rsidRPr="00426923">
              <w:rPr>
                <w:rFonts w:hAnsi="Symbol"/>
                <w:b w:val="0"/>
                <w:bCs w:val="0"/>
                <w:color w:val="000000" w:themeColor="text1"/>
              </w:rPr>
              <w:t>Gamma</w:t>
            </w:r>
          </w:p>
        </w:tc>
        <w:tc>
          <w:tcPr>
            <w:tcW w:w="3117" w:type="dxa"/>
            <w:tcBorders>
              <w:top w:val="nil"/>
              <w:bottom w:val="nil"/>
            </w:tcBorders>
          </w:tcPr>
          <w:p w14:paraId="504B9E5A" w14:textId="77777777" w:rsidR="00426923" w:rsidRPr="0085206F" w:rsidRDefault="00426923" w:rsidP="00D47B52">
            <w:pPr>
              <w:cnfStyle w:val="000000100000" w:firstRow="0" w:lastRow="0" w:firstColumn="0" w:lastColumn="0" w:oddVBand="0" w:evenVBand="0" w:oddHBand="1" w:evenHBand="0" w:firstRowFirstColumn="0" w:firstRowLastColumn="0" w:lastRowFirstColumn="0" w:lastRowLastColumn="0"/>
              <w:rPr>
                <w:rFonts w:hAnsi="Symbol"/>
                <w:color w:val="000000" w:themeColor="text1"/>
              </w:rPr>
            </w:pPr>
            <w:r w:rsidRPr="0085206F">
              <w:rPr>
                <w:rFonts w:hAnsi="Symbol"/>
                <w:color w:val="000000" w:themeColor="text1"/>
              </w:rPr>
              <w:t>2</w:t>
            </w:r>
          </w:p>
        </w:tc>
        <w:tc>
          <w:tcPr>
            <w:tcW w:w="3117" w:type="dxa"/>
            <w:tcBorders>
              <w:top w:val="nil"/>
              <w:bottom w:val="nil"/>
            </w:tcBorders>
          </w:tcPr>
          <w:p w14:paraId="0006BCB0" w14:textId="77777777" w:rsidR="00426923" w:rsidRPr="0085206F" w:rsidRDefault="00426923" w:rsidP="00D47B52">
            <w:pPr>
              <w:cnfStyle w:val="000000100000" w:firstRow="0" w:lastRow="0" w:firstColumn="0" w:lastColumn="0" w:oddVBand="0" w:evenVBand="0" w:oddHBand="1" w:evenHBand="0" w:firstRowFirstColumn="0" w:firstRowLastColumn="0" w:lastRowFirstColumn="0" w:lastRowLastColumn="0"/>
              <w:rPr>
                <w:rFonts w:hAnsi="Symbol"/>
                <w:color w:val="000000" w:themeColor="text1"/>
              </w:rPr>
            </w:pPr>
            <w:r w:rsidRPr="0085206F">
              <w:rPr>
                <w:rFonts w:hAnsi="Symbol"/>
                <w:color w:val="000000" w:themeColor="text1"/>
              </w:rPr>
              <w:t>0</w:t>
            </w:r>
          </w:p>
        </w:tc>
      </w:tr>
      <w:tr w:rsidR="00426923" w:rsidRPr="0085206F" w14:paraId="3B06E9D3" w14:textId="77777777" w:rsidTr="00372703">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08138D3A" w14:textId="77777777" w:rsidR="00426923" w:rsidRPr="00426923" w:rsidRDefault="00426923" w:rsidP="00D47B52">
            <w:pPr>
              <w:rPr>
                <w:rFonts w:hAnsi="Symbol"/>
                <w:b w:val="0"/>
                <w:bCs w:val="0"/>
                <w:color w:val="000000" w:themeColor="text1"/>
              </w:rPr>
            </w:pPr>
            <w:r w:rsidRPr="00426923">
              <w:rPr>
                <w:rFonts w:hAnsi="Symbol"/>
                <w:b w:val="0"/>
                <w:bCs w:val="0"/>
                <w:color w:val="000000" w:themeColor="text1"/>
              </w:rPr>
              <w:t>Subsample</w:t>
            </w:r>
          </w:p>
        </w:tc>
        <w:tc>
          <w:tcPr>
            <w:tcW w:w="3117" w:type="dxa"/>
            <w:tcBorders>
              <w:top w:val="nil"/>
              <w:bottom w:val="nil"/>
            </w:tcBorders>
          </w:tcPr>
          <w:p w14:paraId="711DA051" w14:textId="77777777" w:rsidR="00426923" w:rsidRPr="0085206F" w:rsidRDefault="00426923" w:rsidP="00D47B52">
            <w:pPr>
              <w:cnfStyle w:val="000000000000" w:firstRow="0" w:lastRow="0" w:firstColumn="0" w:lastColumn="0" w:oddVBand="0" w:evenVBand="0" w:oddHBand="0" w:evenHBand="0" w:firstRowFirstColumn="0" w:firstRowLastColumn="0" w:lastRowFirstColumn="0" w:lastRowLastColumn="0"/>
              <w:rPr>
                <w:rFonts w:hAnsi="Symbol"/>
                <w:color w:val="000000" w:themeColor="text1"/>
              </w:rPr>
            </w:pPr>
            <w:r w:rsidRPr="0085206F">
              <w:rPr>
                <w:rFonts w:hAnsi="Symbol"/>
                <w:color w:val="000000" w:themeColor="text1"/>
              </w:rPr>
              <w:t>0.6</w:t>
            </w:r>
          </w:p>
        </w:tc>
        <w:tc>
          <w:tcPr>
            <w:tcW w:w="3117" w:type="dxa"/>
            <w:tcBorders>
              <w:top w:val="nil"/>
              <w:bottom w:val="nil"/>
            </w:tcBorders>
          </w:tcPr>
          <w:p w14:paraId="189C30C0" w14:textId="77777777" w:rsidR="00426923" w:rsidRPr="0085206F" w:rsidRDefault="00426923" w:rsidP="00D47B52">
            <w:pPr>
              <w:cnfStyle w:val="000000000000" w:firstRow="0" w:lastRow="0" w:firstColumn="0" w:lastColumn="0" w:oddVBand="0" w:evenVBand="0" w:oddHBand="0" w:evenHBand="0" w:firstRowFirstColumn="0" w:firstRowLastColumn="0" w:lastRowFirstColumn="0" w:lastRowLastColumn="0"/>
              <w:rPr>
                <w:rFonts w:hAnsi="Symbol"/>
                <w:color w:val="000000" w:themeColor="text1"/>
              </w:rPr>
            </w:pPr>
            <w:r w:rsidRPr="0085206F">
              <w:rPr>
                <w:rFonts w:hAnsi="Symbol"/>
                <w:color w:val="000000" w:themeColor="text1"/>
              </w:rPr>
              <w:t>0.9</w:t>
            </w:r>
          </w:p>
        </w:tc>
      </w:tr>
      <w:tr w:rsidR="00426923" w:rsidRPr="0085206F" w14:paraId="0215C801" w14:textId="77777777" w:rsidTr="00372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134526B6" w14:textId="77777777" w:rsidR="00426923" w:rsidRPr="00426923" w:rsidRDefault="00426923" w:rsidP="00D47B52">
            <w:pPr>
              <w:rPr>
                <w:rFonts w:hAnsi="Symbol"/>
                <w:b w:val="0"/>
                <w:bCs w:val="0"/>
                <w:color w:val="000000" w:themeColor="text1"/>
              </w:rPr>
            </w:pPr>
            <w:proofErr w:type="spellStart"/>
            <w:r w:rsidRPr="00426923">
              <w:rPr>
                <w:rFonts w:hAnsi="Symbol"/>
                <w:b w:val="0"/>
                <w:bCs w:val="0"/>
                <w:color w:val="000000" w:themeColor="text1"/>
              </w:rPr>
              <w:t>Colsample</w:t>
            </w:r>
            <w:proofErr w:type="spellEnd"/>
            <w:r w:rsidRPr="00426923">
              <w:rPr>
                <w:rFonts w:hAnsi="Symbol"/>
                <w:b w:val="0"/>
                <w:bCs w:val="0"/>
                <w:color w:val="000000" w:themeColor="text1"/>
              </w:rPr>
              <w:t xml:space="preserve"> by Tree</w:t>
            </w:r>
          </w:p>
        </w:tc>
        <w:tc>
          <w:tcPr>
            <w:tcW w:w="3117" w:type="dxa"/>
            <w:tcBorders>
              <w:top w:val="nil"/>
              <w:bottom w:val="nil"/>
            </w:tcBorders>
          </w:tcPr>
          <w:p w14:paraId="5EEACC89" w14:textId="77777777" w:rsidR="00426923" w:rsidRPr="0085206F" w:rsidRDefault="00426923" w:rsidP="00D47B52">
            <w:pPr>
              <w:cnfStyle w:val="000000100000" w:firstRow="0" w:lastRow="0" w:firstColumn="0" w:lastColumn="0" w:oddVBand="0" w:evenVBand="0" w:oddHBand="1" w:evenHBand="0" w:firstRowFirstColumn="0" w:firstRowLastColumn="0" w:lastRowFirstColumn="0" w:lastRowLastColumn="0"/>
              <w:rPr>
                <w:rFonts w:hAnsi="Symbol"/>
                <w:color w:val="000000" w:themeColor="text1"/>
              </w:rPr>
            </w:pPr>
            <w:r w:rsidRPr="0085206F">
              <w:rPr>
                <w:rFonts w:hAnsi="Symbol"/>
                <w:color w:val="000000" w:themeColor="text1"/>
              </w:rPr>
              <w:t>0.9</w:t>
            </w:r>
          </w:p>
        </w:tc>
        <w:tc>
          <w:tcPr>
            <w:tcW w:w="3117" w:type="dxa"/>
            <w:tcBorders>
              <w:top w:val="nil"/>
              <w:bottom w:val="nil"/>
            </w:tcBorders>
          </w:tcPr>
          <w:p w14:paraId="70B59B5A" w14:textId="77777777" w:rsidR="00426923" w:rsidRPr="0085206F" w:rsidRDefault="00426923" w:rsidP="00D47B52">
            <w:pPr>
              <w:cnfStyle w:val="000000100000" w:firstRow="0" w:lastRow="0" w:firstColumn="0" w:lastColumn="0" w:oddVBand="0" w:evenVBand="0" w:oddHBand="1" w:evenHBand="0" w:firstRowFirstColumn="0" w:firstRowLastColumn="0" w:lastRowFirstColumn="0" w:lastRowLastColumn="0"/>
              <w:rPr>
                <w:rFonts w:hAnsi="Symbol"/>
                <w:color w:val="000000" w:themeColor="text1"/>
              </w:rPr>
            </w:pPr>
            <w:r w:rsidRPr="0085206F">
              <w:rPr>
                <w:rFonts w:hAnsi="Symbol"/>
                <w:color w:val="000000" w:themeColor="text1"/>
              </w:rPr>
              <w:t>0.6</w:t>
            </w:r>
          </w:p>
        </w:tc>
      </w:tr>
      <w:tr w:rsidR="00426923" w:rsidRPr="0085206F" w14:paraId="46FC58C8" w14:textId="77777777" w:rsidTr="00372703">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18A68F07" w14:textId="77777777" w:rsidR="00426923" w:rsidRPr="00426923" w:rsidRDefault="00426923" w:rsidP="00D47B52">
            <w:pPr>
              <w:spacing w:before="100" w:beforeAutospacing="1" w:after="100" w:afterAutospacing="1" w:line="240" w:lineRule="auto"/>
              <w:rPr>
                <w:rFonts w:hAnsi="Symbol"/>
                <w:b w:val="0"/>
                <w:bCs w:val="0"/>
                <w:color w:val="000000" w:themeColor="text1"/>
              </w:rPr>
            </w:pPr>
            <w:r w:rsidRPr="00426923">
              <w:rPr>
                <w:rFonts w:hAnsi="Symbol"/>
                <w:b w:val="0"/>
                <w:bCs w:val="0"/>
                <w:color w:val="000000" w:themeColor="text1"/>
              </w:rPr>
              <w:t>Number of Classes</w:t>
            </w:r>
          </w:p>
        </w:tc>
        <w:tc>
          <w:tcPr>
            <w:tcW w:w="3117" w:type="dxa"/>
            <w:tcBorders>
              <w:top w:val="nil"/>
              <w:bottom w:val="nil"/>
            </w:tcBorders>
          </w:tcPr>
          <w:p w14:paraId="48C9D005" w14:textId="77777777" w:rsidR="00426923" w:rsidRPr="0085206F" w:rsidRDefault="00426923" w:rsidP="00D47B5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hAnsi="Symbol"/>
                <w:color w:val="000000" w:themeColor="text1"/>
              </w:rPr>
            </w:pPr>
            <w:r w:rsidRPr="0085206F">
              <w:rPr>
                <w:rFonts w:hAnsi="Symbol"/>
                <w:color w:val="000000" w:themeColor="text1"/>
              </w:rPr>
              <w:t>3</w:t>
            </w:r>
          </w:p>
        </w:tc>
        <w:tc>
          <w:tcPr>
            <w:tcW w:w="3117" w:type="dxa"/>
            <w:tcBorders>
              <w:top w:val="nil"/>
              <w:bottom w:val="nil"/>
            </w:tcBorders>
          </w:tcPr>
          <w:p w14:paraId="013E1D72" w14:textId="77777777" w:rsidR="00426923" w:rsidRPr="0085206F" w:rsidRDefault="00426923" w:rsidP="00D47B5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hAnsi="Symbol"/>
                <w:color w:val="000000" w:themeColor="text1"/>
              </w:rPr>
            </w:pPr>
            <w:r w:rsidRPr="0085206F">
              <w:rPr>
                <w:rFonts w:hAnsi="Symbol"/>
                <w:color w:val="000000" w:themeColor="text1"/>
              </w:rPr>
              <w:t>3</w:t>
            </w:r>
          </w:p>
        </w:tc>
      </w:tr>
      <w:tr w:rsidR="00426923" w:rsidRPr="0085206F" w14:paraId="71A8950E" w14:textId="77777777" w:rsidTr="00372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59E6DD9A" w14:textId="77777777" w:rsidR="00426923" w:rsidRPr="00426923" w:rsidRDefault="00426923" w:rsidP="00D47B52">
            <w:pPr>
              <w:spacing w:before="100" w:beforeAutospacing="1" w:after="100" w:afterAutospacing="1" w:line="240" w:lineRule="auto"/>
              <w:rPr>
                <w:rFonts w:hAnsi="Symbol"/>
                <w:b w:val="0"/>
                <w:bCs w:val="0"/>
                <w:color w:val="000000" w:themeColor="text1"/>
              </w:rPr>
            </w:pPr>
            <w:r w:rsidRPr="00426923">
              <w:rPr>
                <w:rFonts w:hAnsi="Symbol"/>
                <w:b w:val="0"/>
                <w:bCs w:val="0"/>
                <w:color w:val="000000" w:themeColor="text1"/>
              </w:rPr>
              <w:t>Best number of rounds</w:t>
            </w:r>
          </w:p>
        </w:tc>
        <w:tc>
          <w:tcPr>
            <w:tcW w:w="3117" w:type="dxa"/>
            <w:tcBorders>
              <w:top w:val="nil"/>
              <w:bottom w:val="nil"/>
            </w:tcBorders>
          </w:tcPr>
          <w:p w14:paraId="08D0464C" w14:textId="77777777" w:rsidR="00426923" w:rsidRPr="0085206F" w:rsidRDefault="00426923" w:rsidP="00D47B5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hAnsi="Symbol"/>
                <w:color w:val="000000" w:themeColor="text1"/>
              </w:rPr>
            </w:pPr>
            <w:r w:rsidRPr="0085206F">
              <w:rPr>
                <w:rFonts w:hAnsi="Symbol"/>
                <w:color w:val="000000" w:themeColor="text1"/>
              </w:rPr>
              <w:t>50</w:t>
            </w:r>
          </w:p>
        </w:tc>
        <w:tc>
          <w:tcPr>
            <w:tcW w:w="3117" w:type="dxa"/>
            <w:tcBorders>
              <w:top w:val="nil"/>
              <w:bottom w:val="nil"/>
            </w:tcBorders>
          </w:tcPr>
          <w:p w14:paraId="392593EC" w14:textId="77777777" w:rsidR="00426923" w:rsidRPr="0085206F" w:rsidRDefault="00426923" w:rsidP="00D47B5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hAnsi="Symbol"/>
                <w:color w:val="000000" w:themeColor="text1"/>
              </w:rPr>
            </w:pPr>
            <w:r w:rsidRPr="0085206F">
              <w:rPr>
                <w:rFonts w:hAnsi="Symbol"/>
                <w:color w:val="000000" w:themeColor="text1"/>
              </w:rPr>
              <w:t>50</w:t>
            </w:r>
          </w:p>
        </w:tc>
      </w:tr>
      <w:tr w:rsidR="00426923" w:rsidRPr="0085206F" w14:paraId="4B295B9C" w14:textId="77777777" w:rsidTr="00372703">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6B6B2F7F" w14:textId="743DDCED" w:rsidR="00426923" w:rsidRPr="00426923" w:rsidRDefault="00426923" w:rsidP="00D47B52">
            <w:pPr>
              <w:spacing w:before="100" w:beforeAutospacing="1" w:after="100" w:afterAutospacing="1" w:line="240" w:lineRule="auto"/>
              <w:rPr>
                <w:rFonts w:hAnsi="Symbol"/>
                <w:b w:val="0"/>
                <w:bCs w:val="0"/>
                <w:color w:val="000000" w:themeColor="text1"/>
              </w:rPr>
            </w:pPr>
            <w:r>
              <w:rPr>
                <w:rFonts w:hAnsi="Symbol"/>
                <w:b w:val="0"/>
                <w:bCs w:val="0"/>
                <w:color w:val="000000" w:themeColor="text1"/>
              </w:rPr>
              <w:t>Best m</w:t>
            </w:r>
            <w:r w:rsidRPr="00426923">
              <w:rPr>
                <w:rFonts w:hAnsi="Symbol"/>
                <w:b w:val="0"/>
                <w:bCs w:val="0"/>
                <w:color w:val="000000" w:themeColor="text1"/>
              </w:rPr>
              <w:t>ulticlass Log Loss</w:t>
            </w:r>
          </w:p>
        </w:tc>
        <w:tc>
          <w:tcPr>
            <w:tcW w:w="3117" w:type="dxa"/>
            <w:tcBorders>
              <w:top w:val="nil"/>
              <w:bottom w:val="nil"/>
            </w:tcBorders>
          </w:tcPr>
          <w:p w14:paraId="0A0A0D42" w14:textId="77777777" w:rsidR="00426923" w:rsidRPr="0085206F" w:rsidRDefault="00426923" w:rsidP="00D47B5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hAnsi="Symbol"/>
                <w:color w:val="000000" w:themeColor="text1"/>
              </w:rPr>
            </w:pPr>
            <w:r w:rsidRPr="0085206F">
              <w:rPr>
                <w:rFonts w:hAnsi="Symbol"/>
                <w:color w:val="000000" w:themeColor="text1"/>
              </w:rPr>
              <w:t>1.090</w:t>
            </w:r>
          </w:p>
        </w:tc>
        <w:tc>
          <w:tcPr>
            <w:tcW w:w="3117" w:type="dxa"/>
            <w:tcBorders>
              <w:top w:val="nil"/>
              <w:bottom w:val="nil"/>
            </w:tcBorders>
          </w:tcPr>
          <w:p w14:paraId="3EAB42AA" w14:textId="77777777" w:rsidR="00426923" w:rsidRPr="0085206F" w:rsidRDefault="00426923" w:rsidP="00D47B5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hAnsi="Symbol"/>
                <w:color w:val="000000" w:themeColor="text1"/>
              </w:rPr>
            </w:pPr>
            <w:r w:rsidRPr="0085206F">
              <w:rPr>
                <w:rFonts w:hAnsi="Symbol"/>
                <w:color w:val="000000" w:themeColor="text1"/>
              </w:rPr>
              <w:t>1.093</w:t>
            </w:r>
          </w:p>
        </w:tc>
      </w:tr>
    </w:tbl>
    <w:p w14:paraId="6833C8AC" w14:textId="77777777" w:rsidR="00E731D6" w:rsidRPr="004277C7" w:rsidRDefault="00E731D6" w:rsidP="00CD5A5A"/>
    <w:p w14:paraId="0041F79A" w14:textId="656D4230" w:rsidR="00E87118" w:rsidRDefault="004277C7" w:rsidP="00E353F6">
      <w:pPr>
        <w:rPr>
          <w:i/>
          <w:iCs/>
        </w:rPr>
      </w:pPr>
      <w:r w:rsidRPr="008C3BAD">
        <w:rPr>
          <w:i/>
          <w:iCs/>
          <w:color w:val="D86DCB" w:themeColor="accent5" w:themeTint="99"/>
        </w:rPr>
        <w:lastRenderedPageBreak/>
        <w:t>Figure A</w:t>
      </w:r>
      <w:r w:rsidRPr="00B62982">
        <w:rPr>
          <w:i/>
          <w:iCs/>
        </w:rPr>
        <w:t>.</w:t>
      </w:r>
      <w:r w:rsidR="00B62982" w:rsidRPr="00B62982">
        <w:rPr>
          <w:i/>
          <w:iCs/>
        </w:rPr>
        <w:t xml:space="preserve"> </w:t>
      </w:r>
      <w:r w:rsidR="00B62982" w:rsidRPr="007340E5">
        <w:rPr>
          <w:i/>
          <w:iCs/>
        </w:rPr>
        <w:t>Hyperparameter Optimization Results</w:t>
      </w:r>
      <w:r w:rsidR="007340E5" w:rsidRPr="007340E5">
        <w:rPr>
          <w:i/>
          <w:iCs/>
        </w:rPr>
        <w:t xml:space="preserve"> for internalizing</w:t>
      </w:r>
      <w:r w:rsidR="009D0B17">
        <w:rPr>
          <w:i/>
          <w:iCs/>
        </w:rPr>
        <w:t xml:space="preserve"> </w:t>
      </w:r>
      <w:r w:rsidR="00973D0D">
        <w:rPr>
          <w:i/>
          <w:iCs/>
        </w:rPr>
        <w:t>symptom</w:t>
      </w:r>
      <w:r w:rsidR="007340E5" w:rsidRPr="007340E5">
        <w:rPr>
          <w:i/>
          <w:iCs/>
        </w:rPr>
        <w:t xml:space="preserve"> prediction models</w:t>
      </w:r>
    </w:p>
    <w:p w14:paraId="464697FB" w14:textId="2B91201A" w:rsidR="002549EE" w:rsidRPr="00E87118" w:rsidRDefault="007A14E0" w:rsidP="00E353F6">
      <w:pPr>
        <w:rPr>
          <w:i/>
          <w:iCs/>
        </w:rPr>
      </w:pPr>
      <w:r>
        <w:rPr>
          <w:rFonts w:hAnsi="Symbol"/>
          <w:noProof/>
          <w:color w:val="4EA72E" w:themeColor="accent6"/>
          <w14:ligatures w14:val="standardContextual"/>
        </w:rPr>
        <w:drawing>
          <wp:anchor distT="0" distB="0" distL="114300" distR="114300" simplePos="0" relativeHeight="251696128" behindDoc="1" locked="0" layoutInCell="1" allowOverlap="1" wp14:anchorId="26F55808" wp14:editId="0F916C11">
            <wp:simplePos x="0" y="0"/>
            <wp:positionH relativeFrom="column">
              <wp:posOffset>-140566</wp:posOffset>
            </wp:positionH>
            <wp:positionV relativeFrom="paragraph">
              <wp:posOffset>185536</wp:posOffset>
            </wp:positionV>
            <wp:extent cx="5991225" cy="2879090"/>
            <wp:effectExtent l="0" t="0" r="3175" b="3810"/>
            <wp:wrapTight wrapText="bothSides">
              <wp:wrapPolygon edited="0">
                <wp:start x="0" y="0"/>
                <wp:lineTo x="0" y="21533"/>
                <wp:lineTo x="21566" y="21533"/>
                <wp:lineTo x="21566" y="0"/>
                <wp:lineTo x="0" y="0"/>
              </wp:wrapPolygon>
            </wp:wrapTight>
            <wp:docPr id="1512870419" name="Picture 70"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70419" name="Picture 70" descr="A diagram of a graph&#10;&#10;AI-generated content may be incorrect."/>
                    <pic:cNvPicPr/>
                  </pic:nvPicPr>
                  <pic:blipFill rotWithShape="1">
                    <a:blip r:embed="rId21">
                      <a:extLst>
                        <a:ext uri="{28A0092B-C50C-407E-A947-70E740481C1C}">
                          <a14:useLocalDpi xmlns:a14="http://schemas.microsoft.com/office/drawing/2010/main" val="0"/>
                        </a:ext>
                      </a:extLst>
                    </a:blip>
                    <a:srcRect l="2495" t="12020"/>
                    <a:stretch/>
                  </pic:blipFill>
                  <pic:spPr bwMode="auto">
                    <a:xfrm>
                      <a:off x="0" y="0"/>
                      <a:ext cx="5991225" cy="2879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49EE">
        <w:t>a)</w:t>
      </w:r>
      <w:r w:rsidR="00B62982" w:rsidRPr="00B62982">
        <w:rPr>
          <w:rStyle w:val="Emphasis"/>
          <w:rFonts w:eastAsiaTheme="majorEastAsia"/>
          <w:color w:val="000000"/>
        </w:rPr>
        <w:t xml:space="preserve"> </w:t>
      </w:r>
      <w:r w:rsidR="00B62982">
        <w:rPr>
          <w:rStyle w:val="Emphasis"/>
          <w:rFonts w:eastAsiaTheme="majorEastAsia"/>
          <w:color w:val="000000"/>
        </w:rPr>
        <w:t xml:space="preserve"> </w:t>
      </w:r>
    </w:p>
    <w:p w14:paraId="193DB6A2" w14:textId="5B1B4E2E" w:rsidR="00BA0B87" w:rsidRDefault="007A14E0" w:rsidP="003C5CB6">
      <w:pPr>
        <w:spacing w:before="100" w:beforeAutospacing="1" w:after="100" w:afterAutospacing="1" w:line="240" w:lineRule="auto"/>
        <w:rPr>
          <w:rFonts w:hAnsi="Symbol"/>
          <w:color w:val="275317" w:themeColor="accent6" w:themeShade="80"/>
        </w:rPr>
      </w:pPr>
      <w:r>
        <w:rPr>
          <w:noProof/>
          <w:color w:val="A02B93" w:themeColor="accent5"/>
          <w14:ligatures w14:val="standardContextual"/>
        </w:rPr>
        <w:drawing>
          <wp:anchor distT="0" distB="0" distL="114300" distR="114300" simplePos="0" relativeHeight="251697152" behindDoc="1" locked="0" layoutInCell="1" allowOverlap="1" wp14:anchorId="0D07FB39" wp14:editId="527946D1">
            <wp:simplePos x="0" y="0"/>
            <wp:positionH relativeFrom="column">
              <wp:posOffset>-94961</wp:posOffset>
            </wp:positionH>
            <wp:positionV relativeFrom="paragraph">
              <wp:posOffset>3228571</wp:posOffset>
            </wp:positionV>
            <wp:extent cx="5991225" cy="2798445"/>
            <wp:effectExtent l="0" t="0" r="3175" b="0"/>
            <wp:wrapTight wrapText="bothSides">
              <wp:wrapPolygon edited="0">
                <wp:start x="0" y="0"/>
                <wp:lineTo x="0" y="21468"/>
                <wp:lineTo x="21566" y="21468"/>
                <wp:lineTo x="21566" y="0"/>
                <wp:lineTo x="0" y="0"/>
              </wp:wrapPolygon>
            </wp:wrapTight>
            <wp:docPr id="518543866" name="Picture 66"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43866" name="Picture 66" descr="A graph with lines and numbers&#10;&#10;AI-generated content may be incorrect."/>
                    <pic:cNvPicPr/>
                  </pic:nvPicPr>
                  <pic:blipFill rotWithShape="1">
                    <a:blip r:embed="rId22">
                      <a:extLst>
                        <a:ext uri="{28A0092B-C50C-407E-A947-70E740481C1C}">
                          <a14:useLocalDpi xmlns:a14="http://schemas.microsoft.com/office/drawing/2010/main" val="0"/>
                        </a:ext>
                      </a:extLst>
                    </a:blip>
                    <a:srcRect l="2673" t="2536"/>
                    <a:stretch/>
                  </pic:blipFill>
                  <pic:spPr bwMode="auto">
                    <a:xfrm>
                      <a:off x="0" y="0"/>
                      <a:ext cx="5991225" cy="2798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49EE">
        <w:rPr>
          <w:rFonts w:hAnsi="Symbol"/>
          <w:color w:val="275317" w:themeColor="accent6" w:themeShade="80"/>
        </w:rPr>
        <w:t>b)</w:t>
      </w:r>
      <w:r w:rsidR="00721BEE" w:rsidRPr="00721BEE">
        <w:rPr>
          <w:noProof/>
          <w:color w:val="A02B93" w:themeColor="accent5"/>
          <w14:ligatures w14:val="standardContextual"/>
        </w:rPr>
        <w:t xml:space="preserve"> </w:t>
      </w:r>
    </w:p>
    <w:p w14:paraId="174A5578" w14:textId="243D34B2" w:rsidR="00F40208" w:rsidRDefault="004277C7" w:rsidP="00F40208">
      <w:r>
        <w:rPr>
          <w:i/>
          <w:iCs/>
        </w:rPr>
        <w:t>Note:</w:t>
      </w:r>
      <w:r w:rsidR="00B62982" w:rsidRPr="00B62982">
        <w:t xml:space="preserve"> </w:t>
      </w:r>
      <w:r w:rsidR="00B62982" w:rsidRPr="00426923">
        <w:t>Parallel coordinate plots illustrating how performance varies across the hyperparameter space. Each line represents a unique combination of tuning parameters</w:t>
      </w:r>
      <w:r w:rsidR="007340E5" w:rsidRPr="00426923">
        <w:t xml:space="preserve"> across the grid search</w:t>
      </w:r>
      <w:r w:rsidR="00B62982" w:rsidRPr="00426923">
        <w:t xml:space="preserve">, with axes corresponding to individual hyperparameters and the resulting multiclass log loss on the y axis. </w:t>
      </w:r>
      <w:r w:rsidR="007340E5" w:rsidRPr="00426923">
        <w:t>(a)</w:t>
      </w:r>
      <w:r w:rsidR="003B7C69" w:rsidRPr="00426923">
        <w:t xml:space="preserve"> . Parent-reported symptoms (CBCL); line color indicating yellow as lower loss and blue as higher loss.</w:t>
      </w:r>
      <w:r w:rsidR="007340E5" w:rsidRPr="00426923">
        <w:t xml:space="preserve"> (b) </w:t>
      </w:r>
      <w:r w:rsidR="003B7C69" w:rsidRPr="00426923">
        <w:t>Child-reported symptoms (BPM); line color indicates log loss, with red representing lower loss and purple representing higher loss</w:t>
      </w:r>
      <w:r w:rsidR="00F40208">
        <w:t>.</w:t>
      </w:r>
    </w:p>
    <w:p w14:paraId="6B19B031" w14:textId="77777777" w:rsidR="003D7529" w:rsidRDefault="003D7529" w:rsidP="00F40208">
      <w:pPr>
        <w:ind w:firstLine="720"/>
      </w:pPr>
    </w:p>
    <w:p w14:paraId="2BA3BB28" w14:textId="676A10F7" w:rsidR="00377EBF" w:rsidRDefault="00CD5A5A" w:rsidP="00F40208">
      <w:pPr>
        <w:ind w:firstLine="720"/>
      </w:pPr>
      <w:r w:rsidRPr="00CD5A5A">
        <w:t xml:space="preserve">Optimization history across the 864 hyperparameter configurations is visualized in </w:t>
      </w:r>
      <w:r w:rsidRPr="00CF199D">
        <w:rPr>
          <w:color w:val="D86DCB" w:themeColor="accent5" w:themeTint="99"/>
        </w:rPr>
        <w:t>Figure A</w:t>
      </w:r>
      <w:r w:rsidRPr="00CD5A5A">
        <w:t xml:space="preserve">. Each point represents a unique parameter combination evaluated during the grid search, with color indicating the resulting </w:t>
      </w:r>
      <w:r w:rsidRPr="00377EBF">
        <w:t xml:space="preserve">multiclass log loss. </w:t>
      </w:r>
      <w:r w:rsidR="00377EBF" w:rsidRPr="00377EBF">
        <w:t xml:space="preserve">Performance, as indicated by the minimum multiclass log loss, showed distinct patterns across models. </w:t>
      </w:r>
      <w:r w:rsidRPr="00377EBF">
        <w:t>For the BPM</w:t>
      </w:r>
      <w:r w:rsidRPr="00CD5A5A">
        <w:t xml:space="preserve"> model (</w:t>
      </w:r>
      <w:r w:rsidRPr="00CF199D">
        <w:rPr>
          <w:color w:val="D86DCB" w:themeColor="accent5" w:themeTint="99"/>
        </w:rPr>
        <w:t xml:space="preserve">Figure Aa), </w:t>
      </w:r>
      <w:r w:rsidRPr="00CD5A5A">
        <w:t>performance improved gradually across the tuning process, with the</w:t>
      </w:r>
      <w:r w:rsidR="00CF199D">
        <w:t xml:space="preserve"> lowest </w:t>
      </w:r>
      <w:r w:rsidRPr="00CD5A5A">
        <w:t xml:space="preserve">log loss identified near the end of the search. In contrast, the CBCL model </w:t>
      </w:r>
      <w:r w:rsidRPr="00CF199D">
        <w:rPr>
          <w:color w:val="D86DCB" w:themeColor="accent5" w:themeTint="99"/>
        </w:rPr>
        <w:t>(Figure Ab</w:t>
      </w:r>
      <w:r w:rsidRPr="00CD5A5A">
        <w:t>) achieved its lowest log loss earlier in the tuning process, after which subsequent configurations showed diminishing returns.</w:t>
      </w:r>
      <w:r w:rsidR="00CF199D">
        <w:t xml:space="preserve"> </w:t>
      </w:r>
    </w:p>
    <w:p w14:paraId="264D4205" w14:textId="796C170C" w:rsidR="00CD5A5A" w:rsidRDefault="00CD5A5A" w:rsidP="003D7529">
      <w:pPr>
        <w:ind w:firstLine="720"/>
        <w:rPr>
          <w:rFonts w:eastAsiaTheme="majorEastAsia"/>
        </w:rPr>
      </w:pPr>
      <w:r w:rsidRPr="00CD5A5A">
        <w:t>Notably,</w:t>
      </w:r>
      <w:r w:rsidR="00CF199D">
        <w:t xml:space="preserve"> as summarized in </w:t>
      </w:r>
      <w:r w:rsidR="00CF199D" w:rsidRPr="00CF199D">
        <w:rPr>
          <w:color w:val="D86DCB" w:themeColor="accent5" w:themeTint="99"/>
        </w:rPr>
        <w:t>Table A.</w:t>
      </w:r>
      <w:r w:rsidRPr="00CF199D">
        <w:rPr>
          <w:color w:val="D86DCB" w:themeColor="accent5" w:themeTint="99"/>
        </w:rPr>
        <w:t xml:space="preserve"> </w:t>
      </w:r>
      <w:r w:rsidRPr="00CD5A5A">
        <w:t>the hyperparameter-tuned models without threshold calibration</w:t>
      </w:r>
      <w:r w:rsidR="002E72CE">
        <w:t xml:space="preserve"> yielded</w:t>
      </w:r>
      <w:r w:rsidRPr="00CD5A5A">
        <w:t xml:space="preserve"> substantial increases in overall accuracy</w:t>
      </w:r>
      <w:r w:rsidR="003D7529">
        <w:t xml:space="preserve"> </w:t>
      </w:r>
      <w:r w:rsidR="003D7529" w:rsidRPr="003D7529">
        <w:t>(CBCL:</w:t>
      </w:r>
      <w:r w:rsidR="003D7529" w:rsidRPr="003D7529">
        <w:rPr>
          <w:rFonts w:eastAsiaTheme="majorEastAsia"/>
        </w:rPr>
        <w:t> 95.05%</w:t>
      </w:r>
      <w:r w:rsidR="003D7529" w:rsidRPr="003D7529">
        <w:t>; BPM:</w:t>
      </w:r>
      <w:r w:rsidR="003D7529" w:rsidRPr="003D7529">
        <w:rPr>
          <w:rFonts w:eastAsiaTheme="majorEastAsia"/>
        </w:rPr>
        <w:t> 93.4%</w:t>
      </w:r>
      <w:r w:rsidR="003D7529" w:rsidRPr="003D7529">
        <w:t>).</w:t>
      </w:r>
      <w:r w:rsidR="003D7529">
        <w:t xml:space="preserve"> </w:t>
      </w:r>
      <w:r w:rsidR="002E72CE" w:rsidRPr="00CD5A5A">
        <w:t>Closer inspection revealed that these accuracy gains were primarily due to the models defaulting to the majority (healthy) class. By consistently predicting the most common label, the models correctly classified most healthy individuals but failed to identify any borderline or clinical cases.</w:t>
      </w:r>
      <w:r w:rsidR="002E72CE">
        <w:t xml:space="preserve"> Thus, </w:t>
      </w:r>
      <w:r w:rsidR="003D7529" w:rsidRPr="003D7529">
        <w:t>Despite the apparent accuracy,</w:t>
      </w:r>
      <w:r w:rsidR="003D7529" w:rsidRPr="003D7529">
        <w:rPr>
          <w:rFonts w:eastAsiaTheme="majorEastAsia"/>
        </w:rPr>
        <w:t> Cohen’s kappa values were near zero </w:t>
      </w:r>
      <w:r w:rsidR="003D7529" w:rsidRPr="003D7529">
        <w:t>(CBCL: –0.0016; BPM: 0.000), and</w:t>
      </w:r>
      <w:r w:rsidR="003D7529" w:rsidRPr="003D7529">
        <w:rPr>
          <w:rFonts w:eastAsiaTheme="majorEastAsia"/>
        </w:rPr>
        <w:t> balanced accuracy remained at chance </w:t>
      </w:r>
      <w:r w:rsidR="003D7529" w:rsidRPr="003D7529">
        <w:t>(CBCL: 0.4997; BPM: 0.5000),</w:t>
      </w:r>
      <w:r w:rsidR="003D7529">
        <w:t xml:space="preserve"> </w:t>
      </w:r>
      <w:r w:rsidR="00377EBF" w:rsidRPr="00377EBF">
        <w:rPr>
          <w:rFonts w:eastAsiaTheme="majorEastAsia"/>
        </w:rPr>
        <w:t>reflecting the models' inability to detect elevated symptom profiles despite tuning efforts.</w:t>
      </w:r>
    </w:p>
    <w:p w14:paraId="1051181B" w14:textId="77777777" w:rsidR="00F40208" w:rsidRDefault="00F40208" w:rsidP="00377EBF">
      <w:pPr>
        <w:ind w:firstLine="720"/>
        <w:rPr>
          <w:rFonts w:eastAsiaTheme="majorEastAsia"/>
        </w:rPr>
      </w:pPr>
    </w:p>
    <w:p w14:paraId="711D700E" w14:textId="354BD146" w:rsidR="002549EE" w:rsidRDefault="004277C7" w:rsidP="00354C8A">
      <w:pPr>
        <w:rPr>
          <w:i/>
          <w:iCs/>
        </w:rPr>
      </w:pPr>
      <w:r w:rsidRPr="008C3BAD">
        <w:rPr>
          <w:i/>
          <w:iCs/>
          <w:color w:val="D86DCB" w:themeColor="accent5" w:themeTint="99"/>
        </w:rPr>
        <w:t xml:space="preserve">Figure. </w:t>
      </w:r>
      <w:r w:rsidR="003C5C3D" w:rsidRPr="008C3BAD">
        <w:rPr>
          <w:i/>
          <w:iCs/>
          <w:color w:val="D86DCB" w:themeColor="accent5" w:themeTint="99"/>
        </w:rPr>
        <w:t xml:space="preserve">A </w:t>
      </w:r>
      <w:r w:rsidR="007340E5">
        <w:rPr>
          <w:i/>
          <w:iCs/>
        </w:rPr>
        <w:t>Tuning Parameter Optimization History Across Iterations</w:t>
      </w:r>
    </w:p>
    <w:p w14:paraId="4CF23A5F" w14:textId="12BECD30" w:rsidR="008900B3" w:rsidRDefault="00281F9E" w:rsidP="00354C8A">
      <w:pPr>
        <w:rPr>
          <w:i/>
          <w:iCs/>
        </w:rPr>
      </w:pPr>
      <w:r>
        <w:rPr>
          <w:i/>
          <w:iCs/>
          <w:noProof/>
          <w14:ligatures w14:val="standardContextual"/>
        </w:rPr>
        <w:lastRenderedPageBreak/>
        <mc:AlternateContent>
          <mc:Choice Requires="wpg">
            <w:drawing>
              <wp:anchor distT="0" distB="0" distL="114300" distR="114300" simplePos="0" relativeHeight="251707392" behindDoc="0" locked="0" layoutInCell="1" allowOverlap="1" wp14:anchorId="5ED1883C" wp14:editId="5B7FC1C7">
                <wp:simplePos x="0" y="0"/>
                <wp:positionH relativeFrom="column">
                  <wp:posOffset>0</wp:posOffset>
                </wp:positionH>
                <wp:positionV relativeFrom="paragraph">
                  <wp:posOffset>243840</wp:posOffset>
                </wp:positionV>
                <wp:extent cx="5943600" cy="3343275"/>
                <wp:effectExtent l="0" t="0" r="0" b="0"/>
                <wp:wrapTopAndBottom/>
                <wp:docPr id="1384695891" name="Group 6"/>
                <wp:cNvGraphicFramePr/>
                <a:graphic xmlns:a="http://schemas.openxmlformats.org/drawingml/2006/main">
                  <a:graphicData uri="http://schemas.microsoft.com/office/word/2010/wordprocessingGroup">
                    <wpg:wgp>
                      <wpg:cNvGrpSpPr/>
                      <wpg:grpSpPr>
                        <a:xfrm>
                          <a:off x="0" y="0"/>
                          <a:ext cx="5943600" cy="3343275"/>
                          <a:chOff x="0" y="0"/>
                          <a:chExt cx="5943600" cy="3343275"/>
                        </a:xfrm>
                      </wpg:grpSpPr>
                      <pic:pic xmlns:pic="http://schemas.openxmlformats.org/drawingml/2006/picture">
                        <pic:nvPicPr>
                          <pic:cNvPr id="197335286" name="Picture 1" descr="A graph with colorful dots&#10;&#10;AI-generated content may be incorrect."/>
                          <pic:cNvPicPr>
                            <a:picLocks noChangeAspect="1"/>
                          </pic:cNvPicPr>
                        </pic:nvPicPr>
                        <pic:blipFill rotWithShape="1">
                          <a:blip r:embed="rId23" cstate="print">
                            <a:extLst>
                              <a:ext uri="{28A0092B-C50C-407E-A947-70E740481C1C}">
                                <a14:useLocalDpi xmlns:a14="http://schemas.microsoft.com/office/drawing/2010/main" val="0"/>
                              </a:ext>
                            </a:extLst>
                          </a:blip>
                          <a:srcRect t="6249"/>
                          <a:stretch/>
                        </pic:blipFill>
                        <pic:spPr bwMode="auto">
                          <a:xfrm>
                            <a:off x="0" y="0"/>
                            <a:ext cx="5943600" cy="3343275"/>
                          </a:xfrm>
                          <a:prstGeom prst="rect">
                            <a:avLst/>
                          </a:prstGeom>
                          <a:ln>
                            <a:noFill/>
                          </a:ln>
                          <a:extLst>
                            <a:ext uri="{53640926-AAD7-44D8-BBD7-CCE9431645EC}">
                              <a14:shadowObscured xmlns:a14="http://schemas.microsoft.com/office/drawing/2010/main"/>
                            </a:ext>
                          </a:extLst>
                        </pic:spPr>
                      </pic:pic>
                      <wps:wsp>
                        <wps:cNvPr id="533830616" name="Rectangle 4"/>
                        <wps:cNvSpPr/>
                        <wps:spPr>
                          <a:xfrm>
                            <a:off x="4943831" y="1787064"/>
                            <a:ext cx="294143" cy="21101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8924526" name="Oval 5"/>
                        <wps:cNvSpPr/>
                        <wps:spPr>
                          <a:xfrm>
                            <a:off x="5076627" y="1851566"/>
                            <a:ext cx="63944" cy="70339"/>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B101E3" id="Group 6" o:spid="_x0000_s1026" style="position:absolute;margin-left:0;margin-top:19.2pt;width:468pt;height:263.25pt;z-index:251707392;mso-width-relative:margin;mso-height-relative:margin" coordsize="59436,3343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aph with colorful dots&#10;&#10;AI-generated content may be incorrect." style="position:absolute;width:59436;height:33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">
                  <v:imagedata r:id="rId24" o:title="A graph with colorful dots&#10;&#10;AI-generated content may be incorrect" croptop="4095f"/>
                </v:shape>
                <v:rect id="Rectangle 4" o:spid="_x0000_s1028" style="position:absolute;left:49438;top:17870;width:2941;height:21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" fillcolor="white [3212]" stroked="f" strokeweight="1pt"/>
                <v:oval id="Oval 5" o:spid="_x0000_s1029" style="position:absolute;left:50766;top:18515;width:639;height:7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" fillcolor="white [3212]" strokecolor="#030e13 [484]" strokeweight="1pt">
                  <v:stroke joinstyle="miter"/>
                </v:oval>
                <w10:wrap type="topAndBottom"/>
              </v:group>
            </w:pict>
          </mc:Fallback>
        </mc:AlternateContent>
      </w:r>
      <w:r w:rsidR="002549EE">
        <w:rPr>
          <w:i/>
          <w:iCs/>
        </w:rPr>
        <w:t>a</w:t>
      </w:r>
    </w:p>
    <w:p w14:paraId="40CBD62F" w14:textId="03C37BA0" w:rsidR="004277C7" w:rsidRDefault="004277C7" w:rsidP="00354C8A">
      <w:pPr>
        <w:rPr>
          <w:i/>
          <w:iCs/>
        </w:rPr>
      </w:pPr>
    </w:p>
    <w:p w14:paraId="1493E89D" w14:textId="3CD27537" w:rsidR="008900B3" w:rsidRPr="0085206F" w:rsidRDefault="00281F9E" w:rsidP="00354C8A">
      <w:pPr>
        <w:rPr>
          <w:i/>
          <w:iCs/>
        </w:rPr>
      </w:pPr>
      <w:r w:rsidRPr="00281F9E">
        <w:rPr>
          <w:i/>
          <w:iCs/>
          <w:noProof/>
          <w14:ligatures w14:val="standardContextual"/>
        </w:rPr>
        <w:drawing>
          <wp:anchor distT="0" distB="0" distL="114300" distR="114300" simplePos="0" relativeHeight="251703296" behindDoc="0" locked="0" layoutInCell="1" allowOverlap="1" wp14:anchorId="4BF6DA5A" wp14:editId="70E7A375">
            <wp:simplePos x="0" y="0"/>
            <wp:positionH relativeFrom="column">
              <wp:posOffset>0</wp:posOffset>
            </wp:positionH>
            <wp:positionV relativeFrom="paragraph">
              <wp:posOffset>193040</wp:posOffset>
            </wp:positionV>
            <wp:extent cx="5645785" cy="3160395"/>
            <wp:effectExtent l="0" t="0" r="0" b="0"/>
            <wp:wrapTopAndBottom/>
            <wp:docPr id="1658327887" name="Picture 1" descr="A graph with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27887" name="Picture 1" descr="A graph with dots and lines&#10;&#10;AI-generated content may be incorrect."/>
                    <pic:cNvPicPr/>
                  </pic:nvPicPr>
                  <pic:blipFill rotWithShape="1">
                    <a:blip r:embed="rId25" cstate="print">
                      <a:extLst>
                        <a:ext uri="{28A0092B-C50C-407E-A947-70E740481C1C}">
                          <a14:useLocalDpi xmlns:a14="http://schemas.microsoft.com/office/drawing/2010/main" val="0"/>
                        </a:ext>
                      </a:extLst>
                    </a:blip>
                    <a:srcRect t="6680"/>
                    <a:stretch/>
                  </pic:blipFill>
                  <pic:spPr bwMode="auto">
                    <a:xfrm>
                      <a:off x="0" y="0"/>
                      <a:ext cx="5645785" cy="3160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49EE">
        <w:rPr>
          <w:i/>
          <w:iCs/>
        </w:rPr>
        <w:t>b)</w:t>
      </w:r>
    </w:p>
    <w:p w14:paraId="52D772B1" w14:textId="647BCD1C" w:rsidR="003B7C69" w:rsidRDefault="004277C7" w:rsidP="00996995">
      <w:r>
        <w:rPr>
          <w:i/>
          <w:iCs/>
        </w:rPr>
        <w:t>Note</w:t>
      </w:r>
      <w:r w:rsidRPr="005B377B">
        <w:rPr>
          <w:i/>
          <w:iCs/>
        </w:rPr>
        <w:t xml:space="preserve">: </w:t>
      </w:r>
      <w:r w:rsidR="001737C1" w:rsidRPr="00426923">
        <w:rPr>
          <w:rFonts w:eastAsiaTheme="majorEastAsia"/>
        </w:rPr>
        <w:t>Optimization history of multiclass models across hyperparameter configurations.</w:t>
      </w:r>
      <w:r w:rsidR="001737C1" w:rsidRPr="00426923">
        <w:t xml:space="preserve"> Each point represents a distinct hyperparameter set, with color indicating the corresponding multiclass log loss (lower values shown in red/yellow; higher in purple). The red step line tracks the</w:t>
      </w:r>
      <w:r w:rsidR="001737C1" w:rsidRPr="00426923">
        <w:rPr>
          <w:rFonts w:eastAsiaTheme="majorEastAsia"/>
        </w:rPr>
        <w:t> running minimum log loss</w:t>
      </w:r>
      <w:r w:rsidR="001737C1" w:rsidRPr="00426923">
        <w:t xml:space="preserve">, illustrating how increasingly better-performing configurations </w:t>
      </w:r>
      <w:r w:rsidR="001737C1" w:rsidRPr="00426923">
        <w:lastRenderedPageBreak/>
        <w:t xml:space="preserve">were identified throughout the tuning process. </w:t>
      </w:r>
      <w:r w:rsidR="001737C1" w:rsidRPr="00426923">
        <w:rPr>
          <w:rFonts w:eastAsiaTheme="majorEastAsia"/>
        </w:rPr>
        <w:t>(a) </w:t>
      </w:r>
      <w:r w:rsidR="001737C1" w:rsidRPr="00426923">
        <w:t>Optimization trajectory for the model predicting</w:t>
      </w:r>
      <w:r w:rsidR="001737C1" w:rsidRPr="00426923">
        <w:rPr>
          <w:rFonts w:eastAsiaTheme="majorEastAsia"/>
        </w:rPr>
        <w:t xml:space="preserve"> child-reported internalizing </w:t>
      </w:r>
      <w:r w:rsidR="00973D0D" w:rsidRPr="00426923">
        <w:rPr>
          <w:rFonts w:eastAsiaTheme="majorEastAsia"/>
        </w:rPr>
        <w:t>symptom</w:t>
      </w:r>
      <w:r w:rsidR="001737C1" w:rsidRPr="00426923">
        <w:t xml:space="preserve">. </w:t>
      </w:r>
      <w:r w:rsidR="001737C1" w:rsidRPr="00426923">
        <w:rPr>
          <w:rFonts w:eastAsiaTheme="majorEastAsia"/>
        </w:rPr>
        <w:t>(b) </w:t>
      </w:r>
      <w:r w:rsidR="001737C1" w:rsidRPr="00426923">
        <w:t>Optimization trajectory for the model predicting</w:t>
      </w:r>
      <w:r w:rsidR="001737C1" w:rsidRPr="00426923">
        <w:rPr>
          <w:rFonts w:eastAsiaTheme="majorEastAsia"/>
        </w:rPr>
        <w:t xml:space="preserve"> parent-reported internalizing </w:t>
      </w:r>
      <w:r w:rsidR="00973D0D" w:rsidRPr="00426923">
        <w:rPr>
          <w:rFonts w:eastAsiaTheme="majorEastAsia"/>
        </w:rPr>
        <w:t>symptom</w:t>
      </w:r>
      <w:r w:rsidR="00E353F6" w:rsidRPr="00426923">
        <w:t>.</w:t>
      </w:r>
    </w:p>
    <w:p w14:paraId="4F2955A6" w14:textId="77777777" w:rsidR="00426923" w:rsidRPr="006253E7" w:rsidRDefault="00426923" w:rsidP="00996995">
      <w:pPr>
        <w:rPr>
          <w:i/>
          <w:iCs/>
        </w:rPr>
      </w:pPr>
    </w:p>
    <w:p w14:paraId="6F207336" w14:textId="268AB957" w:rsidR="00377EBF" w:rsidRDefault="005B27F3" w:rsidP="0039492A">
      <w:pPr>
        <w:pStyle w:val="Style2"/>
      </w:pPr>
      <w:bookmarkStart w:id="53" w:name="_Toc197292368"/>
      <w:r>
        <w:t>Threshold Calibration</w:t>
      </w:r>
      <w:bookmarkEnd w:id="53"/>
      <w:r w:rsidR="002E0AC5">
        <w:t xml:space="preserve"> </w:t>
      </w:r>
    </w:p>
    <w:p w14:paraId="0083DD6B" w14:textId="1C540DC1" w:rsidR="00F40208" w:rsidRDefault="0039492A" w:rsidP="0039492A">
      <w:r w:rsidRPr="0039492A">
        <w:t xml:space="preserve">Threshold calibration using a one-vs-rest strategy was implemented to enhance sensitivity for underrepresented classes. As shown in </w:t>
      </w:r>
      <w:r w:rsidRPr="0039492A">
        <w:rPr>
          <w:color w:val="D86DCB" w:themeColor="accent5" w:themeTint="99"/>
        </w:rPr>
        <w:t>Table A</w:t>
      </w:r>
      <w:r w:rsidRPr="0039492A">
        <w:t>, this adjustment led to</w:t>
      </w:r>
      <w:r w:rsidRPr="0039492A">
        <w:rPr>
          <w:rFonts w:eastAsiaTheme="majorEastAsia"/>
        </w:rPr>
        <w:t> a decline in overall accuracy (CBCL: 68.0%; BPM: 92.5%) </w:t>
      </w:r>
      <w:r w:rsidRPr="0039492A">
        <w:t>and</w:t>
      </w:r>
      <w:r w:rsidRPr="0039492A">
        <w:rPr>
          <w:rFonts w:eastAsiaTheme="majorEastAsia"/>
        </w:rPr>
        <w:t> further reductions in Cohen’s kappa (CBCL: –0.0289; BPM: –0.0168)</w:t>
      </w:r>
      <w:r w:rsidRPr="0039492A">
        <w:t xml:space="preserve">. Although calibration redistributed predicted probabilities and improved the visual balance of the confusion matrices (see </w:t>
      </w:r>
      <w:r w:rsidRPr="0039492A">
        <w:rPr>
          <w:color w:val="D86DCB" w:themeColor="accent5" w:themeTint="99"/>
        </w:rPr>
        <w:t>Figure A</w:t>
      </w:r>
      <w:r w:rsidRPr="0039492A">
        <w:t>), it did not yield meaningful improvements in minority class detection.</w:t>
      </w:r>
      <w:r w:rsidRPr="0039492A">
        <w:rPr>
          <w:rFonts w:eastAsiaTheme="majorEastAsia"/>
        </w:rPr>
        <w:t> Sensitivity for the clinical group remained extremely low (CBCL: 8.3%; BPM: 0.0%)</w:t>
      </w:r>
      <w:r w:rsidRPr="0039492A">
        <w:t>, and</w:t>
      </w:r>
      <w:r w:rsidRPr="0039492A">
        <w:rPr>
          <w:rFonts w:eastAsiaTheme="majorEastAsia"/>
        </w:rPr>
        <w:t> borderline sensitivity was similarly poor (CBCL: 4.8%; BPM: 0.0%)</w:t>
      </w:r>
      <w:r w:rsidRPr="0039492A">
        <w:t xml:space="preserve">. </w:t>
      </w:r>
      <w:r w:rsidRPr="00377EBF">
        <w:t>These findings suggest that threshold calibration, while mitigating some majority-class bias</w:t>
      </w:r>
      <w:r w:rsidRPr="0039492A">
        <w:t xml:space="preserve"> </w:t>
      </w:r>
      <w:r w:rsidRPr="00377EBF">
        <w:t>was insufficient to achieve clinically relevant classification performance</w:t>
      </w:r>
      <w:r w:rsidRPr="0039492A">
        <w:t>, particularly in the BPM model where class imbalance was most severe.</w:t>
      </w:r>
    </w:p>
    <w:p w14:paraId="7E89CCA9" w14:textId="77777777" w:rsidR="0039492A" w:rsidRPr="0039492A" w:rsidRDefault="0039492A" w:rsidP="0039492A"/>
    <w:p w14:paraId="2D8B67B0" w14:textId="7749F190" w:rsidR="002E0AC5" w:rsidRPr="002E0AC5" w:rsidRDefault="002E0AC5" w:rsidP="002E0AC5">
      <w:pPr>
        <w:pStyle w:val="Style2"/>
      </w:pPr>
      <w:bookmarkStart w:id="54" w:name="_Toc197292369"/>
      <w:r w:rsidRPr="002E0AC5">
        <w:t>Model Performance and Class Discrimination</w:t>
      </w:r>
      <w:bookmarkEnd w:id="54"/>
    </w:p>
    <w:p w14:paraId="3A4D1BE4" w14:textId="2A8E5E16" w:rsidR="002E0AC5" w:rsidRDefault="00846DFD" w:rsidP="00846DFD">
      <w:r w:rsidRPr="00846DFD">
        <w:t xml:space="preserve">Overall model classification performance and class discrimination ability were limited, even after threshold calibration, </w:t>
      </w:r>
      <w:r w:rsidR="008C7E79" w:rsidRPr="00846DFD">
        <w:t>as illustrate</w:t>
      </w:r>
      <w:r w:rsidR="008C7E79" w:rsidRPr="00594A0B">
        <w:t>d by</w:t>
      </w:r>
      <w:r w:rsidR="00594A0B" w:rsidRPr="00594A0B">
        <w:t xml:space="preserve"> </w:t>
      </w:r>
      <w:r w:rsidR="00594A0B">
        <w:t>ROC</w:t>
      </w:r>
      <w:r w:rsidR="008C7E79" w:rsidRPr="00594A0B">
        <w:t xml:space="preserve"> curves and </w:t>
      </w:r>
      <w:r w:rsidR="008C7E79" w:rsidRPr="00846DFD">
        <w:t>class probability distributions</w:t>
      </w:r>
      <w:r w:rsidR="008C7E79" w:rsidRPr="00B5660D">
        <w:t xml:space="preserve"> (</w:t>
      </w:r>
      <w:r w:rsidR="008C7E79" w:rsidRPr="008C3BAD">
        <w:rPr>
          <w:color w:val="D86DCB" w:themeColor="accent5" w:themeTint="99"/>
        </w:rPr>
        <w:t>Figure A</w:t>
      </w:r>
      <w:r w:rsidR="008C7E79" w:rsidRPr="00B5660D">
        <w:t>).</w:t>
      </w:r>
      <w:r w:rsidR="008C7E79">
        <w:t xml:space="preserve"> </w:t>
      </w:r>
      <w:r w:rsidR="008C7E79" w:rsidRPr="00B5660D">
        <w:t>The</w:t>
      </w:r>
      <w:r w:rsidR="008C7E79" w:rsidRPr="00B5660D">
        <w:rPr>
          <w:rFonts w:eastAsiaTheme="majorEastAsia"/>
        </w:rPr>
        <w:t> </w:t>
      </w:r>
      <w:r w:rsidR="008C7E79" w:rsidRPr="008C7E79">
        <w:rPr>
          <w:rFonts w:eastAsiaTheme="majorEastAsia"/>
        </w:rPr>
        <w:t>CBCL model </w:t>
      </w:r>
      <w:r w:rsidR="008C7E79" w:rsidRPr="008C7E79">
        <w:t>exhibited near-diagonal ROC curves for both borderline and clinical classes and output probabilities that reflected low certainty and poor separation between classes</w:t>
      </w:r>
      <w:r w:rsidR="008C7E79">
        <w:t xml:space="preserve">. This </w:t>
      </w:r>
      <w:r w:rsidR="008C7E79" w:rsidRPr="00B5660D">
        <w:t>indicat</w:t>
      </w:r>
      <w:r w:rsidR="008C7E79">
        <w:t>es</w:t>
      </w:r>
      <w:r w:rsidR="008C7E79" w:rsidRPr="00B5660D">
        <w:t xml:space="preserve"> near-random classification and low confidence for minority outcomes.</w:t>
      </w:r>
      <w:r w:rsidR="008C7E79">
        <w:t xml:space="preserve"> </w:t>
      </w:r>
      <w:r w:rsidR="008C7E79" w:rsidRPr="00B5660D">
        <w:t>The</w:t>
      </w:r>
      <w:r w:rsidR="008C7E79" w:rsidRPr="00B5660D">
        <w:rPr>
          <w:rFonts w:eastAsiaTheme="majorEastAsia"/>
        </w:rPr>
        <w:t> </w:t>
      </w:r>
      <w:r w:rsidR="008C7E79">
        <w:rPr>
          <w:rFonts w:eastAsiaTheme="majorEastAsia"/>
        </w:rPr>
        <w:t>BPM</w:t>
      </w:r>
      <w:r w:rsidR="008C7E79" w:rsidRPr="00B5660D">
        <w:rPr>
          <w:rFonts w:eastAsiaTheme="majorEastAsia"/>
        </w:rPr>
        <w:t xml:space="preserve"> model</w:t>
      </w:r>
      <w:r w:rsidR="008C7E79">
        <w:rPr>
          <w:rFonts w:eastAsiaTheme="majorEastAsia"/>
        </w:rPr>
        <w:t xml:space="preserve"> </w:t>
      </w:r>
      <w:r w:rsidR="008C7E79" w:rsidRPr="00B5660D">
        <w:t xml:space="preserve">showed some upward curvature for the </w:t>
      </w:r>
      <w:r w:rsidR="008C7E79">
        <w:t>c</w:t>
      </w:r>
      <w:r w:rsidR="008C7E79" w:rsidRPr="00B5660D">
        <w:t xml:space="preserve">linical group ROC curve, suggesting limited discriminatory ability, whereas the </w:t>
      </w:r>
      <w:r w:rsidR="008C7E79">
        <w:t>b</w:t>
      </w:r>
      <w:r w:rsidR="008C7E79" w:rsidRPr="00B5660D">
        <w:t xml:space="preserve">orderline group remained poorly differentiated. </w:t>
      </w:r>
      <w:r w:rsidR="0039492A" w:rsidRPr="00B5660D">
        <w:t xml:space="preserve">Predicted probabilities for </w:t>
      </w:r>
      <w:r w:rsidR="0039492A">
        <w:t>h</w:t>
      </w:r>
      <w:r w:rsidR="0039492A" w:rsidRPr="00B5660D">
        <w:t>ealthy cases were more confidently distributed near 1.0, while minority class probabilities clustered near zero, reflecting poor model certainty. Overall, these findings highlight the persistent difficulty of achieving clinically meaningful classification performance in imbalanced symptom categories, particularly for child-reported outcomes.</w:t>
      </w:r>
    </w:p>
    <w:p w14:paraId="2988F5BE" w14:textId="77777777" w:rsidR="00426923" w:rsidRDefault="00426923" w:rsidP="00AC0628">
      <w:pPr>
        <w:ind w:firstLine="720"/>
      </w:pPr>
    </w:p>
    <w:p w14:paraId="15576E3A" w14:textId="78B7137D" w:rsidR="00996995" w:rsidRPr="00996995" w:rsidRDefault="00063CB4" w:rsidP="00996995">
      <w:pPr>
        <w:rPr>
          <w:i/>
          <w:iCs/>
        </w:rPr>
      </w:pPr>
      <w:r>
        <w:rPr>
          <w:i/>
          <w:iCs/>
          <w:noProof/>
          <w14:ligatures w14:val="standardContextual"/>
        </w:rPr>
        <w:lastRenderedPageBreak/>
        <w:drawing>
          <wp:anchor distT="0" distB="0" distL="114300" distR="114300" simplePos="0" relativeHeight="251698176" behindDoc="1" locked="0" layoutInCell="1" allowOverlap="1" wp14:anchorId="7DCE77F6" wp14:editId="02F3F8DD">
            <wp:simplePos x="0" y="0"/>
            <wp:positionH relativeFrom="column">
              <wp:posOffset>1276985</wp:posOffset>
            </wp:positionH>
            <wp:positionV relativeFrom="paragraph">
              <wp:posOffset>-996950</wp:posOffset>
            </wp:positionV>
            <wp:extent cx="3081020" cy="6064250"/>
            <wp:effectExtent l="0" t="0" r="0" b="0"/>
            <wp:wrapTopAndBottom/>
            <wp:docPr id="129168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8312" name="Picture 129168312"/>
                    <pic:cNvPicPr/>
                  </pic:nvPicPr>
                  <pic:blipFill rotWithShape="1">
                    <a:blip r:embed="rId26">
                      <a:extLst>
                        <a:ext uri="{28A0092B-C50C-407E-A947-70E740481C1C}">
                          <a14:useLocalDpi xmlns:a14="http://schemas.microsoft.com/office/drawing/2010/main" val="0"/>
                        </a:ext>
                      </a:extLst>
                    </a:blip>
                    <a:srcRect l="14122" r="13949"/>
                    <a:stretch/>
                  </pic:blipFill>
                  <pic:spPr bwMode="auto">
                    <a:xfrm rot="5400000">
                      <a:off x="0" y="0"/>
                      <a:ext cx="3081020" cy="6064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3BAB" w:rsidRPr="008C3BAD">
        <w:rPr>
          <w:i/>
          <w:iCs/>
          <w:color w:val="D86DCB" w:themeColor="accent5" w:themeTint="99"/>
        </w:rPr>
        <w:t>Figure A</w:t>
      </w:r>
      <w:r w:rsidR="00D33BAB" w:rsidRPr="00996995">
        <w:rPr>
          <w:i/>
          <w:iCs/>
        </w:rPr>
        <w:t>.</w:t>
      </w:r>
      <w:r w:rsidR="00F44200" w:rsidRPr="00996995">
        <w:rPr>
          <w:i/>
          <w:iCs/>
        </w:rPr>
        <w:t xml:space="preserve"> </w:t>
      </w:r>
      <w:r w:rsidR="00996995" w:rsidRPr="00996995">
        <w:rPr>
          <w:i/>
          <w:iCs/>
        </w:rPr>
        <w:t xml:space="preserve">ROC curves and class probability distributions for the test set </w:t>
      </w:r>
    </w:p>
    <w:p w14:paraId="651FB604" w14:textId="2273A52A" w:rsidR="00D33BAB" w:rsidRPr="00721BEE" w:rsidRDefault="00063CB4" w:rsidP="00D33BAB">
      <w:pPr>
        <w:rPr>
          <w:i/>
          <w:iCs/>
        </w:rPr>
      </w:pPr>
      <w:r>
        <w:rPr>
          <w:i/>
          <w:iCs/>
          <w:noProof/>
          <w14:ligatures w14:val="standardContextual"/>
        </w:rPr>
        <w:drawing>
          <wp:anchor distT="0" distB="0" distL="114300" distR="114300" simplePos="0" relativeHeight="251699200" behindDoc="0" locked="0" layoutInCell="1" allowOverlap="1" wp14:anchorId="33743088" wp14:editId="41CAD4E0">
            <wp:simplePos x="0" y="0"/>
            <wp:positionH relativeFrom="column">
              <wp:posOffset>1348105</wp:posOffset>
            </wp:positionH>
            <wp:positionV relativeFrom="paragraph">
              <wp:posOffset>2068830</wp:posOffset>
            </wp:positionV>
            <wp:extent cx="3007995" cy="6019165"/>
            <wp:effectExtent l="0" t="0" r="0" b="0"/>
            <wp:wrapTopAndBottom/>
            <wp:docPr id="1171958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58131" name="Picture 1171958131"/>
                    <pic:cNvPicPr/>
                  </pic:nvPicPr>
                  <pic:blipFill rotWithShape="1">
                    <a:blip r:embed="rId27">
                      <a:extLst>
                        <a:ext uri="{28A0092B-C50C-407E-A947-70E740481C1C}">
                          <a14:useLocalDpi xmlns:a14="http://schemas.microsoft.com/office/drawing/2010/main" val="0"/>
                        </a:ext>
                      </a:extLst>
                    </a:blip>
                    <a:srcRect l="15052" r="14212"/>
                    <a:stretch/>
                  </pic:blipFill>
                  <pic:spPr bwMode="auto">
                    <a:xfrm rot="5400000">
                      <a:off x="0" y="0"/>
                      <a:ext cx="3007995" cy="6019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063F" w:rsidRPr="00996995">
        <w:rPr>
          <w:i/>
          <w:iCs/>
        </w:rPr>
        <w:t>a)</w:t>
      </w:r>
      <w:r w:rsidR="00721BEE" w:rsidRPr="00721BEE">
        <w:rPr>
          <w:noProof/>
          <w14:ligatures w14:val="standardContextual"/>
        </w:rPr>
        <w:t xml:space="preserve"> </w:t>
      </w:r>
    </w:p>
    <w:p w14:paraId="3827E640" w14:textId="736C5DDD" w:rsidR="00D33BAB" w:rsidRPr="00721BEE" w:rsidRDefault="0043063F" w:rsidP="00D33BAB">
      <w:pPr>
        <w:rPr>
          <w:i/>
          <w:iCs/>
        </w:rPr>
      </w:pPr>
      <w:r w:rsidRPr="00F44200">
        <w:rPr>
          <w:i/>
          <w:iCs/>
        </w:rPr>
        <w:t>b)</w:t>
      </w:r>
      <w:r w:rsidR="00721BEE" w:rsidRPr="00721BEE">
        <w:rPr>
          <w:noProof/>
          <w14:ligatures w14:val="standardContextual"/>
        </w:rPr>
        <w:t xml:space="preserve"> </w:t>
      </w:r>
    </w:p>
    <w:p w14:paraId="78FAF4FA" w14:textId="5A8627A6" w:rsidR="008C7E79" w:rsidRDefault="00996995" w:rsidP="005235A5">
      <w:r w:rsidRPr="00996995">
        <w:rPr>
          <w:i/>
          <w:iCs/>
        </w:rPr>
        <w:t xml:space="preserve">Note: </w:t>
      </w:r>
      <w:r w:rsidRPr="00426923">
        <w:t xml:space="preserve">Model performance for each class is shown using </w:t>
      </w:r>
      <w:proofErr w:type="spellStart"/>
      <w:r w:rsidR="006E5F66" w:rsidRPr="00426923">
        <w:t>OvR</w:t>
      </w:r>
      <w:proofErr w:type="spellEnd"/>
      <w:r w:rsidR="006E5F66" w:rsidRPr="00426923">
        <w:t xml:space="preserve"> </w:t>
      </w:r>
      <w:r w:rsidRPr="00426923">
        <w:t>ROC curves (bottom row) and corresponding predicted probability distributions (top row).</w:t>
      </w:r>
      <w:r w:rsidR="00B5660D" w:rsidRPr="00426923">
        <w:t xml:space="preserve"> </w:t>
      </w:r>
      <w:r w:rsidR="00073857" w:rsidRPr="00426923">
        <w:rPr>
          <w:rFonts w:eastAsiaTheme="majorEastAsia"/>
        </w:rPr>
        <w:t>(a) Parent-reported model (CBCL): </w:t>
      </w:r>
      <w:r w:rsidR="00073857" w:rsidRPr="00426923">
        <w:t xml:space="preserve">The </w:t>
      </w:r>
      <w:r w:rsidR="00F33645" w:rsidRPr="00426923">
        <w:t>h</w:t>
      </w:r>
      <w:r w:rsidR="00073857" w:rsidRPr="00426923">
        <w:t xml:space="preserve">ealthy class shows modest separability, with predicted probabilities skewed toward 1, but the ROC curve remains close to chance. Both the </w:t>
      </w:r>
      <w:r w:rsidR="00F33645" w:rsidRPr="00426923">
        <w:t>b</w:t>
      </w:r>
      <w:r w:rsidR="00073857" w:rsidRPr="00426923">
        <w:t xml:space="preserve">orderline and </w:t>
      </w:r>
      <w:r w:rsidR="00F33645" w:rsidRPr="00426923">
        <w:t>c</w:t>
      </w:r>
      <w:r w:rsidR="00073857" w:rsidRPr="00426923">
        <w:t xml:space="preserve">linical classes exhibit poor separability, with predicted probabilities near zero and ROC curves that closely </w:t>
      </w:r>
      <w:r w:rsidR="00073857" w:rsidRPr="00426923">
        <w:lastRenderedPageBreak/>
        <w:t xml:space="preserve">follow the diagonal, indicating near-random </w:t>
      </w:r>
      <w:proofErr w:type="gramStart"/>
      <w:r w:rsidR="00073857" w:rsidRPr="00426923">
        <w:t>performance.</w:t>
      </w:r>
      <w:r w:rsidR="00073857" w:rsidRPr="00426923">
        <w:rPr>
          <w:rFonts w:eastAsiaTheme="majorEastAsia"/>
        </w:rPr>
        <w:t>(</w:t>
      </w:r>
      <w:proofErr w:type="gramEnd"/>
      <w:r w:rsidR="00073857" w:rsidRPr="00426923">
        <w:rPr>
          <w:rFonts w:eastAsiaTheme="majorEastAsia"/>
        </w:rPr>
        <w:t>b) Child-reported model (BPM): </w:t>
      </w:r>
      <w:r w:rsidR="00073857" w:rsidRPr="00426923">
        <w:t xml:space="preserve">The </w:t>
      </w:r>
      <w:r w:rsidR="00F33645" w:rsidRPr="00426923">
        <w:t>h</w:t>
      </w:r>
      <w:r w:rsidR="00073857" w:rsidRPr="00426923">
        <w:t xml:space="preserve">ealthy class is more clearly distinguishable, with higher predicted probabilities and a ROC curve above chance. The </w:t>
      </w:r>
      <w:r w:rsidR="00F33645" w:rsidRPr="00426923">
        <w:t>b</w:t>
      </w:r>
      <w:r w:rsidR="00073857" w:rsidRPr="00426923">
        <w:t xml:space="preserve">orderline and </w:t>
      </w:r>
      <w:r w:rsidR="00F33645" w:rsidRPr="00426923">
        <w:t>c</w:t>
      </w:r>
      <w:r w:rsidR="00073857" w:rsidRPr="00426923">
        <w:t>linical classes also show modest discriminative ability, with ROC curves slightly above the diagonal, indicating better performance than CBCL for minority class classification — though separability remains limited.</w:t>
      </w:r>
    </w:p>
    <w:p w14:paraId="6FAE710B" w14:textId="2E095D8D" w:rsidR="00426923" w:rsidRDefault="00426923" w:rsidP="005235A5">
      <w:pPr>
        <w:rPr>
          <w:i/>
          <w:iCs/>
        </w:rPr>
      </w:pPr>
    </w:p>
    <w:p w14:paraId="582DE45E" w14:textId="255B661D" w:rsidR="008C7E79" w:rsidRDefault="008C7E79" w:rsidP="002E0AC5">
      <w:pPr>
        <w:ind w:firstLine="720"/>
      </w:pPr>
      <w:r w:rsidRPr="00B5660D">
        <w:t xml:space="preserve">These trends are further supported by </w:t>
      </w:r>
      <w:r>
        <w:t>t</w:t>
      </w:r>
      <w:r w:rsidRPr="00B5660D">
        <w:t>he confusion matrix (</w:t>
      </w:r>
      <w:r w:rsidRPr="008C3BAD">
        <w:rPr>
          <w:color w:val="D86DCB" w:themeColor="accent5" w:themeTint="99"/>
        </w:rPr>
        <w:t>Figure A</w:t>
      </w:r>
      <w:r w:rsidRPr="00B5660D">
        <w:t xml:space="preserve">) showed that only two cases from each minority class were correctly classified, with most predictions still concentrated in the </w:t>
      </w:r>
      <w:r w:rsidR="00F33645">
        <w:t>h</w:t>
      </w:r>
      <w:r w:rsidRPr="00B5660D">
        <w:t>ealthy category.</w:t>
      </w:r>
      <w:r>
        <w:t xml:space="preserve"> </w:t>
      </w:r>
      <w:r w:rsidRPr="008C7E79">
        <w:t>For the</w:t>
      </w:r>
      <w:r w:rsidRPr="008C7E79">
        <w:rPr>
          <w:rFonts w:eastAsiaTheme="majorEastAsia"/>
        </w:rPr>
        <w:t> BPM model</w:t>
      </w:r>
      <w:r w:rsidRPr="008C7E79">
        <w:t xml:space="preserve">, threshold calibration produced negligible change. </w:t>
      </w:r>
      <w:r w:rsidRPr="008C7E79">
        <w:rPr>
          <w:color w:val="8DD873" w:themeColor="accent6" w:themeTint="99"/>
        </w:rPr>
        <w:t xml:space="preserve">Although there was slight upward curvature in the ROC curve for the </w:t>
      </w:r>
      <w:r w:rsidR="00F33645">
        <w:rPr>
          <w:color w:val="8DD873" w:themeColor="accent6" w:themeTint="99"/>
        </w:rPr>
        <w:t>c</w:t>
      </w:r>
      <w:r w:rsidRPr="008C7E79">
        <w:rPr>
          <w:color w:val="8DD873" w:themeColor="accent6" w:themeTint="99"/>
        </w:rPr>
        <w:t xml:space="preserve">linical group, suggesting some degree of separability; however, as illustrated in </w:t>
      </w:r>
      <w:r w:rsidRPr="008C3BAD">
        <w:rPr>
          <w:color w:val="D86DCB" w:themeColor="accent5" w:themeTint="99"/>
        </w:rPr>
        <w:t xml:space="preserve">Figure A </w:t>
      </w:r>
      <w:r w:rsidRPr="008C7E79">
        <w:rPr>
          <w:color w:val="8DD873" w:themeColor="accent6" w:themeTint="99"/>
        </w:rPr>
        <w:t xml:space="preserve">(confusion matrix), the model failed to predict any </w:t>
      </w:r>
      <w:r w:rsidR="00F33645">
        <w:rPr>
          <w:color w:val="8DD873" w:themeColor="accent6" w:themeTint="99"/>
        </w:rPr>
        <w:t>c</w:t>
      </w:r>
      <w:r w:rsidRPr="008C7E79">
        <w:rPr>
          <w:color w:val="8DD873" w:themeColor="accent6" w:themeTint="99"/>
        </w:rPr>
        <w:t>linical cases, highlighting a disconnect between probabilistic output and actual classification performance</w:t>
      </w:r>
      <w:r w:rsidRPr="008C7E79">
        <w:t>.</w:t>
      </w:r>
      <w:r>
        <w:t xml:space="preserve"> </w:t>
      </w:r>
      <w:r w:rsidRPr="00B5660D">
        <w:t xml:space="preserve">While the confusion matrix showed more even distribution across predicted labels post-calibration, true positive rates for </w:t>
      </w:r>
      <w:r w:rsidR="00F33645">
        <w:t>b</w:t>
      </w:r>
      <w:r w:rsidRPr="00B5660D">
        <w:t xml:space="preserve">orderline and </w:t>
      </w:r>
      <w:r w:rsidR="00F33645">
        <w:t>c</w:t>
      </w:r>
      <w:r w:rsidRPr="00B5660D">
        <w:t>linical remained zero.</w:t>
      </w:r>
      <w:r>
        <w:t xml:space="preserve"> </w:t>
      </w:r>
    </w:p>
    <w:p w14:paraId="60A2E8FC" w14:textId="2DF3D22A" w:rsidR="00426923" w:rsidRDefault="00426923" w:rsidP="002E0AC5">
      <w:pPr>
        <w:ind w:firstLine="720"/>
      </w:pPr>
    </w:p>
    <w:p w14:paraId="50D99B00" w14:textId="77777777" w:rsidR="00594A0B" w:rsidRPr="00594A0B" w:rsidRDefault="008C7E79" w:rsidP="008C7E79">
      <w:pPr>
        <w:rPr>
          <w:b/>
          <w:bCs/>
          <w:color w:val="D86DCB" w:themeColor="accent5" w:themeTint="99"/>
        </w:rPr>
      </w:pPr>
      <w:r w:rsidRPr="00594A0B">
        <w:rPr>
          <w:b/>
          <w:bCs/>
          <w:color w:val="D86DCB" w:themeColor="accent5" w:themeTint="99"/>
        </w:rPr>
        <w:t>Figure. A</w:t>
      </w:r>
    </w:p>
    <w:p w14:paraId="739EC422" w14:textId="471C2D7C" w:rsidR="008C7E79" w:rsidRPr="00B5660D" w:rsidRDefault="008C7E79" w:rsidP="008C7E79">
      <w:pPr>
        <w:rPr>
          <w:i/>
          <w:iCs/>
        </w:rPr>
      </w:pPr>
      <w:r w:rsidRPr="00B5660D">
        <w:rPr>
          <w:i/>
          <w:iCs/>
        </w:rPr>
        <w:t>Confusion matrix for model predictions on the test set</w:t>
      </w:r>
    </w:p>
    <w:p w14:paraId="2CD75253" w14:textId="54481254" w:rsidR="008C7E79" w:rsidRDefault="00063CB4" w:rsidP="008C7E79">
      <w:pPr>
        <w:pStyle w:val="ListParagraph"/>
        <w:numPr>
          <w:ilvl w:val="0"/>
          <w:numId w:val="5"/>
        </w:numPr>
        <w:rPr>
          <w:i/>
          <w:iCs/>
        </w:rPr>
      </w:pPr>
      <w:r w:rsidRPr="00063CB4">
        <w:rPr>
          <w:i/>
          <w:iCs/>
          <w:noProof/>
        </w:rPr>
        <w:drawing>
          <wp:anchor distT="0" distB="0" distL="114300" distR="114300" simplePos="0" relativeHeight="251700224" behindDoc="1" locked="0" layoutInCell="1" allowOverlap="1" wp14:anchorId="3468F8F4" wp14:editId="177F6EAE">
            <wp:simplePos x="0" y="0"/>
            <wp:positionH relativeFrom="column">
              <wp:posOffset>5334027</wp:posOffset>
            </wp:positionH>
            <wp:positionV relativeFrom="paragraph">
              <wp:posOffset>1717915</wp:posOffset>
            </wp:positionV>
            <wp:extent cx="680720" cy="932180"/>
            <wp:effectExtent l="0" t="0" r="0" b="0"/>
            <wp:wrapTight wrapText="bothSides">
              <wp:wrapPolygon edited="0">
                <wp:start x="5642" y="0"/>
                <wp:lineTo x="4836" y="883"/>
                <wp:lineTo x="4433" y="19128"/>
                <wp:lineTo x="11687" y="20305"/>
                <wp:lineTo x="14104" y="20305"/>
                <wp:lineTo x="15313" y="18834"/>
                <wp:lineTo x="18537" y="14125"/>
                <wp:lineTo x="19343" y="10594"/>
                <wp:lineTo x="17328" y="9417"/>
                <wp:lineTo x="10881" y="9417"/>
                <wp:lineTo x="18134" y="7946"/>
                <wp:lineTo x="18134" y="1471"/>
                <wp:lineTo x="10075" y="0"/>
                <wp:lineTo x="5642" y="0"/>
              </wp:wrapPolygon>
            </wp:wrapTight>
            <wp:docPr id="2040839964" name="Picture 1" descr="A graph of a patient's heal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39964" name="Picture 1" descr="A graph of a patient's health&#10;&#10;AI-generated content may be incorrect."/>
                    <pic:cNvPicPr/>
                  </pic:nvPicPr>
                  <pic:blipFill rotWithShape="1">
                    <a:blip r:embed="rId28" cstate="print">
                      <a:extLst>
                        <a:ext uri="{28A0092B-C50C-407E-A947-70E740481C1C}">
                          <a14:useLocalDpi xmlns:a14="http://schemas.microsoft.com/office/drawing/2010/main" val="0"/>
                        </a:ext>
                      </a:extLst>
                    </a:blip>
                    <a:srcRect l="82212" t="37897" b="32884"/>
                    <a:stretch/>
                  </pic:blipFill>
                  <pic:spPr bwMode="auto">
                    <a:xfrm>
                      <a:off x="0" y="0"/>
                      <a:ext cx="680720" cy="932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Ansi="Symbol"/>
          <w:noProof/>
          <w:color w:val="4EA72E" w:themeColor="accent6"/>
          <w14:ligatures w14:val="standardContextual"/>
        </w:rPr>
        <w:drawing>
          <wp:anchor distT="0" distB="0" distL="114300" distR="114300" simplePos="0" relativeHeight="251692032" behindDoc="1" locked="0" layoutInCell="1" allowOverlap="1" wp14:anchorId="0307B80B" wp14:editId="079F7B16">
            <wp:simplePos x="0" y="0"/>
            <wp:positionH relativeFrom="column">
              <wp:posOffset>5394648</wp:posOffset>
            </wp:positionH>
            <wp:positionV relativeFrom="paragraph">
              <wp:posOffset>591247</wp:posOffset>
            </wp:positionV>
            <wp:extent cx="621553" cy="1170386"/>
            <wp:effectExtent l="0" t="0" r="0" b="0"/>
            <wp:wrapTight wrapText="bothSides">
              <wp:wrapPolygon edited="0">
                <wp:start x="3975" y="1406"/>
                <wp:lineTo x="3092" y="3047"/>
                <wp:lineTo x="3092" y="20158"/>
                <wp:lineTo x="10160" y="20158"/>
                <wp:lineTo x="11043" y="16877"/>
                <wp:lineTo x="18110" y="16174"/>
                <wp:lineTo x="18110" y="13830"/>
                <wp:lineTo x="11043" y="13126"/>
                <wp:lineTo x="18110" y="11486"/>
                <wp:lineTo x="18110" y="9376"/>
                <wp:lineTo x="11043" y="9376"/>
                <wp:lineTo x="18110" y="7266"/>
                <wp:lineTo x="18552" y="5626"/>
                <wp:lineTo x="15902" y="1875"/>
                <wp:lineTo x="7067" y="1406"/>
                <wp:lineTo x="3975" y="1406"/>
              </wp:wrapPolygon>
            </wp:wrapTight>
            <wp:docPr id="703312810" name="Picture 83" descr="A graph of a health care pat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5245" name="Picture 83" descr="A graph of a health care patient&#10;&#10;AI-generated content may be incorrect."/>
                    <pic:cNvPicPr/>
                  </pic:nvPicPr>
                  <pic:blipFill rotWithShape="1">
                    <a:blip r:embed="rId29" cstate="print">
                      <a:extLst>
                        <a:ext uri="{28A0092B-C50C-407E-A947-70E740481C1C}">
                          <a14:useLocalDpi xmlns:a14="http://schemas.microsoft.com/office/drawing/2010/main" val="0"/>
                        </a:ext>
                      </a:extLst>
                    </a:blip>
                    <a:srcRect l="83620" t="30369" b="32615"/>
                    <a:stretch/>
                  </pic:blipFill>
                  <pic:spPr bwMode="auto">
                    <a:xfrm>
                      <a:off x="0" y="0"/>
                      <a:ext cx="621553" cy="11703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63CB4">
        <w:rPr>
          <w:i/>
          <w:iCs/>
          <w:noProof/>
        </w:rPr>
        <w:drawing>
          <wp:anchor distT="0" distB="0" distL="114300" distR="114300" simplePos="0" relativeHeight="251701248" behindDoc="1" locked="0" layoutInCell="1" allowOverlap="1" wp14:anchorId="61F5D15D" wp14:editId="0EC5C575">
            <wp:simplePos x="0" y="0"/>
            <wp:positionH relativeFrom="column">
              <wp:posOffset>2837180</wp:posOffset>
            </wp:positionH>
            <wp:positionV relativeFrom="paragraph">
              <wp:posOffset>147320</wp:posOffset>
            </wp:positionV>
            <wp:extent cx="2428875" cy="2832100"/>
            <wp:effectExtent l="0" t="0" r="0" b="0"/>
            <wp:wrapTight wrapText="bothSides">
              <wp:wrapPolygon edited="0">
                <wp:start x="13101" y="0"/>
                <wp:lineTo x="4631" y="387"/>
                <wp:lineTo x="904" y="872"/>
                <wp:lineTo x="904" y="3100"/>
                <wp:lineTo x="0" y="3681"/>
                <wp:lineTo x="0" y="4359"/>
                <wp:lineTo x="904" y="4649"/>
                <wp:lineTo x="904" y="9299"/>
                <wp:lineTo x="0" y="9686"/>
                <wp:lineTo x="0" y="10074"/>
                <wp:lineTo x="904" y="10848"/>
                <wp:lineTo x="904" y="13948"/>
                <wp:lineTo x="0" y="15401"/>
                <wp:lineTo x="0" y="16079"/>
                <wp:lineTo x="904" y="17048"/>
                <wp:lineTo x="1016" y="18597"/>
                <wp:lineTo x="2598" y="20147"/>
                <wp:lineTo x="7002" y="21116"/>
                <wp:lineTo x="7115" y="21309"/>
                <wp:lineTo x="14118" y="21309"/>
                <wp:lineTo x="14231" y="21116"/>
                <wp:lineTo x="18635" y="20147"/>
                <wp:lineTo x="20329" y="18597"/>
                <wp:lineTo x="20442" y="17048"/>
                <wp:lineTo x="20894" y="15498"/>
                <wp:lineTo x="20442" y="13948"/>
                <wp:lineTo x="20781" y="9589"/>
                <wp:lineTo x="20781" y="3778"/>
                <wp:lineTo x="20555" y="1356"/>
                <wp:lineTo x="20104" y="872"/>
                <wp:lineTo x="18635" y="0"/>
                <wp:lineTo x="13101" y="0"/>
              </wp:wrapPolygon>
            </wp:wrapTight>
            <wp:docPr id="1470249944" name="Picture 1" descr="A graph of a patient's heal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49944" name="Picture 1" descr="A graph of a patient's health&#10;&#10;AI-generated content may be incorrect."/>
                    <pic:cNvPicPr/>
                  </pic:nvPicPr>
                  <pic:blipFill rotWithShape="1">
                    <a:blip r:embed="rId30" cstate="print">
                      <a:extLst>
                        <a:ext uri="{28A0092B-C50C-407E-A947-70E740481C1C}">
                          <a14:useLocalDpi xmlns:a14="http://schemas.microsoft.com/office/drawing/2010/main" val="0"/>
                        </a:ext>
                      </a:extLst>
                    </a:blip>
                    <a:srcRect l="17618" t="5898" r="15326" b="268"/>
                    <a:stretch/>
                  </pic:blipFill>
                  <pic:spPr bwMode="auto">
                    <a:xfrm>
                      <a:off x="0" y="0"/>
                      <a:ext cx="2428875" cy="283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Ansi="Symbol"/>
          <w:noProof/>
          <w:color w:val="4EA72E" w:themeColor="accent6"/>
          <w14:ligatures w14:val="standardContextual"/>
        </w:rPr>
        <w:drawing>
          <wp:anchor distT="0" distB="0" distL="114300" distR="114300" simplePos="0" relativeHeight="251691008" behindDoc="0" locked="0" layoutInCell="1" allowOverlap="1" wp14:anchorId="70CB5075" wp14:editId="279B307A">
            <wp:simplePos x="0" y="0"/>
            <wp:positionH relativeFrom="column">
              <wp:posOffset>-146685</wp:posOffset>
            </wp:positionH>
            <wp:positionV relativeFrom="paragraph">
              <wp:posOffset>285115</wp:posOffset>
            </wp:positionV>
            <wp:extent cx="2980055" cy="2665095"/>
            <wp:effectExtent l="0" t="0" r="0" b="0"/>
            <wp:wrapTopAndBottom/>
            <wp:docPr id="1448825245" name="Picture 83" descr="A graph of a health care pat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5245" name="Picture 83" descr="A graph of a health care patient&#10;&#10;AI-generated content may be incorrect."/>
                    <pic:cNvPicPr/>
                  </pic:nvPicPr>
                  <pic:blipFill rotWithShape="1">
                    <a:blip r:embed="rId31" cstate="print">
                      <a:extLst>
                        <a:ext uri="{28A0092B-C50C-407E-A947-70E740481C1C}">
                          <a14:useLocalDpi xmlns:a14="http://schemas.microsoft.com/office/drawing/2010/main" val="0"/>
                        </a:ext>
                      </a:extLst>
                    </a:blip>
                    <a:srcRect t="8965" r="15175"/>
                    <a:stretch/>
                  </pic:blipFill>
                  <pic:spPr bwMode="auto">
                    <a:xfrm>
                      <a:off x="0" y="0"/>
                      <a:ext cx="2980055" cy="2665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7E79">
        <w:rPr>
          <w:i/>
          <w:iCs/>
        </w:rPr>
        <w:t xml:space="preserve">                                                             b)</w:t>
      </w:r>
    </w:p>
    <w:p w14:paraId="65A4809C" w14:textId="77777777" w:rsidR="00063CB4" w:rsidRDefault="00063CB4" w:rsidP="00E87118">
      <w:pPr>
        <w:rPr>
          <w:i/>
          <w:iCs/>
        </w:rPr>
      </w:pPr>
    </w:p>
    <w:p w14:paraId="4599F265" w14:textId="7C2DF8D8" w:rsidR="00E87118" w:rsidRDefault="008C7E79" w:rsidP="00E87118">
      <w:r w:rsidRPr="00A84B7C">
        <w:rPr>
          <w:rFonts w:hAnsi="Symbol"/>
          <w:i/>
          <w:iCs/>
          <w:color w:val="000000" w:themeColor="text1"/>
        </w:rPr>
        <w:lastRenderedPageBreak/>
        <w:t>Note</w:t>
      </w:r>
      <w:r w:rsidRPr="00A84B7C">
        <w:rPr>
          <w:i/>
          <w:iCs/>
        </w:rPr>
        <w:t>:</w:t>
      </w:r>
      <w:r w:rsidRPr="00B5660D">
        <w:rPr>
          <w:i/>
          <w:iCs/>
        </w:rPr>
        <w:t xml:space="preserve"> </w:t>
      </w:r>
      <w:r w:rsidR="00594A0B" w:rsidRPr="00594A0B">
        <w:t>Confusion matrices display true versus predicted class labels for models after threshold calibration. Color intensity indicates the number of cases per cell.</w:t>
      </w:r>
      <w:r w:rsidR="00594A0B" w:rsidRPr="00594A0B">
        <w:br/>
        <w:t>(a) The parent-reported model (CBCL) correctly identified a small number of clinical and borderline cases, but most predictions remained in the healthy category.</w:t>
      </w:r>
      <w:r w:rsidR="00594A0B" w:rsidRPr="00594A0B">
        <w:br/>
        <w:t>(b) The child-reported model (BPM) showed more accurate identification of borderline cases but never predicted any cases as clinical. Despite a more balanced distribution, both models remain biased toward predicting the majority (healthy) class</w:t>
      </w:r>
      <w:r w:rsidRPr="00594A0B">
        <w:t>.</w:t>
      </w:r>
    </w:p>
    <w:p w14:paraId="3AC76B67" w14:textId="77777777" w:rsidR="00E87118" w:rsidRPr="00E87118" w:rsidRDefault="00E87118" w:rsidP="00E87118"/>
    <w:p w14:paraId="01B9BDD4" w14:textId="7625CD63" w:rsidR="002E0AC5" w:rsidRPr="00E87118" w:rsidRDefault="002E0AC5" w:rsidP="00E87118">
      <w:pPr>
        <w:pStyle w:val="Style2"/>
      </w:pPr>
      <w:bookmarkStart w:id="55" w:name="_Toc197292370"/>
      <w:r w:rsidRPr="00E87118">
        <w:t>Null Model Validation</w:t>
      </w:r>
      <w:bookmarkEnd w:id="55"/>
    </w:p>
    <w:p w14:paraId="3A731506" w14:textId="71FBCDEC" w:rsidR="007E53D7" w:rsidRDefault="005235A5" w:rsidP="00E87118">
      <w:r w:rsidRPr="00E87118">
        <w:t>To evaluate whether model performance exceeded chance levels, permutation testing was conducted with 1,000 random</w:t>
      </w:r>
      <w:r w:rsidRPr="005235A5">
        <w:t xml:space="preserve"> label shuffles. As shown in </w:t>
      </w:r>
      <w:r w:rsidRPr="008C3BAD">
        <w:rPr>
          <w:color w:val="D86DCB" w:themeColor="accent5" w:themeTint="99"/>
        </w:rPr>
        <w:t>Figure A</w:t>
      </w:r>
      <w:r w:rsidRPr="005235A5">
        <w:t>, the null distribution of accuracy scores is represented by a density curve, with the observed accuracy overlaid as a vertical reference line.</w:t>
      </w:r>
      <w:r>
        <w:t xml:space="preserve"> </w:t>
      </w:r>
      <w:del w:id="56" w:author="Ina Drabløs [2]" w:date="2025-04-27T12:28:00Z" w16du:dateUtc="2025-04-27T10:28:00Z">
        <w:r w:rsidRPr="005235A5" w:rsidDel="002500BC">
          <w:delText>For the</w:delText>
        </w:r>
      </w:del>
      <w:ins w:id="57" w:author="Ina Drabløs [2]" w:date="2025-04-27T12:28:00Z" w16du:dateUtc="2025-04-27T10:28:00Z">
        <w:r w:rsidR="002500BC">
          <w:t>The</w:t>
        </w:r>
      </w:ins>
      <w:r w:rsidRPr="005235A5">
        <w:t xml:space="preserve"> parent-reported model (CBCL; </w:t>
      </w:r>
      <w:r w:rsidRPr="008C3BAD">
        <w:rPr>
          <w:color w:val="D86DCB" w:themeColor="accent5" w:themeTint="99"/>
        </w:rPr>
        <w:t>Figure Aa</w:t>
      </w:r>
      <w:del w:id="58" w:author="Ina Drabløs [2]" w:date="2025-04-27T12:28:00Z" w16du:dateUtc="2025-04-27T10:28:00Z">
        <w:r w:rsidRPr="008C3BAD" w:rsidDel="002500BC">
          <w:rPr>
            <w:color w:val="D86DCB" w:themeColor="accent5" w:themeTint="99"/>
          </w:rPr>
          <w:delText>), the model</w:delText>
        </w:r>
      </w:del>
      <w:r w:rsidRPr="008C3BAD">
        <w:rPr>
          <w:color w:val="D86DCB" w:themeColor="accent5" w:themeTint="99"/>
        </w:rPr>
        <w:t xml:space="preserve"> </w:t>
      </w:r>
      <w:r w:rsidRPr="005235A5">
        <w:t>achieved a high raw classification accuracy of 0.</w:t>
      </w:r>
      <w:r w:rsidR="00073857">
        <w:t>68</w:t>
      </w:r>
      <w:r w:rsidRPr="005235A5">
        <w:t>. However, the observed performance closely overlapped with the null distribution, yielding a permutation-based p-value of 0.953. This suggests that the elevated accuracy was likely driven by class imbalance rather than a meaningful predictive signal. These findings align with previous ROC and confusion matrix analyses, which indicated that classification success was largely restricted to the majority (</w:t>
      </w:r>
      <w:r w:rsidR="00F33645">
        <w:t>h</w:t>
      </w:r>
      <w:r w:rsidRPr="005235A5">
        <w:t xml:space="preserve">ealthy) class. A similar pattern was found for the child-reported model (BPM; </w:t>
      </w:r>
      <w:r w:rsidRPr="008C3BAD">
        <w:rPr>
          <w:color w:val="D86DCB" w:themeColor="accent5" w:themeTint="99"/>
        </w:rPr>
        <w:t>Figure Ab</w:t>
      </w:r>
      <w:r w:rsidRPr="005235A5">
        <w:t>). The model trained on true labels achieved a classification accuracy of 0.</w:t>
      </w:r>
      <w:r w:rsidR="007E53D7">
        <w:t>93</w:t>
      </w:r>
      <w:r w:rsidRPr="005235A5">
        <w:t xml:space="preserve">. The null distribution, generated via label permutation, had a mean of 0.55 and a standard deviation of 0.03. The observed accuracy was near the center of this distribution, yielding a permutation-based p-value of 1.000, indicating that the model’s performance was not significantly above chance. As shown in </w:t>
      </w:r>
      <w:r w:rsidRPr="008C3BAD">
        <w:rPr>
          <w:color w:val="D86DCB" w:themeColor="accent5" w:themeTint="99"/>
        </w:rPr>
        <w:t xml:space="preserve">Figure A, </w:t>
      </w:r>
      <w:r w:rsidRPr="005235A5">
        <w:t>the observed accuracy falls well within the range expected under the null hypothesis.</w:t>
      </w:r>
    </w:p>
    <w:p w14:paraId="5E18D036" w14:textId="77777777" w:rsidR="00426923" w:rsidRPr="00CA73A2" w:rsidRDefault="00426923" w:rsidP="005235A5"/>
    <w:p w14:paraId="692DDCEC" w14:textId="41C8B6F0" w:rsidR="005764B8" w:rsidRPr="00274329" w:rsidRDefault="005764B8" w:rsidP="00274329">
      <w:pPr>
        <w:rPr>
          <w:i/>
          <w:iCs/>
        </w:rPr>
      </w:pPr>
      <w:r w:rsidRPr="008C3BAD">
        <w:rPr>
          <w:i/>
          <w:iCs/>
          <w:color w:val="D86DCB" w:themeColor="accent5" w:themeTint="99"/>
        </w:rPr>
        <w:t xml:space="preserve">Figure A. </w:t>
      </w:r>
      <w:r w:rsidR="00274329" w:rsidRPr="00274329">
        <w:rPr>
          <w:i/>
          <w:iCs/>
        </w:rPr>
        <w:t>Permutation test comparing model accuracy to null distribution.</w:t>
      </w:r>
    </w:p>
    <w:p w14:paraId="30BB0420" w14:textId="720641EF" w:rsidR="005764B8" w:rsidRPr="00B5660D" w:rsidRDefault="00B00E94" w:rsidP="00B5660D">
      <w:pPr>
        <w:pStyle w:val="ListParagraph"/>
        <w:numPr>
          <w:ilvl w:val="0"/>
          <w:numId w:val="6"/>
        </w:numPr>
        <w:spacing w:before="100" w:beforeAutospacing="1" w:after="100" w:afterAutospacing="1" w:line="240" w:lineRule="auto"/>
        <w:rPr>
          <w:rFonts w:hAnsi="Symbol"/>
          <w:i/>
          <w:iCs/>
          <w:color w:val="000000" w:themeColor="text1"/>
        </w:rPr>
      </w:pPr>
      <w:r>
        <w:rPr>
          <w:noProof/>
          <w14:ligatures w14:val="standardContextual"/>
        </w:rPr>
        <w:lastRenderedPageBreak/>
        <w:drawing>
          <wp:anchor distT="0" distB="0" distL="114300" distR="114300" simplePos="0" relativeHeight="251679744" behindDoc="1" locked="0" layoutInCell="1" allowOverlap="1" wp14:anchorId="0DD6FB12" wp14:editId="09C92D41">
            <wp:simplePos x="0" y="0"/>
            <wp:positionH relativeFrom="column">
              <wp:posOffset>2767636</wp:posOffset>
            </wp:positionH>
            <wp:positionV relativeFrom="paragraph">
              <wp:posOffset>359957</wp:posOffset>
            </wp:positionV>
            <wp:extent cx="3274060" cy="1960880"/>
            <wp:effectExtent l="0" t="0" r="2540" b="0"/>
            <wp:wrapTight wrapText="bothSides">
              <wp:wrapPolygon edited="0">
                <wp:start x="0" y="0"/>
                <wp:lineTo x="0" y="21404"/>
                <wp:lineTo x="21533" y="21404"/>
                <wp:lineTo x="21533" y="0"/>
                <wp:lineTo x="0" y="0"/>
              </wp:wrapPolygon>
            </wp:wrapTight>
            <wp:docPr id="1508001502" name="Picture 89"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01502" name="Picture 89" descr="A graph of a graph&#10;&#10;AI-generated content may be incorrect."/>
                    <pic:cNvPicPr/>
                  </pic:nvPicPr>
                  <pic:blipFill rotWithShape="1">
                    <a:blip r:embed="rId32" cstate="print">
                      <a:extLst>
                        <a:ext uri="{28A0092B-C50C-407E-A947-70E740481C1C}">
                          <a14:useLocalDpi xmlns:a14="http://schemas.microsoft.com/office/drawing/2010/main" val="0"/>
                        </a:ext>
                      </a:extLst>
                    </a:blip>
                    <a:srcRect t="11567" b="8058"/>
                    <a:stretch/>
                  </pic:blipFill>
                  <pic:spPr bwMode="auto">
                    <a:xfrm>
                      <a:off x="0" y="0"/>
                      <a:ext cx="3274060" cy="1960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Ansi="Symbol"/>
          <w:i/>
          <w:iCs/>
          <w:noProof/>
          <w:color w:val="000000" w:themeColor="text1"/>
          <w14:ligatures w14:val="standardContextual"/>
        </w:rPr>
        <w:drawing>
          <wp:anchor distT="0" distB="0" distL="114300" distR="114300" simplePos="0" relativeHeight="251680768" behindDoc="1" locked="0" layoutInCell="1" allowOverlap="1" wp14:anchorId="0BF60339" wp14:editId="05D9C021">
            <wp:simplePos x="0" y="0"/>
            <wp:positionH relativeFrom="column">
              <wp:posOffset>-193916</wp:posOffset>
            </wp:positionH>
            <wp:positionV relativeFrom="paragraph">
              <wp:posOffset>371475</wp:posOffset>
            </wp:positionV>
            <wp:extent cx="3140075" cy="1948815"/>
            <wp:effectExtent l="0" t="0" r="0" b="0"/>
            <wp:wrapTight wrapText="bothSides">
              <wp:wrapPolygon edited="0">
                <wp:start x="0" y="0"/>
                <wp:lineTo x="0" y="21396"/>
                <wp:lineTo x="21491" y="21396"/>
                <wp:lineTo x="21491" y="0"/>
                <wp:lineTo x="0" y="0"/>
              </wp:wrapPolygon>
            </wp:wrapTight>
            <wp:docPr id="995231316" name="Picture 88" descr="A diagram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31316" name="Picture 88" descr="A diagram of a normal distribution&#10;&#10;AI-generated content may be incorrect."/>
                    <pic:cNvPicPr/>
                  </pic:nvPicPr>
                  <pic:blipFill rotWithShape="1">
                    <a:blip r:embed="rId33" cstate="print">
                      <a:extLst>
                        <a:ext uri="{28A0092B-C50C-407E-A947-70E740481C1C}">
                          <a14:useLocalDpi xmlns:a14="http://schemas.microsoft.com/office/drawing/2010/main" val="0"/>
                        </a:ext>
                      </a:extLst>
                    </a:blip>
                    <a:srcRect t="12364" b="8262"/>
                    <a:stretch/>
                  </pic:blipFill>
                  <pic:spPr bwMode="auto">
                    <a:xfrm>
                      <a:off x="0" y="0"/>
                      <a:ext cx="3140075" cy="1948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660D">
        <w:rPr>
          <w:rFonts w:hAnsi="Symbol"/>
          <w:i/>
          <w:iCs/>
          <w:color w:val="000000" w:themeColor="text1"/>
        </w:rPr>
        <w:t xml:space="preserve">                                                              </w:t>
      </w:r>
      <w:r>
        <w:rPr>
          <w:rFonts w:hAnsi="Symbol"/>
          <w:i/>
          <w:iCs/>
          <w:color w:val="000000" w:themeColor="text1"/>
        </w:rPr>
        <w:t xml:space="preserve">        </w:t>
      </w:r>
      <w:r w:rsidR="00B5660D">
        <w:rPr>
          <w:rFonts w:hAnsi="Symbol"/>
          <w:i/>
          <w:iCs/>
          <w:color w:val="000000" w:themeColor="text1"/>
        </w:rPr>
        <w:t xml:space="preserve">   b) </w:t>
      </w:r>
    </w:p>
    <w:p w14:paraId="427004C2" w14:textId="64EDC9D0" w:rsidR="007356F4" w:rsidRDefault="00274329" w:rsidP="007A69A2">
      <w:r w:rsidRPr="00274329">
        <w:rPr>
          <w:i/>
          <w:iCs/>
        </w:rPr>
        <w:t xml:space="preserve">Note: </w:t>
      </w:r>
      <w:r w:rsidRPr="00426923">
        <w:t>Density plots show the null distribution of classification accuracies obtained from 1,000 random permutations of test set labels for the parent-reported model (CBCL; a) and child-reported model (BPM; b). The observed accuracy using the true (non-permuted) labels is marked by a vertical line (red for CBCL, green for BPM). In both models, the observed accuracy falls within the null distribution, indicating that model performance was not significantly better than chance.</w:t>
      </w:r>
      <w:r w:rsidR="00E42CB5">
        <w:t xml:space="preserve"> </w:t>
      </w:r>
      <w:proofErr w:type="spellStart"/>
      <w:r w:rsidR="00E42CB5" w:rsidRPr="00E42CB5">
        <w:rPr>
          <w:color w:val="FF0000"/>
        </w:rPr>
        <w:t>Pvalue</w:t>
      </w:r>
      <w:proofErr w:type="spellEnd"/>
    </w:p>
    <w:p w14:paraId="681EC554" w14:textId="77777777" w:rsidR="00426923" w:rsidRDefault="00426923" w:rsidP="007A69A2">
      <w:pPr>
        <w:rPr>
          <w:i/>
          <w:iCs/>
        </w:rPr>
      </w:pPr>
    </w:p>
    <w:p w14:paraId="54E8F60C" w14:textId="77777777" w:rsidR="007D2918" w:rsidRDefault="007D2918" w:rsidP="007A69A2">
      <w:pPr>
        <w:rPr>
          <w:i/>
          <w:iCs/>
        </w:rPr>
      </w:pPr>
    </w:p>
    <w:p w14:paraId="1BD669A5" w14:textId="77777777" w:rsidR="00CA73A2" w:rsidRDefault="00CA73A2">
      <w:pPr>
        <w:spacing w:line="240" w:lineRule="auto"/>
        <w:rPr>
          <w:rFonts w:eastAsiaTheme="majorEastAsia" w:cstheme="majorBidi"/>
          <w:b/>
          <w:color w:val="000000" w:themeColor="text1"/>
          <w:szCs w:val="40"/>
        </w:rPr>
      </w:pPr>
      <w:bookmarkStart w:id="59" w:name="_Toc194515215"/>
      <w:r>
        <w:br w:type="page"/>
      </w:r>
    </w:p>
    <w:p w14:paraId="75664EF9" w14:textId="10CADFCB" w:rsidR="00E87118" w:rsidRDefault="007A69A2" w:rsidP="003E72D0">
      <w:pPr>
        <w:pStyle w:val="Style1"/>
      </w:pPr>
      <w:bookmarkStart w:id="60" w:name="_Toc197292371"/>
      <w:r>
        <w:lastRenderedPageBreak/>
        <w:t>Discussion</w:t>
      </w:r>
      <w:bookmarkEnd w:id="59"/>
      <w:bookmarkEnd w:id="60"/>
    </w:p>
    <w:p w14:paraId="1BEC650F" w14:textId="29C25D7E" w:rsidR="004447A5" w:rsidRDefault="0065032C" w:rsidP="004447A5">
      <w:pPr>
        <w:rPr>
          <w:color w:val="000000" w:themeColor="text1"/>
        </w:rPr>
      </w:pPr>
      <w:r w:rsidRPr="00A746D5">
        <w:t xml:space="preserve">The primary aim of this study was to evaluate whether structural brain </w:t>
      </w:r>
      <w:r w:rsidR="00220613">
        <w:t xml:space="preserve">features </w:t>
      </w:r>
      <w:r w:rsidRPr="00A746D5">
        <w:t xml:space="preserve">could be used to predict the severity of </w:t>
      </w:r>
      <w:r w:rsidR="00AF652E" w:rsidRPr="00A746D5">
        <w:t>OCD internalizing</w:t>
      </w:r>
      <w:r w:rsidRPr="00A746D5">
        <w:t xml:space="preserve"> symptoms as </w:t>
      </w:r>
      <w:r w:rsidRPr="009A7962">
        <w:t>reported by both youths and their parents</w:t>
      </w:r>
      <w:r w:rsidR="005B27F3" w:rsidRPr="009A7962">
        <w:t xml:space="preserve">. </w:t>
      </w:r>
      <w:r w:rsidRPr="009A7962">
        <w:t xml:space="preserve">In addition to answering the primary research question, </w:t>
      </w:r>
      <w:r w:rsidR="00220613">
        <w:t>a</w:t>
      </w:r>
      <w:r w:rsidR="009A7962" w:rsidRPr="009A7962">
        <w:t xml:space="preserve"> secondary </w:t>
      </w:r>
      <w:r w:rsidR="003A4228">
        <w:t xml:space="preserve">research question </w:t>
      </w:r>
      <w:r w:rsidR="009A7962" w:rsidRPr="009A7962">
        <w:t>involved comparing</w:t>
      </w:r>
      <w:r w:rsidR="009A7962" w:rsidRPr="009A7962">
        <w:rPr>
          <w:rFonts w:eastAsiaTheme="majorEastAsia"/>
        </w:rPr>
        <w:t> </w:t>
      </w:r>
      <w:r w:rsidRPr="009A7962">
        <w:t>whether structural brain features were more predictive</w:t>
      </w:r>
      <w:r w:rsidRPr="00A746D5">
        <w:t xml:space="preserve"> of internalizing symptoms</w:t>
      </w:r>
      <w:r w:rsidR="00C3560A" w:rsidRPr="00A746D5">
        <w:t xml:space="preserve"> </w:t>
      </w:r>
      <w:r w:rsidRPr="00A746D5">
        <w:t>when reported by youths</w:t>
      </w:r>
      <w:r w:rsidR="005B27F3" w:rsidRPr="00A746D5">
        <w:t xml:space="preserve"> as compared to their parents</w:t>
      </w:r>
      <w:r w:rsidRPr="00A746D5">
        <w:t>. To support this comparative analysis, all models were trained and evaluated using the same procedures, including class weighting, threshold calibration, and hyperparameter tuning, to ensure fairness and consistency across informants and symptom domains.</w:t>
      </w:r>
      <w:r w:rsidR="00194AC9">
        <w:t xml:space="preserve"> </w:t>
      </w:r>
      <w:r w:rsidR="009A7962">
        <w:t xml:space="preserve">Results show that </w:t>
      </w:r>
      <w:r w:rsidR="009A7962" w:rsidRPr="00846DFD">
        <w:rPr>
          <w:color w:val="000000" w:themeColor="text1"/>
        </w:rPr>
        <w:t>w</w:t>
      </w:r>
      <w:r w:rsidR="00491C9D" w:rsidRPr="00846DFD">
        <w:rPr>
          <w:color w:val="000000" w:themeColor="text1"/>
        </w:rPr>
        <w:t xml:space="preserve">hile initial performance metrics suggested high classification accuracy, further analysis revealed that this performance was largely driven by class imbalance, rather than genuine predictive power. </w:t>
      </w:r>
      <w:r w:rsidR="004447A5" w:rsidRPr="004447A5">
        <w:rPr>
          <w:color w:val="000000" w:themeColor="text1"/>
        </w:rPr>
        <w:t>As such, the models were ultimately deemed unfit to answer our primary and secondary research questions.</w:t>
      </w:r>
    </w:p>
    <w:p w14:paraId="5E352D18" w14:textId="77777777" w:rsidR="00E87118" w:rsidRPr="004447A5" w:rsidRDefault="00E87118" w:rsidP="004447A5">
      <w:pPr>
        <w:rPr>
          <w:color w:val="4C94D8" w:themeColor="text2" w:themeTint="80"/>
        </w:rPr>
      </w:pPr>
    </w:p>
    <w:p w14:paraId="18A767B7" w14:textId="79517140" w:rsidR="009640B2" w:rsidRDefault="00C65812" w:rsidP="009640B2">
      <w:pPr>
        <w:pStyle w:val="Style2"/>
      </w:pPr>
      <w:bookmarkStart w:id="61" w:name="_Toc197292372"/>
      <w:r>
        <w:t>Main Findings</w:t>
      </w:r>
      <w:bookmarkEnd w:id="61"/>
    </w:p>
    <w:p w14:paraId="703B8EC9" w14:textId="64386DAA" w:rsidR="00603349" w:rsidRDefault="00603349" w:rsidP="00A9220C">
      <w:r w:rsidRPr="00603349">
        <w:t xml:space="preserve">The results of the multiclass classification analyses underscore a fundamental challenge in applying machine learning </w:t>
      </w:r>
      <w:r w:rsidR="00846DFD" w:rsidRPr="009640B2">
        <w:t>in low-base-rate mental health contexts</w:t>
      </w:r>
      <w:r w:rsidRPr="00603349">
        <w:t>:</w:t>
      </w:r>
      <w:r w:rsidRPr="00603349">
        <w:rPr>
          <w:rFonts w:eastAsiaTheme="majorEastAsia"/>
        </w:rPr>
        <w:t> imbalanced class distributions can severely distort model evaluation metrics</w:t>
      </w:r>
      <w:r w:rsidRPr="00603349">
        <w:t>. Although accuracy is often cited as a primary measure of performance, it can be misleading in contexts where one class</w:t>
      </w:r>
      <w:r w:rsidR="00846DFD">
        <w:t xml:space="preserve"> (</w:t>
      </w:r>
      <w:r w:rsidRPr="00603349">
        <w:t>typically the healthy or normative group</w:t>
      </w:r>
      <w:r w:rsidR="00846DFD">
        <w:t xml:space="preserve">) </w:t>
      </w:r>
      <w:r w:rsidRPr="00603349">
        <w:t xml:space="preserve">vastly outnumbers others. In such cases, a model may appear highly accurate </w:t>
      </w:r>
      <w:r w:rsidRPr="00A9220C">
        <w:t>simply by consistently predicting the majority class, while failing to identify clinically meaningful cases in underrepresented groups. This issue is particularly consequential in mental health research, where accurate detection of borderline and clinical symptom profiles is crucial for screening, diagnosis, and intervention planning.</w:t>
      </w:r>
    </w:p>
    <w:p w14:paraId="3E660880" w14:textId="6093BFC7" w:rsidR="00C65812" w:rsidRPr="00C65812" w:rsidRDefault="00C65812" w:rsidP="00846DFD">
      <w:pPr>
        <w:spacing w:before="100" w:beforeAutospacing="1" w:after="100" w:afterAutospacing="1"/>
        <w:ind w:firstLine="720"/>
      </w:pPr>
      <w:r w:rsidRPr="00C65812">
        <w:t>The primary hypothesis</w:t>
      </w:r>
      <w:r>
        <w:t xml:space="preserve"> </w:t>
      </w:r>
      <w:r w:rsidRPr="00C65812">
        <w:t xml:space="preserve">that </w:t>
      </w:r>
      <w:r w:rsidR="003A4228">
        <w:t>sMRI</w:t>
      </w:r>
      <w:r w:rsidRPr="00C65812">
        <w:t xml:space="preserve"> features could meaningfully predict internalizing symptoms</w:t>
      </w:r>
      <w:r>
        <w:t xml:space="preserve"> </w:t>
      </w:r>
      <w:r w:rsidRPr="00C65812">
        <w:t>was</w:t>
      </w:r>
      <w:r w:rsidRPr="00C65812">
        <w:rPr>
          <w:rFonts w:eastAsiaTheme="majorEastAsia"/>
        </w:rPr>
        <w:t> not supported </w:t>
      </w:r>
      <w:r w:rsidRPr="00C65812">
        <w:t xml:space="preserve">when evaluated using stringent performance metrics. Similarly, the secondary hypothesis, </w:t>
      </w:r>
      <w:r w:rsidRPr="00C24650">
        <w:rPr>
          <w:color w:val="8DD873" w:themeColor="accent6" w:themeTint="99"/>
        </w:rPr>
        <w:t>which anticipated</w:t>
      </w:r>
      <w:r w:rsidRPr="00C24650">
        <w:rPr>
          <w:rFonts w:eastAsiaTheme="majorEastAsia"/>
          <w:color w:val="8DD873" w:themeColor="accent6" w:themeTint="99"/>
        </w:rPr>
        <w:t> superior performance from self-report models</w:t>
      </w:r>
      <w:r w:rsidRPr="00C24650">
        <w:rPr>
          <w:color w:val="8DD873" w:themeColor="accent6" w:themeTint="99"/>
        </w:rPr>
        <w:t xml:space="preserve">, received only limited support. </w:t>
      </w:r>
      <w:r w:rsidRPr="00C65812">
        <w:t xml:space="preserve">Although </w:t>
      </w:r>
      <w:r w:rsidR="003A4228">
        <w:t xml:space="preserve">prediction model of child reported internalizing symptoms </w:t>
      </w:r>
      <w:r w:rsidRPr="00C65812">
        <w:t>demonstrated modest improvements in ROC curve patterns, these did not translate into meaningful gains in identifying clinically relevant cases.</w:t>
      </w:r>
    </w:p>
    <w:p w14:paraId="0430F3EB" w14:textId="2EEAC069" w:rsidR="009640B2" w:rsidRDefault="00C65812" w:rsidP="00C65812">
      <w:pPr>
        <w:ind w:firstLine="720"/>
        <w:rPr>
          <w:color w:val="8DD873" w:themeColor="accent6" w:themeTint="99"/>
        </w:rPr>
      </w:pPr>
      <w:r w:rsidRPr="00A746D5">
        <w:lastRenderedPageBreak/>
        <w:t>Several factors likely contributed to the models’ poor performance. First, the class imbalance severely constrained the models’ ability to learn from minority cases</w:t>
      </w:r>
      <w:r w:rsidR="00225B32">
        <w:t>, e</w:t>
      </w:r>
      <w:r w:rsidRPr="00A746D5">
        <w:t xml:space="preserve">ven with class weighting and calibration, the models continued to default to the </w:t>
      </w:r>
      <w:r w:rsidR="00F33645">
        <w:t>h</w:t>
      </w:r>
      <w:r w:rsidRPr="00A746D5">
        <w:t xml:space="preserve">ealthy category. Second, the </w:t>
      </w:r>
      <w:r w:rsidR="00A61CD3">
        <w:t>output variable</w:t>
      </w:r>
      <w:r w:rsidR="00846DFD">
        <w:t xml:space="preserve">, </w:t>
      </w:r>
      <w:r w:rsidRPr="00A746D5">
        <w:t>limited to symptom scores</w:t>
      </w:r>
      <w:r w:rsidR="00846DFD">
        <w:t xml:space="preserve">, </w:t>
      </w:r>
      <w:r w:rsidRPr="00A746D5">
        <w:t>may not have contained enough information to meaningfully distinguish between symptom severity levels. Third, the models lacked contextual or behavioral data that might better capture risk patterns, such as information on social environment, functioning, or life stressors.</w:t>
      </w:r>
      <w:r w:rsidRPr="00961871">
        <w:t xml:space="preserve"> </w:t>
      </w:r>
      <w:r w:rsidRPr="00C65812">
        <w:t>Taken together, these results echo longstanding concerns about the</w:t>
      </w:r>
      <w:r w:rsidRPr="00C65812">
        <w:rPr>
          <w:rFonts w:eastAsiaTheme="majorEastAsia"/>
        </w:rPr>
        <w:t> low signal-to-noise ratio in community-based samples </w:t>
      </w:r>
      <w:r w:rsidRPr="00C65812">
        <w:t xml:space="preserve">and the difficulty of extracting clinically actionable insights from neuroimaging features alone. </w:t>
      </w:r>
      <w:r w:rsidRPr="000573AA">
        <w:rPr>
          <w:color w:val="92D050"/>
        </w:rPr>
        <w:t>T</w:t>
      </w:r>
      <w:r w:rsidRPr="00846DFD">
        <w:rPr>
          <w:color w:val="8DD873" w:themeColor="accent6" w:themeTint="99"/>
        </w:rPr>
        <w:t>hese challenges are compounded by well-documented issues in the literature, including the poor generalizability of structural MRI classifiers and the complexities introduced by</w:t>
      </w:r>
      <w:r w:rsidRPr="00846DFD">
        <w:rPr>
          <w:rFonts w:eastAsiaTheme="majorEastAsia"/>
          <w:color w:val="8DD873" w:themeColor="accent6" w:themeTint="99"/>
        </w:rPr>
        <w:t> informant discrepancies in youth psychopathology assessment </w:t>
      </w:r>
      <w:r w:rsidR="00786C31">
        <w:rPr>
          <w:rFonts w:eastAsiaTheme="majorEastAsia"/>
          <w:color w:val="8DD873" w:themeColor="accent6" w:themeTint="99"/>
        </w:rPr>
        <w:fldChar w:fldCharType="begin"/>
      </w:r>
      <w:r w:rsidR="006E215B">
        <w:rPr>
          <w:rFonts w:eastAsiaTheme="majorEastAsia"/>
          <w:color w:val="8DD873" w:themeColor="accent6" w:themeTint="99"/>
        </w:rPr>
        <w:instrText xml:space="preserve"> ADDIN ZOTERO_ITEM CSL_CITATION {"citationID":"FWA4YHxq","properties":{"formattedCitation":"(Arbabshirani et al., 2017)","plainCitation":"(Arbabshirani et al., 2017)","noteIndex":0},"citationItems":[{"id":2003,"uris":["http://zotero.org/users/13126831/items/6D9G3VAQ","http://zotero.org/users/13126831/items/9HWMGKEL"],"itemData":{"id":2003,"type":"article-journal","abstract":"Neuroimaging-based single subject prediction of brain disorders has gained increasing attention in recent years. Using a variety of neuroimaging modalities such as structural, functional and diffusion MRI, along with machine learning techniques, hundreds of studies have been carried out for accurate classification of patients with heterogeneous mental and neurodegenerative disorders such as schizophrenia and Alzheimer's disease. More than 500 studies have been published during the past quarter century on single subject prediction focused on a multiple brain disorders. In the first part of this study, we provide a survey of more than 200 reports in this field with a focus on schizophrenia, mild cognitive impairment (MCI), Alzheimer's disease (AD), depressive disorders, autism spectrum disease (ASD) and attention-deficit hyperactivity disorder (ADHD). Detailed information about those studies such as sample size, type and number of extracted features and reported accuracy are summarized and discussed. To our knowledge, this is by far the most comprehensive review of neuroimaging-based single subject prediction of brain disorders. In the second part, we present our opinion on major pitfalls of those studies from a machine learning point of view. Common biases are discussed and suggestions are provided. Moreover, emerging trends such as decentralized data sharing, multimodal brain imaging, differential diagnosis, disease subtype classification and deep learning are also discussed. Based on this survey, there is extensive evidence showing the great potential of neuroimaging data for single subject prediction of various disorders. However, the main bottleneck of this exciting field is still the limited sample size, which could be potentially addressed by modern data sharing models such as the ones discussed in this paper. Emerging big data technologies and advanced data-intensive machine learning methodologies such as deep learning have coincided with an increasing need for accurate, robust and generalizable single subject prediction of brain disorders during an exciting time. In this report, we survey the past and offer some opinions regarding the road ahead.","collection-title":"Individual Subject Prediction","container-title":"NeuroImage","DOI":"10.1016/j.neuroimage.2016.02.079","ISSN":"1053-8119","journalAbbreviation":"NeuroImage","page":"137-165","source":"ScienceDirect","title":"Single subject prediction of brain disorders in neuroimaging: Promises and pitfalls","title-short":"Single subject prediction of brain disorders in neuroimaging","volume":"145","author":[{"family":"Arbabshirani","given":"Mohammad R."},{"family":"Plis","given":"Sergey"},{"family":"Sui","given":"Jing"},{"family":"Calhoun","given":"Vince D."}],"issued":{"date-parts":[["2017",1,15]]},"citation-key":"arbabshiraniSingleSubjectPrediction2017"}}],"schema":"https://github.com/citation-style-language/schema/raw/master/csl-citation.json"} </w:instrText>
      </w:r>
      <w:r w:rsidR="00786C31">
        <w:rPr>
          <w:rFonts w:eastAsiaTheme="majorEastAsia"/>
          <w:color w:val="8DD873" w:themeColor="accent6" w:themeTint="99"/>
        </w:rPr>
        <w:fldChar w:fldCharType="separate"/>
      </w:r>
      <w:r w:rsidR="00786C31">
        <w:rPr>
          <w:rFonts w:eastAsiaTheme="majorEastAsia"/>
          <w:noProof/>
          <w:color w:val="8DD873" w:themeColor="accent6" w:themeTint="99"/>
        </w:rPr>
        <w:t>(</w:t>
      </w:r>
      <w:proofErr w:type="spellStart"/>
      <w:r w:rsidR="00786C31">
        <w:rPr>
          <w:rFonts w:eastAsiaTheme="majorEastAsia"/>
          <w:noProof/>
          <w:color w:val="8DD873" w:themeColor="accent6" w:themeTint="99"/>
        </w:rPr>
        <w:t>Arbabshirani</w:t>
      </w:r>
      <w:proofErr w:type="spellEnd"/>
      <w:r w:rsidR="00786C31">
        <w:rPr>
          <w:rFonts w:eastAsiaTheme="majorEastAsia"/>
          <w:noProof/>
          <w:color w:val="8DD873" w:themeColor="accent6" w:themeTint="99"/>
        </w:rPr>
        <w:t xml:space="preserve"> et al., 2017)</w:t>
      </w:r>
      <w:r w:rsidR="00786C31">
        <w:rPr>
          <w:rFonts w:eastAsiaTheme="majorEastAsia"/>
          <w:color w:val="8DD873" w:themeColor="accent6" w:themeTint="99"/>
        </w:rPr>
        <w:fldChar w:fldCharType="end"/>
      </w:r>
      <w:r w:rsidR="00786C31">
        <w:rPr>
          <w:rFonts w:eastAsiaTheme="majorEastAsia"/>
          <w:color w:val="8DD873" w:themeColor="accent6" w:themeTint="99"/>
        </w:rPr>
        <w:t>.</w:t>
      </w:r>
    </w:p>
    <w:p w14:paraId="5C0569D4" w14:textId="77777777" w:rsidR="00E87118" w:rsidRPr="009640B2" w:rsidRDefault="00E87118" w:rsidP="00C65812">
      <w:pPr>
        <w:ind w:firstLine="720"/>
      </w:pPr>
    </w:p>
    <w:p w14:paraId="7D922492" w14:textId="753F1F0E" w:rsidR="00CC1B65" w:rsidRDefault="00961871" w:rsidP="00961871">
      <w:pPr>
        <w:pStyle w:val="Style3"/>
      </w:pPr>
      <w:bookmarkStart w:id="62" w:name="_Toc197292373"/>
      <w:r>
        <w:t>The Problem of Imbalanced Data</w:t>
      </w:r>
      <w:bookmarkEnd w:id="62"/>
    </w:p>
    <w:p w14:paraId="23AAA5DA" w14:textId="31235DE4" w:rsidR="000573AA" w:rsidRPr="000573AA" w:rsidRDefault="00491C9D" w:rsidP="000573AA">
      <w:r w:rsidRPr="00F12A4A">
        <w:t xml:space="preserve"> </w:t>
      </w:r>
      <w:r w:rsidR="00A746D5" w:rsidRPr="009640B2">
        <w:t xml:space="preserve">Despite the theoretical strengths of algorithms like </w:t>
      </w:r>
      <w:proofErr w:type="spellStart"/>
      <w:r w:rsidR="00A746D5" w:rsidRPr="009640B2">
        <w:t>XGBoost</w:t>
      </w:r>
      <w:proofErr w:type="spellEnd"/>
      <w:r w:rsidR="00A746D5" w:rsidRPr="009640B2">
        <w:t xml:space="preserve"> in modeling complex relationships, their performance is constrained when trained on datasets that lack sufficient representation of clinically significant but rare cases</w:t>
      </w:r>
      <w:r w:rsidR="005B787E">
        <w:t xml:space="preserve">. </w:t>
      </w:r>
      <w:r w:rsidR="00A746D5" w:rsidRPr="009640B2">
        <w:t xml:space="preserve">In theory, </w:t>
      </w:r>
      <w:proofErr w:type="spellStart"/>
      <w:r w:rsidR="003A4228">
        <w:t>XGBoost</w:t>
      </w:r>
      <w:proofErr w:type="spellEnd"/>
      <w:r w:rsidR="003A4228">
        <w:t xml:space="preserve"> is</w:t>
      </w:r>
      <w:r w:rsidR="00A746D5" w:rsidRPr="009640B2">
        <w:t xml:space="preserve"> well-suited to psychiatric research, where symptom patterns may emerge from multifactorial influences spanning behavioral, biological, and demographic domains. However, in practice, the algorithm's performance is constrained by the structure and distribution of the training data. </w:t>
      </w:r>
      <w:r w:rsidR="00572500" w:rsidRPr="009640B2">
        <w:t xml:space="preserve">These limitations are not surprising, given that machine learning algorithms typically require </w:t>
      </w:r>
      <w:proofErr w:type="gramStart"/>
      <w:r w:rsidR="00572500" w:rsidRPr="009640B2">
        <w:t>a sufficient number of</w:t>
      </w:r>
      <w:proofErr w:type="gramEnd"/>
      <w:r w:rsidR="00572500" w:rsidRPr="009640B2">
        <w:t xml:space="preserve"> </w:t>
      </w:r>
      <w:r w:rsidR="00572500" w:rsidRPr="002513A8">
        <w:t>examples from each class to effectively learn distinctions.</w:t>
      </w:r>
      <w:r w:rsidR="002513A8" w:rsidRPr="002513A8">
        <w:t xml:space="preserve"> With 194 features and three outcome classes, </w:t>
      </w:r>
      <w:r w:rsidR="002513A8">
        <w:t>t</w:t>
      </w:r>
      <w:r w:rsidR="002513A8" w:rsidRPr="002513A8">
        <w:t xml:space="preserve">raditional guidelines recommend at least 10 outcome events per predictor variable to avoid overfitting, although more recent research emphasizes context-specific and simulation-based </w:t>
      </w:r>
      <w:r w:rsidR="002513A8" w:rsidRPr="000573AA">
        <w:t xml:space="preserve">approaches to sample size planning </w:t>
      </w:r>
      <w:r w:rsidR="002513A8" w:rsidRPr="000573AA">
        <w:fldChar w:fldCharType="begin"/>
      </w:r>
      <w:r w:rsidR="006E215B">
        <w:instrText xml:space="preserve"> ADDIN ZOTERO_ITEM CSL_CITATION {"citationID":"emkJvXQy","properties":{"formattedCitation":"(Peduzzi et al., 1996; Riley et al., 2019)","plainCitation":"(Peduzzi et al., 1996; Riley et al., 2019)","noteIndex":0},"citationItems":[{"id":235,"uris":["http://zotero.org/users/13126831/items/9SNSTZVS","http://zotero.org/users/13126831/items/X7LXQGUN"],"itemData":{"id":235,"type":"article-journal","abstract":"We performed a Monte Carlo study to evaluate the effect of the number of events per variable (EPV) analyzed in logistic regression analysis. The simulations were based on data from a cardiac trial of 673 patients in which 252 deaths occurred and seven variables were cogent predictors of mortality","container-title":"J Clin Epidemiol","DOI":"10.1016/S0895-4356(96)00236-3","ISSN":"0895-4356","issue":"12","journalAbbreviation":"J CLIN EPIDEMIOL","note":"publisher-place: OXFORD\npublisher: OXFORD: Elsevier Inc","page":"1373-1379","title":"A simulation study of the number of events per variable in logistic regression analysis","volume":"49","author":[{"family":"Peduzzi","given":"Peter"},{"family":"Concato","given":"John"},{"family":"Kemper","given":"Elizabeth"},{"family":"Holford","given":"Theodore R."},{"family":"Feinstein","given":"Alvan R."}],"issued":{"date-parts":[["1996"]]},"citation-key":"peduzziSimulationStudyNumber1996"},"label":"page"},{"id":4570,"uris":["http://zotero.org/users/13126831/items/EETFT9SZ"],"itemData":{"id":4570,"type":"article-journal","abstract":"When designing a study to develop a new prediction model with binary or time‐to‐event outcomes, researchers should ensure their sample size is adequate in terms of the number of participants (n) and outcome events (E) relative to the number of predictor parameters (p) considered for inclusion. We propose that the minimum values of n and E (and subsequently the minimum number of events per predictor parameter, EPP) should be calculated to meet the following three criteria: (i) small optimism in predictor effect estimates as defined by a global shrinkage factor of ≥0.9, (ii) small absolute difference of ≤ 0.05 in the model's apparent and adjusted Nagelkerke's R2, and (iii) precise estimation of the overall risk in the population. Criteria (i) and (ii) aim to reduce overfitting conditional on a chosen p, and require prespecification of the model's anticipated Cox‐Snell R2, which we show can be obtained from previous studies. The values of n and E that meet all three criteria provides the minimum sample size required for model development. Upon application of our approach, a new diagnostic model for Chagas disease requires an EPP of at least 4.8 and a new prognostic model for recurrent venous thromboembolism requires an EPP of at least 23. This reinforces why rules of thumb (eg, 10 EPP) should be avoided. Researchers might additionally ensure the sample size gives precise estimates of key predictor effects","container-title":"Stat Med","DOI":"10.1002/sim.7992","ISSN":"0277-6715","issue":"7","note":"publisher-place: England\npublisher: England: Wiley Subscription Services, Inc","page":"1276-1296","title":"Minimum sample size for developing a multivariable prediction model: PART II ‐ binary and time‐to‐event outcomes","volume":"38","author":[{"family":"Riley","given":"Richard D"},{"family":"Snell","given":"Kym IE"},{"family":"Ensor","given":"Joie"},{"family":"Burke","given":"Danielle L"},{"family":"Harrell Jr","given":"Frank E"},{"family":"Moons","given":"Karel GM"},{"family":"Collins","given":"Gary S"}],"issued":{"date-parts":[["2019"]]},"citation-key":"rileyMinimumSampleSize2019"},"label":"page"}],"schema":"https://github.com/citation-style-language/schema/raw/master/csl-citation.json"} </w:instrText>
      </w:r>
      <w:r w:rsidR="002513A8" w:rsidRPr="000573AA">
        <w:fldChar w:fldCharType="separate"/>
      </w:r>
      <w:r w:rsidR="002513A8" w:rsidRPr="000573AA">
        <w:t>(Peduzzi et al., 1996; Riley et al., 2019)</w:t>
      </w:r>
      <w:r w:rsidR="002513A8" w:rsidRPr="000573AA">
        <w:fldChar w:fldCharType="end"/>
      </w:r>
      <w:r w:rsidR="002513A8" w:rsidRPr="000573AA">
        <w:t xml:space="preserve">. </w:t>
      </w:r>
      <w:r w:rsidR="000573AA" w:rsidRPr="000573AA">
        <w:t xml:space="preserve">Applying the 10-events-per-variable rule post hoc suggests a minimum of 5,820 observations for balanced class representation (10 × 194 × 3). While our dataset included 6,460 total observations, only 109 were labeled as clinical cases. Using the same logic, the clinical group alone would require at least 1,940 observations (10 × 194) to ensure stable performance. Although the sample fell short of this threshold, </w:t>
      </w:r>
      <w:r w:rsidR="000573AA" w:rsidRPr="00F27C1A">
        <w:rPr>
          <w:color w:val="FF0000"/>
        </w:rPr>
        <w:t xml:space="preserve">we </w:t>
      </w:r>
      <w:r w:rsidR="000573AA" w:rsidRPr="000573AA">
        <w:t xml:space="preserve">applied several best-practice methods—such as class weighting, threshold calibration, and hyperparameter tuning—to mitigate the effects of class imbalance. </w:t>
      </w:r>
      <w:r w:rsidR="000573AA" w:rsidRPr="000573AA">
        <w:lastRenderedPageBreak/>
        <w:t>Nonetheless, the limited size of the clinical group likely constrained the model’s ability to learn robust decision boundaries for that class, contributing to its poor sensitivity.</w:t>
      </w:r>
    </w:p>
    <w:p w14:paraId="47D63762" w14:textId="5E0B999B" w:rsidR="00194AC9" w:rsidRDefault="000573AA" w:rsidP="000573AA">
      <w:pPr>
        <w:ind w:firstLine="720"/>
      </w:pPr>
      <w:r>
        <w:t>This</w:t>
      </w:r>
      <w:r w:rsidR="00A746D5" w:rsidRPr="000573AA">
        <w:t xml:space="preserve"> limitation stems in part from the nature of the</w:t>
      </w:r>
      <w:r w:rsidR="00A746D5" w:rsidRPr="009640B2">
        <w:t xml:space="preserve"> loss function used during model training. </w:t>
      </w:r>
      <w:proofErr w:type="spellStart"/>
      <w:r w:rsidR="00A746D5" w:rsidRPr="009640B2">
        <w:t>XGBoost</w:t>
      </w:r>
      <w:proofErr w:type="spellEnd"/>
      <w:r w:rsidR="00A746D5" w:rsidRPr="009640B2">
        <w:t xml:space="preserve"> minimizes log loss, </w:t>
      </w:r>
      <w:r w:rsidR="00194AC9" w:rsidRPr="00CA73A2">
        <w:t>standard loss functions like cross-entropy prioritize the global minimization of prediction error,</w:t>
      </w:r>
      <w:r w:rsidR="00194AC9" w:rsidRPr="009640B2">
        <w:t xml:space="preserve"> it aims to reduce average error across all cases</w:t>
      </w:r>
      <w:r w:rsidR="002513A8">
        <w:t xml:space="preserve"> </w:t>
      </w:r>
      <w:r w:rsidR="002513A8">
        <w:fldChar w:fldCharType="begin"/>
      </w:r>
      <w:r w:rsidR="006E215B">
        <w:instrText xml:space="preserve"> ADDIN ZOTERO_ITEM CSL_CITATION {"citationID":"T62ogfnA","properties":{"formattedCitation":"(Ng, 2004)","plainCitation":"(Ng, 2004)","noteIndex":0},"citationItems":[{"id":4516,"uris":["http://zotero.org/users/13126831/items/J45NH86E"],"itemData":{"id":4516,"type":"paper-conference","container-title":"Twenty-first international conference on Machine learning  - ICML '04","DOI":"10.1145/1015330.1015435","event-place":"Banff, Alberta, Canada","event-title":"Twenty-first international conference","language":"en","page":"78","publisher":"ACM Press","publisher-place":"Banff, Alberta, Canada","source":"DOI.org (Crossref)","title":"Feature selection, &lt;i&gt;L&lt;/i&gt;&lt;sub&gt;1&lt;/sub&gt; vs. &lt;i&gt;L&lt;/i&gt;&lt;sub&gt;2&lt;/sub&gt; regularization, and rotational invariance","URL":"http://portal.acm.org/citation.cfm?doid=1015330.1015435","author":[{"family":"Ng","given":"Andrew Y."}],"accessed":{"date-parts":[["2025",4,29]]},"issued":{"date-parts":[["2004"]]},"citation-key":"ngFeatureSelectionL12004"}}],"schema":"https://github.com/citation-style-language/schema/raw/master/csl-citation.json"} </w:instrText>
      </w:r>
      <w:r w:rsidR="002513A8">
        <w:fldChar w:fldCharType="separate"/>
      </w:r>
      <w:r w:rsidR="002513A8">
        <w:rPr>
          <w:noProof/>
        </w:rPr>
        <w:t>(Ng, 2004)</w:t>
      </w:r>
      <w:r w:rsidR="002513A8">
        <w:fldChar w:fldCharType="end"/>
      </w:r>
      <w:r>
        <w:t xml:space="preserve">. </w:t>
      </w:r>
      <w:r w:rsidR="00194AC9" w:rsidRPr="009640B2">
        <w:t>W</w:t>
      </w:r>
      <w:r w:rsidR="00194AC9" w:rsidRPr="00CA73A2">
        <w:t>ithout class rebalancing techniques, they offer minimal learning signal for rare outcomes</w:t>
      </w:r>
      <w:r>
        <w:t xml:space="preserve"> </w:t>
      </w:r>
      <w:r>
        <w:fldChar w:fldCharType="begin"/>
      </w:r>
      <w:r w:rsidR="006E215B">
        <w:instrText xml:space="preserve"> ADDIN ZOTERO_ITEM CSL_CITATION {"citationID":"KQJxoCan","properties":{"formattedCitation":"(He &amp; Garcia, 2009)","plainCitation":"(He &amp; Garcia, 2009)","noteIndex":0},"citationItems":[{"id":4458,"uris":["http://zotero.org/users/13126831/items/9PDAPIKY"],"itemData":{"id":4458,"type":"article-journal","abstract":"With the continuous expansion of data availability in many large-scale, complex, and networked systems, such as surveillance, security, Internet, and finance, it becomes critical to advance the fundamental understanding of knowledge discovery and analysis from raw data to support decision-making processes. Although existing knowledge discovery and data engineering techniques have shown great success in many real-world applications, the problem of learning from imbalanced data (the imbalanced learning problem) is a relatively new challenge that has attracted growing attention from both academia and industry. The imbalanced learning problem is concerned with the performance of learning algorithms in the presence of underrepresented data and severe class distribution skews. Due to the inherent complex characteristics of imbalanced data sets, learning from such data requires new understandings, principles, algorithms, and tools to transform vast amounts of raw data efficiently into information and knowledge representation. In this paper, we provide a comprehensive review of the development of research in learning from imbalanced data. Our focus is to provide a critical review of the nature of the problem, the state-of-the-art technologies, and the current assessment metrics used to evaluate learning performance under the imbalanced learning scenario. Furthermore, in order to stimulate future research in this field, we also highlight the major opportunities and challenges, as well as potential important research directions for learning from imbalanced data.","container-title":"IEEE Transactions on Knowledge and Data Engineering","DOI":"10.1109/TKDE.2008.239","ISSN":"1558-2191","issue":"9","page":"1263-1284","source":"IEEE Xplore","title":"Learning from Imbalanced Data","volume":"21","author":[{"family":"He","given":"Haibo"},{"family":"Garcia","given":"Edwardo A."}],"issued":{"date-parts":[["2009",9]]},"citation-key":"heLearningImbalancedData2009"}}],"schema":"https://github.com/citation-style-language/schema/raw/master/csl-citation.json"} </w:instrText>
      </w:r>
      <w:r>
        <w:fldChar w:fldCharType="separate"/>
      </w:r>
      <w:r>
        <w:rPr>
          <w:noProof/>
        </w:rPr>
        <w:t>(He &amp; Garcia, 2009)</w:t>
      </w:r>
      <w:r>
        <w:fldChar w:fldCharType="end"/>
      </w:r>
      <w:r>
        <w:t xml:space="preserve">. </w:t>
      </w:r>
      <w:r w:rsidR="00194AC9" w:rsidRPr="009640B2">
        <w:t>Consequently, the model learns to be highly confident in classifying healthy cases, while failing to sufficiently learn patterns distinguishing the rarer borderline and clinical groups</w:t>
      </w:r>
      <w:r w:rsidR="00194AC9" w:rsidRPr="000573AA">
        <w:rPr>
          <w:color w:val="000000" w:themeColor="text1"/>
        </w:rPr>
        <w:t>.</w:t>
      </w:r>
      <w:r w:rsidR="00194AC9" w:rsidRPr="00CA73A2">
        <w:rPr>
          <w:color w:val="000000" w:themeColor="text1"/>
        </w:rPr>
        <w:t xml:space="preserve"> </w:t>
      </w:r>
      <w:r w:rsidR="00194AC9" w:rsidRPr="00CA73A2">
        <w:t xml:space="preserve">This is likely because the underlying representations learned by the model failed to meaningfully differentiate those groups in the first place. The slightly better sensitivity observed in the </w:t>
      </w:r>
      <w:r w:rsidR="00194AC9" w:rsidRPr="00F27C1A">
        <w:rPr>
          <w:color w:val="A5C9EB" w:themeColor="text2" w:themeTint="40"/>
        </w:rPr>
        <w:t xml:space="preserve">CBCL-based model may reflect greater parent-report consistency, but overall classification performance remained far </w:t>
      </w:r>
      <w:r w:rsidR="00194AC9" w:rsidRPr="00CA73A2">
        <w:t>from clinically actionable.</w:t>
      </w:r>
    </w:p>
    <w:p w14:paraId="267FA5CC" w14:textId="77777777" w:rsidR="00E87118" w:rsidRPr="00225B32" w:rsidRDefault="00E87118" w:rsidP="00225B32">
      <w:pPr>
        <w:ind w:firstLine="720"/>
      </w:pPr>
    </w:p>
    <w:p w14:paraId="4CE9B1B0" w14:textId="77777777" w:rsidR="006E6A88" w:rsidRPr="006E6A88" w:rsidRDefault="006E6A88" w:rsidP="006E6A88">
      <w:pPr>
        <w:pStyle w:val="Style3"/>
      </w:pPr>
      <w:bookmarkStart w:id="63" w:name="_Toc197292374"/>
      <w:r w:rsidRPr="006E6A88">
        <w:t>Challenges of Using Symptom Scores for Prediction</w:t>
      </w:r>
      <w:bookmarkEnd w:id="63"/>
    </w:p>
    <w:p w14:paraId="68CB961E" w14:textId="583B17C7" w:rsidR="00DB1D0F" w:rsidRPr="00DB1D0F" w:rsidRDefault="00DB1D0F" w:rsidP="00DB1D0F">
      <w:r w:rsidRPr="00DB1D0F">
        <w:t>Another limitation may stem from the nature of the target variable itself</w:t>
      </w:r>
      <w:r w:rsidR="00A61CD3">
        <w:t>,</w:t>
      </w:r>
      <w:r w:rsidRPr="00DB1D0F">
        <w:t xml:space="preserve"> symptom checklist scores, while standardized and widely used, may lack the granularity needed to distinguish between subtle variations in internalizing symptom severity. Instruments such as the</w:t>
      </w:r>
      <w:r w:rsidRPr="00DB1D0F">
        <w:rPr>
          <w:rFonts w:eastAsiaTheme="majorEastAsia"/>
        </w:rPr>
        <w:t> CBCL </w:t>
      </w:r>
      <w:r w:rsidRPr="00DB1D0F">
        <w:t>and</w:t>
      </w:r>
      <w:r w:rsidRPr="00DB1D0F">
        <w:rPr>
          <w:rFonts w:eastAsiaTheme="majorEastAsia"/>
        </w:rPr>
        <w:t> BPM </w:t>
      </w:r>
      <w:r w:rsidRPr="00DB1D0F">
        <w:t>are popular in youth mental health research due to their efficiency and strong psychometric properties</w:t>
      </w:r>
      <w:r w:rsidR="00985CF3">
        <w:t xml:space="preserve"> </w:t>
      </w:r>
      <w:r w:rsidR="00985CF3">
        <w:fldChar w:fldCharType="begin"/>
      </w:r>
      <w:r w:rsidR="006E215B">
        <w:instrText xml:space="preserve"> ADDIN ZOTERO_ITEM CSL_CITATION {"citationID":"nTXAcOIf","properties":{"formattedCitation":"(Achenbach, 2001)","plainCitation":"(Achenbach, 2001)","noteIndex":0},"citationItems":[{"id":3258,"uris":["http://zotero.org/users/13126831/items/8SUUHJ2A"],"itemData":{"id":3258,"type":"book","event-place":"Burlington, Vt","ISBN":"0-938565-73-7","publisher":"ASEBA","publisher-place":"Burlington, Vt","title":"Manual for the ASEBA school-age forms &amp; profiles : child behavior checklist for ages 6-18, teacher's report form, youth self-report : an integrated system of multi-informant assessment","author":[{"family":"Achenbach","given":"Thomas M"}],"collection-editor":[{"family":"Rescorla","given":"Leslie"}],"issued":{"date-parts":[["2001"]]},"citation-key":"achenbachManualASEBASchoolage2001"}}],"schema":"https://github.com/citation-style-language/schema/raw/master/csl-citation.json"} </w:instrText>
      </w:r>
      <w:r w:rsidR="00985CF3">
        <w:fldChar w:fldCharType="separate"/>
      </w:r>
      <w:r w:rsidR="00985CF3">
        <w:rPr>
          <w:noProof/>
        </w:rPr>
        <w:t>(Achenbach, 2001)</w:t>
      </w:r>
      <w:r w:rsidR="00985CF3">
        <w:fldChar w:fldCharType="end"/>
      </w:r>
      <w:r w:rsidRPr="00DB1D0F">
        <w:t>. However, they often fail to capture the full complexity of symptom presentation, particularly in</w:t>
      </w:r>
      <w:r w:rsidRPr="00DB1D0F">
        <w:rPr>
          <w:rFonts w:eastAsiaTheme="majorEastAsia"/>
        </w:rPr>
        <w:t> non-clinical populations </w:t>
      </w:r>
      <w:r w:rsidRPr="00DB1D0F">
        <w:t xml:space="preserve">where expressions of internalizing distress may be subthreshold, situational, or masked by social desirability biases </w:t>
      </w:r>
      <w:r w:rsidR="00985CF3">
        <w:fldChar w:fldCharType="begin"/>
      </w:r>
      <w:r w:rsidR="006E215B">
        <w:instrText xml:space="preserve"> ADDIN ZOTERO_ITEM CSL_CITATION {"citationID":"SsWmj92g","properties":{"formattedCitation":"(De Los Reyes &amp; Kazdin, 2005; Youngstrom et al., 2000)","plainCitation":"(De Los Reyes &amp; Kazdin, 2005; Youngstrom et al., 2000)","noteIndex":0},"citationItems":[{"id":3423,"uris":["http://zotero.org/users/13126831/items/M7QAGTAS"],"itemData":{"id":3423,"type":"article-journal","abstract":"Discrepancies often exist among different informants’ (e.g., parents, children, teachers) ratings of child psychopathology. Informant discrepancies have an impact on the assessment, classification, and treatment of childhood psychopathology. Empirical work has identified informant characteristics that may influence informant discrepancies. Limitations of previous work include inconsistent measurement of informant discrepancies and, perhaps most importantly, the absence of a theoretical framework to guide research. In this article, the authors present a theoretical framework (the Attribution Bias Context Model) to guide research and theory examining informant discrepancies in the clinic setting. Needed directions for future research and theory include theoretically driven attention to conceptualizing informant discrepancies across informant pairs (e.g., parent–teacher, mother–father, parent– child, teacher– child) as well as developing experimental approaches to decrease informant discrepancies in the clinic setting.","container-title":"Psychological Bulletin","DOI":"10.1037/0033-2909.131.4.483","ISSN":"1939-1455, 0033-2909","issue":"4","journalAbbreviation":"Psychological Bulletin","language":"en","page":"483-509","source":"DOI.org (Crossref)","title":"Informant Discrepancies in the Assessment of Childhood Psychopathology: A Critical Review, Theoretical Framework, and Recommendations for Further Study.","title-short":"Informant Discrepancies in the Assessment of Childhood Psychopathology","volume":"131","author":[{"family":"De Los Reyes","given":"Andres"},{"family":"Kazdin","given":"Alan E."}],"issued":{"date-parts":[["2005"]]},"citation-key":"delosreyesInformantDiscrepanciesAssessment2005"},"label":"page"},{"id":3417,"uris":["http://zotero.org/users/13126831/items/UUKHG6RF"],"itemData":{"id":3417,"type":"article-journal","container-title":"Journal of Consulting and Clinical Psychology","DOI":"10.1037/0022-006X.68.6.1038","ISSN":"1939-2117, 0022-006X","issue":"6","journalAbbreviation":"Journal of Consulting and Clinical Psychology","language":"en","page":"1038-1050","source":"DOI.org (Crossref)","title":"Patterns and correlates of agreement between parent, teacher, and male adolescent ratings of externalizing and internalizing problems.","volume":"68","author":[{"family":"Youngstrom","given":"Eric"},{"family":"Loeber","given":"Rolf"},{"family":"Stouthamer-Loeber","given":"Magda"}],"issued":{"date-parts":[["2000"]]},"citation-key":"youngstromPatternsCorrelatesAgreement2000"},"label":"page"}],"schema":"https://github.com/citation-style-language/schema/raw/master/csl-citation.json"} </w:instrText>
      </w:r>
      <w:r w:rsidR="00985CF3">
        <w:fldChar w:fldCharType="separate"/>
      </w:r>
      <w:r w:rsidR="00985CF3" w:rsidRPr="00985CF3">
        <w:rPr>
          <w:noProof/>
        </w:rPr>
        <w:t>(De Los Reyes &amp; Kazdin, 2005; Youngstrom et al., 2000)</w:t>
      </w:r>
      <w:r w:rsidR="00985CF3">
        <w:fldChar w:fldCharType="end"/>
      </w:r>
      <w:r w:rsidR="00985CF3">
        <w:t xml:space="preserve">. </w:t>
      </w:r>
      <w:r w:rsidRPr="00DB1D0F">
        <w:t>These limitations are especially pronounced in self-report measures, which are prone to underreporting and inconsistent agreement with external informants</w:t>
      </w:r>
      <w:r w:rsidR="00985CF3">
        <w:t xml:space="preserve"> </w:t>
      </w:r>
      <w:r w:rsidR="000573AA">
        <w:fldChar w:fldCharType="begin"/>
      </w:r>
      <w:r w:rsidR="006E215B">
        <w:instrText xml:space="preserve"> ADDIN ZOTERO_ITEM CSL_CITATION {"citationID":"kxahsdyU","properties":{"formattedCitation":"(De Los Reyes et al., 2015)","plainCitation":"(De Los Reyes et al., 2015)","noteIndex":0},"citationItems":[{"id":2919,"uris":["http://zotero.org/users/13126831/items/P4Z68G3E"],"itemData":{"id":2919,"type":"article-journal","abstract":"Child and adolescent patients may display mental health concerns within some contexts and not others (e.g., home vs. school). Thus, understanding the specific contexts in which patients display concerns may assist mental health professionals in tailoring treatments to patients’ needs. Consequently, clinical assessments often include reports from multiple informants who vary in the contexts in which they observe patients’ behavior (e.g., patients, parents, teachers). Previous meta-analyses indicate that informants’ reports correlate at low-to-moderate magnitudes. However, is it valid to interpret low correspondence among reports as indicating that patients display concerns in some contexts and not others? We meta-analyzed 341 studies published between 1989 and 2014 that reported cross-informant correspondence estimates, and observed low-to-moderate correspondence (mean internalizing: r   .25; mean externalizing: r   .30; mean overall: r   .28). Informant pair, mental health domain, and measurement method moderated magnitudes of correspondence. These robust findings have informed the development of concepts for interpreting multi-informant assessments, allowing researchers to draw specific predictions about the incremental and construct validity of these assessments. In turn, we critically evaluated research on the incremental and construct validity of the multi-informant approach to clinical child and adolescent assessment. In so doing, we identify crucial gaps in knowledge for future research, and provide recommendations for “best practices” in using and interpreting multi-informant assessments in clinical work and research. This article has important implications for developing personalized approaches to clinical assessment, with the goal of informing techniques for tailoring treatments to target the specific contexts where patients display concerns.","container-title":"Psychological Bulletin","DOI":"10.1037/a0038498","ISSN":"1939-1455, 0033-2909","issue":"4","journalAbbreviation":"Psychological Bulletin","language":"en","license":"http://www.apa.org/pubs/journals/resources/open-access.aspx","page":"858-900","source":"DOI.org (Crossref)","title":"The validity of the multi-informant approach to assessing child and adolescent mental health.","volume":"141","author":[{"family":"De Los Reyes","given":"Andres"},{"family":"Augenstein","given":"Tara M."},{"family":"Wang","given":"Mo"},{"family":"Thomas","given":"Sarah A."},{"family":"Drabick","given":"Deborah A. G."},{"family":"Burgers","given":"Darcy E."},{"family":"Rabinowitz","given":"Jill"}],"issued":{"date-parts":[["2015",7]]},"citation-key":"delosreyesValidityMultiinformantApproach2015"}}],"schema":"https://github.com/citation-style-language/schema/raw/master/csl-citation.json"} </w:instrText>
      </w:r>
      <w:r w:rsidR="000573AA">
        <w:fldChar w:fldCharType="separate"/>
      </w:r>
      <w:r w:rsidR="00DB515C" w:rsidRPr="00DB515C">
        <w:rPr>
          <w:noProof/>
        </w:rPr>
        <w:t>(De Los Reyes et al., 2015)</w:t>
      </w:r>
      <w:r w:rsidR="000573AA">
        <w:fldChar w:fldCharType="end"/>
      </w:r>
      <w:r w:rsidR="00DB515C">
        <w:t xml:space="preserve">. </w:t>
      </w:r>
      <w:r w:rsidR="003263E6" w:rsidRPr="00961871">
        <w:t>These factors contribute to high intra-individual variability and frequent underreporting of internalizing symptoms</w:t>
      </w:r>
      <w:r w:rsidR="00DB515C">
        <w:t xml:space="preserve">, </w:t>
      </w:r>
      <w:r w:rsidR="003263E6" w:rsidRPr="00961871">
        <w:t>which in turn diminishes the reliability and discriminative power of the symptom data</w:t>
      </w:r>
      <w:r w:rsidR="00DB515C">
        <w:t xml:space="preserve"> </w:t>
      </w:r>
      <w:r w:rsidR="00DB515C">
        <w:fldChar w:fldCharType="begin"/>
      </w:r>
      <w:r w:rsidR="006E215B">
        <w:instrText xml:space="preserve"> ADDIN ZOTERO_ITEM CSL_CITATION {"citationID":"8Yj21y8D","properties":{"formattedCitation":"(Achenbach et al., 1987)","plainCitation":"(Achenbach et al., 1987)","noteIndex":0},"citationItems":[{"id":3425,"uris":["http://zotero.org/users/13126831/items/SBWF83ET"],"itemData":{"id":3425,"type":"article-journal","abstract":"Our purpose in this article was to determine the degree of consistency between different informants' reports of the behavioral/emotional problems of subjects aged from 1½ to 19 years. We found 269 samples in 119 studies for meta-analyses of Pearson\nr\ns between ratings by parents, teachers, mental health workers, observers, peers, and the subjects themselves. The mean\nr\ns between all types of informants were statistically significant. The mean\nr\ns were .60 between similar informants (e.g., pairs of parents), .28 between different types of informants (e.g., parent/teacher), and .22 between subjects and other informants. Correlations were significantly higher for 6- to 11-year-olds than for adolescents, and for undercontrolled versus overcontrolled problems, although these differences were not large. The modest correlations between informants indicate that child and adolescent problems are not effectively captured by present-versus-absent judgments of problems. Instead, the variations between reports by different informants argue for assessment in terms of multiple axes designed to reflect the perceived variations in child and adolescent functioning.","container-title":"Psychol Bull","DOI":"10.1037/0033-2909.101.2.213","ISSN":"0033-2909","issue":"2","note":"publisher-place: Washington, DC\npublisher: Washington, DC: American Psychological Association","page":"213-232","title":"Child/Adolescent Behavioral and Emotional Problems: Implications of Cross-Informant Correlations for Situational Specificity","volume":"101","author":[{"family":"Achenbach","given":"Thomas M"},{"family":"McConaughy","given":"Stephanie H"},{"family":"Howell","given":"Catherine T"}],"issued":{"date-parts":[["1987"]]},"citation-key":"achenbachChildAdolescentBehavioral1987"}}],"schema":"https://github.com/citation-style-language/schema/raw/master/csl-citation.json"} </w:instrText>
      </w:r>
      <w:r w:rsidR="00DB515C">
        <w:fldChar w:fldCharType="separate"/>
      </w:r>
      <w:r w:rsidR="00DB515C">
        <w:rPr>
          <w:noProof/>
        </w:rPr>
        <w:t>(Achenbach et al., 1987)</w:t>
      </w:r>
      <w:r w:rsidR="00DB515C">
        <w:fldChar w:fldCharType="end"/>
      </w:r>
      <w:r w:rsidR="003263E6" w:rsidRPr="00961871">
        <w:t>.</w:t>
      </w:r>
    </w:p>
    <w:p w14:paraId="1EF88A90" w14:textId="3CC9B80C" w:rsidR="00C831DB" w:rsidRPr="003263E6" w:rsidRDefault="003263E6" w:rsidP="00C831DB">
      <w:pPr>
        <w:ind w:firstLine="720"/>
      </w:pPr>
      <w:r w:rsidRPr="003263E6">
        <w:t>Recent findings by</w:t>
      </w:r>
      <w:r w:rsidRPr="003263E6">
        <w:rPr>
          <w:rFonts w:eastAsiaTheme="majorEastAsia"/>
        </w:rPr>
        <w:t> Ivankovic et al. (2024) </w:t>
      </w:r>
      <w:r w:rsidRPr="003263E6">
        <w:t xml:space="preserve">support this concern. In their study, the authors compared dimensional ratings of </w:t>
      </w:r>
      <w:r w:rsidR="003A4228">
        <w:t>OCD</w:t>
      </w:r>
      <w:r w:rsidRPr="003263E6">
        <w:t xml:space="preserve"> symptoms on the CBCL with clinical OCD diagnoses</w:t>
      </w:r>
      <w:r w:rsidR="00985CF3">
        <w:t xml:space="preserve"> </w:t>
      </w:r>
      <w:r w:rsidR="00985CF3">
        <w:fldChar w:fldCharType="begin"/>
      </w:r>
      <w:r w:rsidR="006E215B">
        <w:instrText xml:space="preserve"> ADDIN ZOTERO_ITEM CSL_CITATION {"citationID":"JEQeex5L","properties":{"formattedCitation":"(Ivankovic et al., 2024)","plainCitation":"(Ivankovic et al., 2024)","noteIndex":0},"citationItems":[{"id":2515,"uris":["http://zotero.org/users/13126831/items/B26DNM3D"],"itemData":{"id":2515,"type":"article-journal","abstract":"Background The Adolescent Brain Cognitive Development (ABCD) study is a longitudinal study of US adolescents with a wide breadth of psychiatric, neuroimaging and genetic data that can be leveraged to better understand psychiatric diseases. The reliability and validity of the psychiatric data collected have not yet been examined. This study aims to explore and optimize the reliability/validity of psychiatric diagnostic constructs in the ABCD study. Methods Parent‐and‐child‐reported psychiatric data for 11,876 children (aged 9.5 ± 0.5 at first assessment) were examined over 4 years to derive specific constructs for psychiatric diagnoses using longitudinal information. Rates of psychiatric disorders were calculated and compared to those reported in the epidemiological literature. Results The rates of self‐reported psychiatric disorders at any single time point (broad diagnostic construct) were higher than indicated by epidemiological studies. Narrow diagnostic constructs, which required the endorsement of psychiatric disorders at a majority of longitudinal assessments, demonstrated a better rate approximation of literature‐reported prevalences for most disorders (e.g. the prevalence of broad obsessive‐compulsive disorder (OCD) was 13.3% compared to narrow OCD at 2.6% and a literature‐reported prevalence of 2.3%). Analysis of comorbidity, using OCD as a representative example, also showed a better approximation of literature‐reported comorbidity rates using the narrow construct, with some exceptions. Conclusions Self‐ or parent‐report‐based assessments tend to overestimate prevalences of psychiatric disorders in the ABCD Study, particularly when longitudinal data are summed to create lifetime prevalences. Such assessments should be accompanied by more in‐depth assessments or clinician‐administered structured interviews if using data where accurate disorder classifications are paramount.","container-title":"Journal of child psychology and psychiatry","DOI":"10.1111/jcpp.14054","ISSN":"0021-9630","title":"Optimization of self‐ or parent‐reported psychiatric phenotypes in longitudinal studies","author":[{"family":"Ivankovic","given":"Franjo"},{"family":"Johnson","given":"Sharon"},{"family":"Shen","given":"James"},{"family":"Scharf","given":"Jeremiah M."},{"family":"Mathews","given":"Carol A."}],"issued":{"date-parts":[["2024"]]},"citation-key":"ivankovicOptimizationSelfParentreported2024"}}],"schema":"https://github.com/citation-style-language/schema/raw/master/csl-citation.json"} </w:instrText>
      </w:r>
      <w:r w:rsidR="00985CF3">
        <w:fldChar w:fldCharType="separate"/>
      </w:r>
      <w:r w:rsidR="00985CF3">
        <w:rPr>
          <w:noProof/>
        </w:rPr>
        <w:t>(Ivankovic et al., 2024)</w:t>
      </w:r>
      <w:r w:rsidR="00985CF3">
        <w:fldChar w:fldCharType="end"/>
      </w:r>
      <w:r w:rsidRPr="003263E6">
        <w:t xml:space="preserve">. They found that while elevated scores on symptom checklists were generally associated with an OCD diagnosis, they did not reliably distinguish youth with </w:t>
      </w:r>
      <w:r w:rsidRPr="003263E6">
        <w:lastRenderedPageBreak/>
        <w:t xml:space="preserve">clinically significant OCD from those with milder or subclinical symptom patterns. Notably, parent-reported </w:t>
      </w:r>
      <w:r w:rsidRPr="003A4228">
        <w:rPr>
          <w:color w:val="92D050"/>
        </w:rPr>
        <w:t>obsessions showed a stronger relationship with diagnosis</w:t>
      </w:r>
      <w:r w:rsidRPr="003263E6">
        <w:t>, suggesting that internalizing symptoms may need to reach a threshold of external observability to reflect clinically meaningful distress. These findings reinforce the rationale for examining internalizing symptoms in predictive models but also highlight the importance of considering</w:t>
      </w:r>
      <w:r w:rsidRPr="003263E6">
        <w:rPr>
          <w:rFonts w:eastAsiaTheme="majorEastAsia"/>
        </w:rPr>
        <w:t> informant effects</w:t>
      </w:r>
      <w:r w:rsidRPr="003263E6">
        <w:t>, particularly when modeling brain–behavior relationships</w:t>
      </w:r>
      <w:r>
        <w:t>.</w:t>
      </w:r>
      <w:r w:rsidR="00C831DB">
        <w:t xml:space="preserve"> </w:t>
      </w:r>
    </w:p>
    <w:p w14:paraId="560B43F6" w14:textId="77777777" w:rsidR="00E87118" w:rsidRPr="003263E6" w:rsidRDefault="00E87118" w:rsidP="003263E6">
      <w:pPr>
        <w:ind w:firstLine="720"/>
      </w:pPr>
    </w:p>
    <w:p w14:paraId="7347DC2D" w14:textId="055620E1" w:rsidR="00961871" w:rsidRPr="00961871" w:rsidRDefault="00961871" w:rsidP="00961871">
      <w:pPr>
        <w:pStyle w:val="Style3"/>
      </w:pPr>
      <w:bookmarkStart w:id="64" w:name="_Toc197292375"/>
      <w:r>
        <w:t>Lack of contextual and behavioral data</w:t>
      </w:r>
      <w:bookmarkEnd w:id="64"/>
    </w:p>
    <w:p w14:paraId="124AFE2A" w14:textId="4F992C98" w:rsidR="00A61CD3" w:rsidRDefault="00961871" w:rsidP="006E6A88">
      <w:pPr>
        <w:rPr>
          <w:color w:val="000000"/>
        </w:rPr>
      </w:pPr>
      <w:r w:rsidRPr="00961871">
        <w:t xml:space="preserve">Third, the </w:t>
      </w:r>
      <w:r w:rsidRPr="006E6A88">
        <w:t xml:space="preserve">models did not incorporate contextual or behavioral </w:t>
      </w:r>
      <w:commentRangeStart w:id="65"/>
      <w:r w:rsidRPr="006E6A88">
        <w:t xml:space="preserve">data that could have provided a richer understanding of the individual’s psychosocial environment. </w:t>
      </w:r>
      <w:commentRangeEnd w:id="65"/>
      <w:r w:rsidR="00DB515C" w:rsidRPr="006E6A88">
        <w:commentReference w:id="65"/>
      </w:r>
      <w:r w:rsidR="006E6A88" w:rsidRPr="006E6A88">
        <w:t xml:space="preserve"> This is a notable limitation, as internalizing symptoms are shaped by complex interactions among personal, social, and environmental influences</w:t>
      </w:r>
      <w:r w:rsidR="006E6A88" w:rsidRPr="006E6A88">
        <w:rPr>
          <w:rFonts w:eastAsiaTheme="majorEastAsia"/>
        </w:rPr>
        <w:t> </w:t>
      </w:r>
      <w:r w:rsidR="006E6A88" w:rsidRPr="006E6A88">
        <w:rPr>
          <w:rFonts w:eastAsiaTheme="majorEastAsia"/>
        </w:rPr>
        <w:fldChar w:fldCharType="begin"/>
      </w:r>
      <w:r w:rsidR="006E215B">
        <w:rPr>
          <w:rFonts w:eastAsiaTheme="majorEastAsia"/>
        </w:rPr>
        <w:instrText xml:space="preserve"> ADDIN ZOTERO_ITEM CSL_CITATION {"citationID":"IhmXBxh9","properties":{"formattedCitation":"(Insel, 2017)","plainCitation":"(Insel, 2017)","noteIndex":0},"citationItems":[{"id":4574,"uris":["http://zotero.org/users/13126831/items/A724V3A9"],"itemData":{"id":4574,"type":"article-journal","abstract":"Digital phenotyping is the term now used for describing new approach to measuring behavior from smartphone sensors, keyboard interaction, and various features of voice and speech. Already digital phenotyping is revealing new aspects of behavior that appear clinically relevant. Here, Insel examines whether smartphone measures collected continuously in a patient's ecosystem will prove better at predicting clinical outcomes than episodic rating scales collected in a clinical setting.","container-title":"JAMA","DOI":"10.1001/jama.2017.11295","ISSN":"0098-7484","issue":"13","note":"publisher-place: United States\npublisher: United States: American Medical Association","page":"1215-1216","title":"Digital Phenotyping: Technology for a New Science of Behavior","volume":"318","author":[{"family":"Insel","given":"Thomas R"}],"issued":{"date-parts":[["2017"]]},"citation-key":"inselDigitalPhenotypingTechnology2017"}}],"schema":"https://github.com/citation-style-language/schema/raw/master/csl-citation.json"} </w:instrText>
      </w:r>
      <w:r w:rsidR="006E6A88" w:rsidRPr="006E6A88">
        <w:rPr>
          <w:rFonts w:eastAsiaTheme="majorEastAsia"/>
        </w:rPr>
        <w:fldChar w:fldCharType="separate"/>
      </w:r>
      <w:r w:rsidR="006E6A88" w:rsidRPr="006E6A88">
        <w:rPr>
          <w:rFonts w:eastAsiaTheme="majorEastAsia"/>
        </w:rPr>
        <w:t>(Insel, 2017)</w:t>
      </w:r>
      <w:r w:rsidR="006E6A88" w:rsidRPr="006E6A88">
        <w:rPr>
          <w:rFonts w:eastAsiaTheme="majorEastAsia"/>
        </w:rPr>
        <w:fldChar w:fldCharType="end"/>
      </w:r>
      <w:r w:rsidR="006E6A88">
        <w:rPr>
          <w:rFonts w:eastAsiaTheme="majorEastAsia"/>
        </w:rPr>
        <w:t>.</w:t>
      </w:r>
    </w:p>
    <w:p w14:paraId="530CEE29" w14:textId="77777777" w:rsidR="00A61CD3" w:rsidRDefault="00A61CD3" w:rsidP="00A61CD3">
      <w:pPr>
        <w:rPr>
          <w:color w:val="000000"/>
        </w:rPr>
      </w:pPr>
    </w:p>
    <w:p w14:paraId="2D9B27C9" w14:textId="6485750F" w:rsidR="00961871" w:rsidRDefault="00961871" w:rsidP="00961871">
      <w:pPr>
        <w:pStyle w:val="Style2"/>
      </w:pPr>
      <w:bookmarkStart w:id="66" w:name="_Toc197292376"/>
      <w:r>
        <w:t>Implications for Future Research</w:t>
      </w:r>
      <w:bookmarkEnd w:id="66"/>
    </w:p>
    <w:p w14:paraId="68BE3910" w14:textId="0706575D" w:rsidR="00105DFD" w:rsidRPr="00105DFD" w:rsidRDefault="00105DFD" w:rsidP="00105DFD">
      <w:r w:rsidRPr="00105DFD">
        <w:t xml:space="preserve">This study underscores several key challenges in applying machine learning to psychiatric prediction tasks, particularly when working with imbalanced class distributions, checklist-based outcome measures, and </w:t>
      </w:r>
      <w:r w:rsidRPr="003A4228">
        <w:rPr>
          <w:color w:val="92D050"/>
        </w:rPr>
        <w:t xml:space="preserve">limited </w:t>
      </w:r>
      <w:r w:rsidR="003A4228" w:rsidRPr="003A4228">
        <w:rPr>
          <w:color w:val="92D050"/>
        </w:rPr>
        <w:t>contextual</w:t>
      </w:r>
      <w:r w:rsidRPr="003A4228">
        <w:rPr>
          <w:color w:val="92D050"/>
        </w:rPr>
        <w:t xml:space="preserve"> representation</w:t>
      </w:r>
      <w:r w:rsidRPr="00105DFD">
        <w:t xml:space="preserve">. Despite the use of established techniques such as class weighting, threshold calibration, and hyperparameter tuning, model sensitivity for clinically significant cases remained poor. These findings suggest that widely used approaches may be inadequate when clinical outcomes are both rare and heterogeneous. </w:t>
      </w:r>
    </w:p>
    <w:p w14:paraId="6D10FBEF" w14:textId="77777777" w:rsidR="00105DFD" w:rsidRDefault="00105DFD" w:rsidP="00DB515C"/>
    <w:p w14:paraId="5704680F" w14:textId="72D07DCC" w:rsidR="00CC1B65" w:rsidRPr="00961871" w:rsidRDefault="00961871" w:rsidP="00105DFD">
      <w:pPr>
        <w:pStyle w:val="Style2"/>
      </w:pPr>
      <w:bookmarkStart w:id="67" w:name="_Toc197292377"/>
      <w:r>
        <w:t>Future Directions</w:t>
      </w:r>
      <w:bookmarkEnd w:id="67"/>
    </w:p>
    <w:p w14:paraId="791546BF" w14:textId="77777777" w:rsidR="00821E96" w:rsidRDefault="00105DFD" w:rsidP="00105DFD">
      <w:r w:rsidRPr="00105DFD">
        <w:t>Building on the limitations identified in this study, several avenues should be explored to improve the effectiveness of machine learning models in predicting internalizing symptoms in youth. These directions pertain to both the methodological refinement of modeling approaches and the enhancement of the underlying data used to train and evaluate such models.</w:t>
      </w:r>
    </w:p>
    <w:p w14:paraId="1D549D0D" w14:textId="155CD381" w:rsidR="00105DFD" w:rsidRPr="00105DFD" w:rsidRDefault="00105DFD" w:rsidP="00821E96">
      <w:pPr>
        <w:ind w:firstLine="720"/>
        <w:rPr>
          <w:color w:val="92D050"/>
        </w:rPr>
      </w:pPr>
      <w:r w:rsidRPr="00105DFD">
        <w:t>First, addressing the issue of class imbalance remains a critical priority. In many psychiatric datasets, clinically significant cases are underrepresented</w:t>
      </w:r>
      <w:r w:rsidR="00C831DB">
        <w:t>. F</w:t>
      </w:r>
      <w:r w:rsidRPr="00105DFD">
        <w:t xml:space="preserve">uture research would benefit from incorporating </w:t>
      </w:r>
      <w:r>
        <w:t xml:space="preserve">sampling </w:t>
      </w:r>
      <w:r w:rsidRPr="00105DFD">
        <w:t>techniques such as</w:t>
      </w:r>
      <w:r w:rsidRPr="00105DFD">
        <w:rPr>
          <w:rFonts w:eastAsiaTheme="majorEastAsia"/>
        </w:rPr>
        <w:t> synthetic oversampling </w:t>
      </w:r>
      <w:r w:rsidRPr="00105DFD">
        <w:t>(e.g., SMOTE</w:t>
      </w:r>
      <w:r>
        <w:t xml:space="preserve">) </w:t>
      </w:r>
      <w:r w:rsidRPr="00105DFD">
        <w:lastRenderedPageBreak/>
        <w:t>and</w:t>
      </w:r>
      <w:r w:rsidRPr="00105DFD">
        <w:rPr>
          <w:rFonts w:eastAsiaTheme="majorEastAsia"/>
        </w:rPr>
        <w:t> semi-supervised algorithms </w:t>
      </w:r>
      <w:r>
        <w:fldChar w:fldCharType="begin"/>
      </w:r>
      <w:r w:rsidR="006E215B">
        <w:instrText xml:space="preserve"> ADDIN ZOTERO_ITEM CSL_CITATION {"citationID":"XxxZ9oUO","properties":{"formattedCitation":"(Chawla et al., 2002; Zhu &amp; Goldberg, 2009)","plainCitation":"(Chawla et al., 2002; Zhu &amp; Goldberg, 2009)","noteIndex":0},"citationItems":[{"id":4567,"uris":["http://zotero.org/users/13126831/items/GTG93RAL"],"itemData":{"id":4567,"type":"article-journal","abstract":"An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strategy.","container-title":"The Journal of artificial intelligence research","DOI":"10.1613/jair.953","ISSN":"1076-9757","note":"publisher-place: San Francisco\npublisher: San Francisco: AI Access Foundation","page":"321-357","title":"SMOTE: Synthetic Minority Over-sampling Technique","volume":"16","author":[{"family":"Chawla","given":"N. V."},{"family":"Bowyer","given":"K. W."},{"family":"Hall","given":"L. O."},{"family":"Kegelmeyer","given":"W. P."}],"issued":{"date-parts":[["2002"]]},"citation-key":"chawlaSMOTESyntheticMinority2002"},"label":"page"},{"id":4571,"uris":["http://zotero.org/users/13126831/items/K8DHKG76"],"itemData":{"id":4571,"type":"paper-conference","DOI":"10.2200/S00196ED1V01Y200906AIM006","ISBN":"1939-4608","note":"issue: 1","page":"1-130","title":"Introduction to Semi-Supervised Learning","volume":"3","author":[{"family":"Zhu","given":"Xiaojin"},{"family":"Goldberg","given":"Andrew B."}],"issued":{"date-parts":[["2009"]]},"citation-key":"zhuIntroductionSemiSupervisedLearning2009"},"label":"page"}],"schema":"https://github.com/citation-style-language/schema/raw/master/csl-citation.json"} </w:instrText>
      </w:r>
      <w:r>
        <w:fldChar w:fldCharType="separate"/>
      </w:r>
      <w:r>
        <w:rPr>
          <w:noProof/>
        </w:rPr>
        <w:t>(Chawla et al., 2002; Zhu &amp; Goldberg, 2009)</w:t>
      </w:r>
      <w:r>
        <w:fldChar w:fldCharType="end"/>
      </w:r>
      <w:r w:rsidRPr="00105DFD">
        <w:t>. These methods can help ensure that minority classes</w:t>
      </w:r>
      <w:r>
        <w:t xml:space="preserve"> </w:t>
      </w:r>
      <w:r w:rsidRPr="00105DFD">
        <w:t xml:space="preserve">are adequately represented during training and can contribute to more equitable and clinically meaningful classification performance. Additionally, increasing the number of clinically affected cases through targeted recruitment or strategic data augmentation may be necessary to meet the data demands of high-dimensional machine learning models </w:t>
      </w:r>
      <w:r>
        <w:fldChar w:fldCharType="begin"/>
      </w:r>
      <w:r w:rsidR="006E215B">
        <w:instrText xml:space="preserve"> ADDIN ZOTERO_ITEM CSL_CITATION {"citationID":"TxFyL2nd","properties":{"formattedCitation":"(He &amp; Garcia, 2009)","plainCitation":"(He &amp; Garcia, 2009)","noteIndex":0},"citationItems":[{"id":4458,"uris":["http://zotero.org/users/13126831/items/9PDAPIKY"],"itemData":{"id":4458,"type":"article-journal","abstract":"With the continuous expansion of data availability in many large-scale, complex, and networked systems, such as surveillance, security, Internet, and finance, it becomes critical to advance the fundamental understanding of knowledge discovery and analysis from raw data to support decision-making processes. Although existing knowledge discovery and data engineering techniques have shown great success in many real-world applications, the problem of learning from imbalanced data (the imbalanced learning problem) is a relatively new challenge that has attracted growing attention from both academia and industry. The imbalanced learning problem is concerned with the performance of learning algorithms in the presence of underrepresented data and severe class distribution skews. Due to the inherent complex characteristics of imbalanced data sets, learning from such data requires new understandings, principles, algorithms, and tools to transform vast amounts of raw data efficiently into information and knowledge representation. In this paper, we provide a comprehensive review of the development of research in learning from imbalanced data. Our focus is to provide a critical review of the nature of the problem, the state-of-the-art technologies, and the current assessment metrics used to evaluate learning performance under the imbalanced learning scenario. Furthermore, in order to stimulate future research in this field, we also highlight the major opportunities and challenges, as well as potential important research directions for learning from imbalanced data.","container-title":"IEEE Transactions on Knowledge and Data Engineering","DOI":"10.1109/TKDE.2008.239","ISSN":"1558-2191","issue":"9","page":"1263-1284","source":"IEEE Xplore","title":"Learning from Imbalanced Data","volume":"21","author":[{"family":"He","given":"Haibo"},{"family":"Garcia","given":"Edwardo A."}],"issued":{"date-parts":[["2009",9]]},"citation-key":"heLearningImbalancedData2009"}}],"schema":"https://github.com/citation-style-language/schema/raw/master/csl-citation.json"} </w:instrText>
      </w:r>
      <w:r>
        <w:fldChar w:fldCharType="separate"/>
      </w:r>
      <w:r>
        <w:rPr>
          <w:noProof/>
        </w:rPr>
        <w:t>(He &amp; Garcia, 2009)</w:t>
      </w:r>
      <w:r>
        <w:fldChar w:fldCharType="end"/>
      </w:r>
      <w:r>
        <w:t>.</w:t>
      </w:r>
      <w:r w:rsidR="00821E96">
        <w:t xml:space="preserve"> </w:t>
      </w:r>
      <w:r w:rsidR="00821E96" w:rsidRPr="00105DFD">
        <w:t xml:space="preserve">Additionally, future work should explore alternative modeling frameworks that better accommodate the challenges of psychiatric prediction. </w:t>
      </w:r>
      <w:r w:rsidR="00821E96" w:rsidRPr="00105DFD">
        <w:rPr>
          <w:color w:val="92D050"/>
        </w:rPr>
        <w:t xml:space="preserve">While ensemble-based methods like </w:t>
      </w:r>
      <w:proofErr w:type="spellStart"/>
      <w:r w:rsidR="00821E96" w:rsidRPr="00105DFD">
        <w:rPr>
          <w:color w:val="92D050"/>
        </w:rPr>
        <w:t>XGBoost</w:t>
      </w:r>
      <w:proofErr w:type="spellEnd"/>
      <w:r w:rsidR="00821E96" w:rsidRPr="00105DFD">
        <w:rPr>
          <w:color w:val="92D050"/>
        </w:rPr>
        <w:t xml:space="preserve"> offer strong baseline performance,</w:t>
      </w:r>
      <w:r w:rsidR="00821E96" w:rsidRPr="00105DFD">
        <w:rPr>
          <w:rFonts w:eastAsiaTheme="majorEastAsia"/>
          <w:color w:val="92D050"/>
        </w:rPr>
        <w:t> deep learning approaches </w:t>
      </w:r>
      <w:r w:rsidR="00821E96" w:rsidRPr="00105DFD">
        <w:rPr>
          <w:color w:val="92D050"/>
        </w:rPr>
        <w:t>or</w:t>
      </w:r>
      <w:r w:rsidR="00821E96" w:rsidRPr="00105DFD">
        <w:rPr>
          <w:rFonts w:eastAsiaTheme="majorEastAsia"/>
          <w:color w:val="92D050"/>
        </w:rPr>
        <w:t> hybrid models </w:t>
      </w:r>
      <w:r w:rsidR="00821E96" w:rsidRPr="00105DFD">
        <w:rPr>
          <w:color w:val="92D050"/>
        </w:rPr>
        <w:t>that combine interpretability and flexibility may provide added value, particularly when working with complex, high-dimensional datasets</w:t>
      </w:r>
      <w:r w:rsidR="00821E96" w:rsidRPr="00C831DB">
        <w:rPr>
          <w:color w:val="92D050"/>
        </w:rPr>
        <w:t xml:space="preserve"> </w:t>
      </w:r>
      <w:r w:rsidR="00821E96" w:rsidRPr="00C831DB">
        <w:rPr>
          <w:color w:val="92D050"/>
        </w:rPr>
        <w:fldChar w:fldCharType="begin"/>
      </w:r>
      <w:r w:rsidR="006E215B">
        <w:rPr>
          <w:color w:val="92D050"/>
        </w:rPr>
        <w:instrText xml:space="preserve"> ADDIN ZOTERO_ITEM CSL_CITATION {"citationID":"b9FerR3f","properties":{"formattedCitation":"(Shwartz-Ziv &amp; Armon, 2022)","plainCitation":"(Shwartz-Ziv &amp; Armon, 2022)","noteIndex":0},"citationItems":[{"id":4575,"uris":["http://zotero.org/users/13126831/items/25MZQN9Z"],"itemData":{"id":4575,"type":"article-journal","abstract":"A key element in solving real-life data science problems is selecting the types of models to use. Tree ensemble models (such as XGBoost) are usually recommended for classification and regression problems with tabular data. However, several deep learning models for tabular data have recently been proposed, claiming to outperform XGBoost for some use cases. This paper explores whether these deep models should be a recommended option for tabular data by rigorously comparing the new deep models to XGBoost on various datasets. In addition to systematically comparing their performance, we consider the tuning and computation they require. Our study shows that XGBoost outperforms these deep models across the datasets, including the datasets used in the papers that proposed the deep models. We also demonstrate that XGBoost requires much less tuning. On the positive side, we show that an ensemble of deep models and XGBoost performs better on these datasets than XGBoost alone.\n•Deep neural networks are not good for all type of tabular data.•XGboost outperforms deep models on tabular data.•It harder to optimize deep neural networks compared to XGBoost.","container-title":"Information fusion","DOI":"10.1016/j.inffus.2021.11.011","ISSN":"1566-2535","note":"publisher: Elsevier B.V","page":"84-90","title":"Tabular data: Deep learning is not all you need","volume":"81","author":[{"family":"Shwartz-Ziv","given":"Ravid"},{"family":"Armon","given":"Amitai"}],"issued":{"date-parts":[["2022"]]},"citation-key":"shwartz-zivTabularDataDeep2022"}}],"schema":"https://github.com/citation-style-language/schema/raw/master/csl-citation.json"} </w:instrText>
      </w:r>
      <w:r w:rsidR="00821E96" w:rsidRPr="00C831DB">
        <w:rPr>
          <w:color w:val="92D050"/>
        </w:rPr>
        <w:fldChar w:fldCharType="separate"/>
      </w:r>
      <w:r w:rsidR="00821E96" w:rsidRPr="00C831DB">
        <w:rPr>
          <w:noProof/>
          <w:color w:val="92D050"/>
        </w:rPr>
        <w:t>(Shwartz-Ziv &amp; Armon, 2022)</w:t>
      </w:r>
      <w:r w:rsidR="00821E96" w:rsidRPr="00C831DB">
        <w:rPr>
          <w:color w:val="92D050"/>
        </w:rPr>
        <w:fldChar w:fldCharType="end"/>
      </w:r>
      <w:r w:rsidR="00821E96" w:rsidRPr="00C831DB">
        <w:rPr>
          <w:color w:val="92D050"/>
        </w:rPr>
        <w:t>.</w:t>
      </w:r>
    </w:p>
    <w:p w14:paraId="5219CCDF" w14:textId="52ED11BF" w:rsidR="00105DFD" w:rsidRPr="00105DFD" w:rsidRDefault="00105DFD" w:rsidP="00105DFD">
      <w:pPr>
        <w:ind w:firstLine="720"/>
      </w:pPr>
      <w:r w:rsidRPr="00105DFD">
        <w:t xml:space="preserve">Second, </w:t>
      </w:r>
      <w:r w:rsidR="00C831DB" w:rsidRPr="00105DFD">
        <w:t>improvements</w:t>
      </w:r>
      <w:r w:rsidRPr="00105DFD">
        <w:t xml:space="preserve"> to the outcome variable are </w:t>
      </w:r>
      <w:r w:rsidR="00C831DB" w:rsidRPr="00105DFD">
        <w:t>necessitated</w:t>
      </w:r>
      <w:r w:rsidRPr="00105DFD">
        <w:t>. Future studies should consider using</w:t>
      </w:r>
      <w:r w:rsidRPr="00105DFD">
        <w:rPr>
          <w:rFonts w:eastAsiaTheme="majorEastAsia"/>
        </w:rPr>
        <w:t> longitudinal data </w:t>
      </w:r>
      <w:r w:rsidRPr="00105DFD">
        <w:t xml:space="preserve">to differentiate between transient symptom fluctuations and stable clinical trajectories </w:t>
      </w:r>
      <w:r w:rsidR="00821E96">
        <w:fldChar w:fldCharType="begin"/>
      </w:r>
      <w:r w:rsidR="006E215B">
        <w:instrText xml:space="preserve"> ADDIN ZOTERO_ITEM CSL_CITATION {"citationID":"2G2Ey5NU","properties":{"formattedCitation":"(Dwyer et al., 2018)","plainCitation":"(Dwyer et al., 2018)","noteIndex":0},"citationItems":[{"id":4572,"uris":["http://zotero.org/users/13126831/items/TYEKPPMT"],"itemData":{"id":4572,"type":"article-journal","abstract":"Machine learning approaches for clinical psychology and psychiatry explicitly focus on learning statistical functions from multidimensional data sets to make generalizable predictions about individuals. The goal of this review is to provide an accessible understanding of why this approach is important for future practice given its potential to augment decisions associated with the diagnosis, prognosis, and treatment of people suffering from mental illness using clinical and biological data. To this end, the limitations of current statistical paradigms in mental health research are critiqued, and an introduction is provided to critical machine learning methods used in clinical studies. A selective literature review is then presented aiming to reinforce the usefulness of machine learning methods and provide evidence of their potential. In the context of promising initial results, the current limitations of machine learning approaches are addressed, and considerations for future clinical translation are outlined.","container-title":"Annu Rev Clin Psychol","DOI":"10.1146/annurev-clinpsy-032816-045037","ISSN":"1548-5943","issue":"1","note":"publisher-place: United States\npublisher: United States: Annual Reviews","page":"91-118","title":"Machine Learning Approaches for Clinical Psychology and Psychiatry","volume":"14","author":[{"family":"Dwyer","given":"Dominic B"},{"family":"Falkai","given":"Peter"},{"family":"Koutsouleris","given":"Nikolaos"}],"issued":{"date-parts":[["2018"]]},"citation-key":"dwyerMachineLearningApproaches2018"}}],"schema":"https://github.com/citation-style-language/schema/raw/master/csl-citation.json"} </w:instrText>
      </w:r>
      <w:r w:rsidR="00821E96">
        <w:fldChar w:fldCharType="separate"/>
      </w:r>
      <w:r w:rsidR="00821E96">
        <w:rPr>
          <w:noProof/>
        </w:rPr>
        <w:t>(Dwyer et al., 2018)</w:t>
      </w:r>
      <w:r w:rsidR="00821E96">
        <w:fldChar w:fldCharType="end"/>
      </w:r>
      <w:r w:rsidR="00821E96">
        <w:t xml:space="preserve">. </w:t>
      </w:r>
      <w:r w:rsidRPr="00105DFD">
        <w:t xml:space="preserve">Modeling </w:t>
      </w:r>
      <w:proofErr w:type="gramStart"/>
      <w:r w:rsidRPr="00105DFD">
        <w:t>symptom</w:t>
      </w:r>
      <w:proofErr w:type="gramEnd"/>
      <w:r w:rsidRPr="00105DFD">
        <w:t xml:space="preserve"> change over time may offer a more informative target than single-timepoint scores. Furthermore, the</w:t>
      </w:r>
      <w:r w:rsidRPr="00105DFD">
        <w:rPr>
          <w:rFonts w:eastAsiaTheme="majorEastAsia"/>
        </w:rPr>
        <w:t> integration of multiple informants</w:t>
      </w:r>
      <w:r w:rsidR="00821E96">
        <w:t xml:space="preserve">, </w:t>
      </w:r>
      <w:r w:rsidRPr="00105DFD">
        <w:t>rather than analyzing youth- and parent-reported symptoms in isolation</w:t>
      </w:r>
      <w:r w:rsidR="00821E96">
        <w:t xml:space="preserve">, </w:t>
      </w:r>
      <w:r w:rsidRPr="00105DFD">
        <w:t>could help capture a more comprehensive view of symptomatology and reduce the noise introduced by informant discrepancies</w:t>
      </w:r>
      <w:r w:rsidR="00821E96">
        <w:t xml:space="preserve"> </w:t>
      </w:r>
      <w:r w:rsidR="00821E96">
        <w:fldChar w:fldCharType="begin"/>
      </w:r>
      <w:r w:rsidR="006E215B">
        <w:instrText xml:space="preserve"> ADDIN ZOTERO_ITEM CSL_CITATION {"citationID":"wvjL1Tkp","properties":{"formattedCitation":"(De Los Reyes &amp; Makol, 2022)","plainCitation":"(De Los Reyes &amp; Makol, 2022)","noteIndex":0},"citationItems":[{"id":4275,"uris":["http://zotero.org/users/13126831/items/CHZKQCNH"],"itemData":{"id":4275,"type":"chapter","abstract":"Clients display considerable variations in functioning across the contexts that encompass their social environments (e.g., home, school/workplace, peer interactions). No single measurement method can fully capture these variations. Yet, assessors must balance the need to accurately capture clients’ clinical presentations, and at the same time attend to clinical feasibility when considering which measures to use. We describe one method―informants’ subjective reports about clients’ mental health―and highlight research and theory that connects scores on informants’ reports with scores on non-subjective methods (e.g., observed behavior, performance-based tasks, official records). We also discuss issues in use and interpretation of informants’ reports, provide recommendations for clinical assessments, and outline important directions for future research and practice.","container-title":"Comprehensive Clinical Psychology","ISBN":"978-0-12-822232-4","language":"en","license":"https://www.elsevier.com/tdm/userlicense/1.0/","note":"DOI: 10.1016/B978-0-12-818697-8.00113-8","page":"105-122","publisher":"Elsevier","source":"DOI.org (Crossref)","title":"Informant Reports in Clinical Assessment","URL":"https://linkinghub.elsevier.com/retrieve/pii/B9780128186978001138","author":[{"family":"De Los Reyes","given":"Andres"},{"family":"Makol","given":"Bridget A."}],"accessed":{"date-parts":[["2025",3,31]]},"issued":{"date-parts":[["2022"]]},"citation-key":"delosreyesInformantReportsClinical2022"}}],"schema":"https://github.com/citation-style-language/schema/raw/master/csl-citation.json"} </w:instrText>
      </w:r>
      <w:r w:rsidR="00821E96">
        <w:fldChar w:fldCharType="separate"/>
      </w:r>
      <w:r w:rsidR="00821E96">
        <w:rPr>
          <w:noProof/>
        </w:rPr>
        <w:t>(De Los Reyes &amp; Makol, 2022)</w:t>
      </w:r>
      <w:r w:rsidR="00821E96">
        <w:fldChar w:fldCharType="end"/>
      </w:r>
      <w:r w:rsidR="00821E96">
        <w:t xml:space="preserve">. </w:t>
      </w:r>
      <w:r w:rsidRPr="00105DFD">
        <w:t>Where feasible, incorporating</w:t>
      </w:r>
      <w:r w:rsidRPr="00105DFD">
        <w:rPr>
          <w:rFonts w:eastAsiaTheme="majorEastAsia"/>
        </w:rPr>
        <w:t> clinician-rated measures </w:t>
      </w:r>
      <w:r w:rsidRPr="00105DFD">
        <w:t>or structured diagnostic interviews as ground truth outcomes would further enhance model validity</w:t>
      </w:r>
      <w:r w:rsidR="00821E96">
        <w:t xml:space="preserve"> </w:t>
      </w:r>
      <w:r w:rsidR="00821E96" w:rsidRPr="00C831DB">
        <w:rPr>
          <w:color w:val="92D050"/>
        </w:rPr>
        <w:fldChar w:fldCharType="begin"/>
      </w:r>
      <w:r w:rsidR="006E215B">
        <w:rPr>
          <w:color w:val="92D050"/>
        </w:rPr>
        <w:instrText xml:space="preserve"> ADDIN ZOTERO_ITEM CSL_CITATION {"citationID":"1hbsSYCl","properties":{"formattedCitation":"(Achenbach et al., 1987)","plainCitation":"(Achenbach et al., 1987)","noteIndex":0},"citationItems":[{"id":3425,"uris":["http://zotero.org/users/13126831/items/SBWF83ET"],"itemData":{"id":3425,"type":"article-journal","abstract":"Our purpose in this article was to determine the degree of consistency between different informants' reports of the behavioral/emotional problems of subjects aged from 1½ to 19 years. We found 269 samples in 119 studies for meta-analyses of Pearson\nr\ns between ratings by parents, teachers, mental health workers, observers, peers, and the subjects themselves. The mean\nr\ns between all types of informants were statistically significant. The mean\nr\ns were .60 between similar informants (e.g., pairs of parents), .28 between different types of informants (e.g., parent/teacher), and .22 between subjects and other informants. Correlations were significantly higher for 6- to 11-year-olds than for adolescents, and for undercontrolled versus overcontrolled problems, although these differences were not large. The modest correlations between informants indicate that child and adolescent problems are not effectively captured by present-versus-absent judgments of problems. Instead, the variations between reports by different informants argue for assessment in terms of multiple axes designed to reflect the perceived variations in child and adolescent functioning.","container-title":"Psychol Bull","DOI":"10.1037/0033-2909.101.2.213","ISSN":"0033-2909","issue":"2","note":"publisher-place: Washington, DC\npublisher: Washington, DC: American Psychological Association","page":"213-232","title":"Child/Adolescent Behavioral and Emotional Problems: Implications of Cross-Informant Correlations for Situational Specificity","volume":"101","author":[{"family":"Achenbach","given":"Thomas M"},{"family":"McConaughy","given":"Stephanie H"},{"family":"Howell","given":"Catherine T"}],"issued":{"date-parts":[["1987"]]},"citation-key":"achenbachChildAdolescentBehavioral1987"}}],"schema":"https://github.com/citation-style-language/schema/raw/master/csl-citation.json"} </w:instrText>
      </w:r>
      <w:r w:rsidR="00821E96" w:rsidRPr="00C831DB">
        <w:rPr>
          <w:color w:val="92D050"/>
        </w:rPr>
        <w:fldChar w:fldCharType="separate"/>
      </w:r>
      <w:r w:rsidR="00821E96" w:rsidRPr="00C831DB">
        <w:rPr>
          <w:noProof/>
          <w:color w:val="92D050"/>
        </w:rPr>
        <w:t>(Achenbach et al., 1987)</w:t>
      </w:r>
      <w:r w:rsidR="00821E96" w:rsidRPr="00C831DB">
        <w:rPr>
          <w:color w:val="92D050"/>
        </w:rPr>
        <w:fldChar w:fldCharType="end"/>
      </w:r>
      <w:r w:rsidR="00821E96" w:rsidRPr="00C831DB">
        <w:rPr>
          <w:color w:val="92D050"/>
        </w:rPr>
        <w:t>.</w:t>
      </w:r>
    </w:p>
    <w:p w14:paraId="42D555FC" w14:textId="36E7170C" w:rsidR="00105DFD" w:rsidRPr="00105DFD" w:rsidRDefault="00105DFD" w:rsidP="00821E96">
      <w:pPr>
        <w:ind w:firstLine="720"/>
      </w:pPr>
      <w:r w:rsidRPr="00105DFD">
        <w:t xml:space="preserve">Third, expanding the range and quality of input features may significantly improve model performance. </w:t>
      </w:r>
      <w:r w:rsidR="00C831DB">
        <w:t>F</w:t>
      </w:r>
      <w:r w:rsidRPr="00105DFD">
        <w:t>uture models should consider</w:t>
      </w:r>
      <w:r w:rsidRPr="00105DFD">
        <w:rPr>
          <w:rFonts w:eastAsiaTheme="majorEastAsia"/>
        </w:rPr>
        <w:t> multimodal data sources</w:t>
      </w:r>
      <w:r w:rsidRPr="00105DFD">
        <w:t>, including neurocognitive assessments, behavioral observations,</w:t>
      </w:r>
      <w:r w:rsidRPr="00105DFD">
        <w:rPr>
          <w:rFonts w:eastAsiaTheme="majorEastAsia"/>
        </w:rPr>
        <w:t> ecological momentary assessment (EMA)</w:t>
      </w:r>
      <w:r w:rsidRPr="00105DFD">
        <w:t xml:space="preserve">, wearable sensor data, and digital phenotyping. These richer data types may capture underlying constructs that are not adequately reflected in standardized rating scales and offer more precise signals for detecting internalizing psychopathology </w:t>
      </w:r>
      <w:r w:rsidR="00821E96">
        <w:fldChar w:fldCharType="begin"/>
      </w:r>
      <w:r w:rsidR="006E215B">
        <w:instrText xml:space="preserve"> ADDIN ZOTERO_ITEM CSL_CITATION {"citationID":"DQvDErbl","properties":{"formattedCitation":"(Bzdok &amp; Meyer-Lindenberg, 2018)","plainCitation":"(Bzdok &amp; Meyer-Lindenberg, 2018)","noteIndex":0},"citationItems":[{"id":4573,"uris":["http://zotero.org/users/13126831/items/WVTAIDWC"],"itemData":{"id":4573,"type":"article-journal","abstract":"The nature of mental illness remains a conundrum. Traditional disease categories are increasingly suspected to misrepresent the causes underlying mental disturbance. Yet psychiatrists and investigators now have an unprecedented opportunity to benefit from complex patterns in brain, behavior, and genes using methods from machine learning (e.g., support vector machines, modern neural-network algorithms, cross-validation procedures). Combining these analysis techniques with a wealth of data from consortia and repositories has the potential to advance a biologically grounded redefinition of major psychiatric disorders. Increasing evidence suggests that data-derived subgroups of psychiatric patients can better predict treatment outcomes than DSM/ICD diagnoses can. In a new era of evidence-based psychiatry tailored to single patients, objectively measurable endophenotypes could allow for early disease detection, individualized treatment selection, and dosage adjustment to reduce the burden of disease. This primer aims to introduce clinicians and researchers to the opportunities and challenges in bringing machine intelligence into psychiatric practice.","container-title":"Biol Psychiatry Cogn Neurosci Neuroimaging","DOI":"10.1016/j.bpsc.2017.11.007","ISSN":"2451-9022","issue":"3","note":"publisher-place: United States\npublisher: United States: Elsevier Inc","page":"223-230","title":"Machine Learning for Precision Psychiatry: Opportunities and Challenges","volume":"3","author":[{"family":"Bzdok","given":"Danilo"},{"family":"Meyer-Lindenberg","given":"Andreas"}],"issued":{"date-parts":[["2018"]]},"citation-key":"bzdokMachineLearningPrecision2018"}}],"schema":"https://github.com/citation-style-language/schema/raw/master/csl-citation.json"} </w:instrText>
      </w:r>
      <w:r w:rsidR="00821E96">
        <w:fldChar w:fldCharType="separate"/>
      </w:r>
      <w:r w:rsidR="00821E96">
        <w:rPr>
          <w:noProof/>
        </w:rPr>
        <w:t>(Bzdok &amp; Meyer-Lindenberg, 2018)</w:t>
      </w:r>
      <w:r w:rsidR="00821E96">
        <w:fldChar w:fldCharType="end"/>
      </w:r>
      <w:r w:rsidR="00821E96">
        <w:t xml:space="preserve">. </w:t>
      </w:r>
      <w:r w:rsidRPr="00105DFD">
        <w:t>The integration of such data would also align with emerging trends in</w:t>
      </w:r>
      <w:r w:rsidRPr="00105DFD">
        <w:rPr>
          <w:rFonts w:eastAsiaTheme="majorEastAsia"/>
        </w:rPr>
        <w:t> digital mental health</w:t>
      </w:r>
      <w:r w:rsidRPr="00105DFD">
        <w:t>, where continuous and passive monitoring can provide real-time insights into symptom dynamics</w:t>
      </w:r>
      <w:r w:rsidR="00821E96">
        <w:t xml:space="preserve"> </w:t>
      </w:r>
      <w:r w:rsidR="00821E96">
        <w:fldChar w:fldCharType="begin"/>
      </w:r>
      <w:r w:rsidR="006E215B">
        <w:instrText xml:space="preserve"> ADDIN ZOTERO_ITEM CSL_CITATION {"citationID":"xVk6zLQd","properties":{"formattedCitation":"(Insel, 2017)","plainCitation":"(Insel, 2017)","noteIndex":0},"citationItems":[{"id":4574,"uris":["http://zotero.org/users/13126831/items/A724V3A9"],"itemData":{"id":4574,"type":"article-journal","abstract":"Digital phenotyping is the term now used for describing new approach to measuring behavior from smartphone sensors, keyboard interaction, and various features of voice and speech. Already digital phenotyping is revealing new aspects of behavior that appear clinically relevant. Here, Insel examines whether smartphone measures collected continuously in a patient's ecosystem will prove better at predicting clinical outcomes than episodic rating scales collected in a clinical setting.","container-title":"JAMA","DOI":"10.1001/jama.2017.11295","ISSN":"0098-7484","issue":"13","note":"publisher-place: United States\npublisher: United States: American Medical Association","page":"1215-1216","title":"Digital Phenotyping: Technology for a New Science of Behavior","volume":"318","author":[{"family":"Insel","given":"Thomas R"}],"issued":{"date-parts":[["2017"]]},"citation-key":"inselDigitalPhenotypingTechnology2017"}}],"schema":"https://github.com/citation-style-language/schema/raw/master/csl-citation.json"} </w:instrText>
      </w:r>
      <w:r w:rsidR="00821E96">
        <w:fldChar w:fldCharType="separate"/>
      </w:r>
      <w:r w:rsidR="00821E96">
        <w:rPr>
          <w:noProof/>
        </w:rPr>
        <w:t>(Insel, 2017)</w:t>
      </w:r>
      <w:r w:rsidR="00821E96">
        <w:fldChar w:fldCharType="end"/>
      </w:r>
      <w:r w:rsidR="00821E96">
        <w:t>.</w:t>
      </w:r>
    </w:p>
    <w:p w14:paraId="66A28FE4" w14:textId="30750837" w:rsidR="00105DFD" w:rsidRDefault="00105DFD" w:rsidP="00821E96">
      <w:pPr>
        <w:ind w:firstLine="720"/>
      </w:pPr>
      <w:r w:rsidRPr="00105DFD">
        <w:t>Importantly,</w:t>
      </w:r>
      <w:r w:rsidRPr="00105DFD">
        <w:rPr>
          <w:rFonts w:eastAsiaTheme="majorEastAsia"/>
        </w:rPr>
        <w:t> model interpretability </w:t>
      </w:r>
      <w:r w:rsidRPr="00105DFD">
        <w:t>must remain a central consideration; clinical decision-making depends not only on accuracy but also on transparency and trust in the model’s predictions</w:t>
      </w:r>
      <w:r w:rsidR="00821E96">
        <w:t xml:space="preserve"> </w:t>
      </w:r>
      <w:r w:rsidR="00821E96">
        <w:fldChar w:fldCharType="begin"/>
      </w:r>
      <w:r w:rsidR="006E215B">
        <w:instrText xml:space="preserve"> ADDIN ZOTERO_ITEM CSL_CITATION {"citationID":"aanNTyi6","properties":{"formattedCitation":"(Lipton, 2018)","plainCitation":"(Lipton, 2018)","noteIndex":0},"citationItems":[{"id":4576,"uris":["http://zotero.org/users/13126831/items/N4B55PN6"],"itemData":{"id":4576,"type":"article-journal","abstract":"Supervised machine-learning models boast remarkable predictive capabilities. But can you trust your model? Will it work in deployment? What else can it tell you about the world?","container-title":"ACM queue","DOI":"10.1145/3236386.3241340","ISSN":"1542-7730","issue":"3","page":"31-57","title":"The Mythos of Model Interpretability: In machine learning, the concept of interpretability is both important and slippery","volume":"16","author":[{"family":"Lipton","given":"Zachary C."}],"issued":{"date-parts":[["2018"]]},"citation-key":"liptonMythosModelInterpretability2018"}}],"schema":"https://github.com/citation-style-language/schema/raw/master/csl-citation.json"} </w:instrText>
      </w:r>
      <w:r w:rsidR="00821E96">
        <w:fldChar w:fldCharType="separate"/>
      </w:r>
      <w:r w:rsidR="00821E96">
        <w:rPr>
          <w:noProof/>
        </w:rPr>
        <w:t>(Lipton, 2018)</w:t>
      </w:r>
      <w:r w:rsidR="00821E96">
        <w:fldChar w:fldCharType="end"/>
      </w:r>
      <w:r w:rsidR="00821E96">
        <w:t xml:space="preserve">. </w:t>
      </w:r>
      <w:r w:rsidRPr="00105DFD">
        <w:t>Finally, future research must prioritize</w:t>
      </w:r>
      <w:r w:rsidRPr="00105DFD">
        <w:rPr>
          <w:rFonts w:eastAsiaTheme="majorEastAsia"/>
        </w:rPr>
        <w:t xml:space="preserve"> real-world </w:t>
      </w:r>
      <w:r w:rsidRPr="00105DFD">
        <w:rPr>
          <w:rFonts w:eastAsiaTheme="majorEastAsia"/>
        </w:rPr>
        <w:lastRenderedPageBreak/>
        <w:t>validation </w:t>
      </w:r>
      <w:r w:rsidRPr="00105DFD">
        <w:t>and</w:t>
      </w:r>
      <w:r w:rsidRPr="00105DFD">
        <w:rPr>
          <w:rFonts w:eastAsiaTheme="majorEastAsia"/>
        </w:rPr>
        <w:t> reproducibility</w:t>
      </w:r>
      <w:r w:rsidRPr="00105DFD">
        <w:t>. Many studies, including the present one, rely on curated or preprocessed datasets that may not fully reflect the variability encountered in applied clinical environments. Validation in</w:t>
      </w:r>
      <w:r w:rsidRPr="00105DFD">
        <w:rPr>
          <w:rFonts w:eastAsiaTheme="majorEastAsia"/>
        </w:rPr>
        <w:t> external, heterogeneous samples</w:t>
      </w:r>
      <w:r w:rsidR="00821E96">
        <w:t xml:space="preserve">, </w:t>
      </w:r>
      <w:r w:rsidRPr="00105DFD">
        <w:t>particularly from clinical or hospital-based populations</w:t>
      </w:r>
      <w:r w:rsidR="00821E96">
        <w:t xml:space="preserve">, </w:t>
      </w:r>
      <w:r w:rsidRPr="00105DFD">
        <w:t>is essential for assessing generalizability and translational value</w:t>
      </w:r>
      <w:r w:rsidR="006E6A88">
        <w:t xml:space="preserve"> </w:t>
      </w:r>
      <w:r w:rsidR="006E6A88" w:rsidRPr="006E6A88">
        <w:rPr>
          <w:color w:val="92D050"/>
        </w:rPr>
        <w:fldChar w:fldCharType="begin"/>
      </w:r>
      <w:r w:rsidR="006E215B">
        <w:rPr>
          <w:color w:val="92D050"/>
        </w:rPr>
        <w:instrText xml:space="preserve"> ADDIN ZOTERO_ITEM CSL_CITATION {"citationID":"gAmpGZFw","properties":{"formattedCitation":"(Van Calster, McLernon, van Smeden, Wynants, &amp; Steyerberg, 2019)","plainCitation":"(Van Calster, McLernon, van Smeden, Wynants, &amp; Steyerberg, 2019)","noteIndex":0},"citationItems":[{"id":4578,"uris":["http://zotero.org/users/13126831/items/4SAYIGG5"],"itemData":{"id":4578,"type":"article-journal","abstract":"The assessment of calibration performance of risk prediction models based on regression or more flexible machine learning algorithms receives little attention.\nHerein, we argue that this needs to change immediately because poorly calibrated algorithms can be misleading and potentially harmful for clinical decision-making. We summarize how to avoid poor calibration at algorithm development and how to assess calibration at algorithm validation, emphasizing balance between model complexity and the available sample size. At external validation, calibration curves require sufficiently large samples. Algorithm updating should be considered for appropriate support of clinical practice.\nEfforts are required to avoid poor calibration when developing prediction models, to evaluate calibration when validating models, and to update models when indicated. The ultimate aim is to optimize the utility of predictive analytics for shared decision-making and patient counseling.","container-title":"BMC Med","DOI":"10.1186/s12916-019-1466-7","ISSN":"1741-7015","issue":"1","note":"publisher-place: England\npublisher: England: BioMed Central Ltd","page":"230-230","title":"Calibration: the Achilles heel of predictive analytics","volume":"17","author":[{"family":"Van Calster","given":"Ben"},{"family":"McLernon","given":"David J."},{"family":"Smeden","given":"Maarten","non-dropping-particle":"van"},{"family":"Wynants","given":"Laure"},{"family":"Steyerberg","given":"Ewout W."}],"issued":{"date-parts":[["2019"]]},"citation-key":"vancalsterCalibrationAchillesHeel2019a"}}],"schema":"https://github.com/citation-style-language/schema/raw/master/csl-citation.json"} </w:instrText>
      </w:r>
      <w:r w:rsidR="006E6A88" w:rsidRPr="006E6A88">
        <w:rPr>
          <w:color w:val="92D050"/>
        </w:rPr>
        <w:fldChar w:fldCharType="separate"/>
      </w:r>
      <w:r w:rsidR="006E6A88" w:rsidRPr="006E6A88">
        <w:rPr>
          <w:noProof/>
          <w:color w:val="92D050"/>
        </w:rPr>
        <w:t>(Van Calster, McLernon, van Smeden, Wynants, &amp; Steyerberg, 2019)</w:t>
      </w:r>
      <w:r w:rsidR="006E6A88" w:rsidRPr="006E6A88">
        <w:rPr>
          <w:color w:val="92D050"/>
        </w:rPr>
        <w:fldChar w:fldCharType="end"/>
      </w:r>
      <w:r w:rsidR="006E6A88" w:rsidRPr="006E6A88">
        <w:rPr>
          <w:color w:val="92D050"/>
        </w:rPr>
        <w:t xml:space="preserve">. </w:t>
      </w:r>
      <w:r w:rsidRPr="00105DFD">
        <w:t>Transparent reporting of model parameters, performance metrics, and code, along with data sharing where possible, is equally important to</w:t>
      </w:r>
      <w:r w:rsidR="006E6A88">
        <w:t xml:space="preserve"> </w:t>
      </w:r>
      <w:r w:rsidRPr="00105DFD">
        <w:t>support</w:t>
      </w:r>
      <w:r w:rsidR="006E6A88">
        <w:rPr>
          <w:rFonts w:eastAsiaTheme="majorEastAsia"/>
        </w:rPr>
        <w:t xml:space="preserve"> </w:t>
      </w:r>
      <w:r w:rsidRPr="00105DFD">
        <w:rPr>
          <w:rFonts w:eastAsiaTheme="majorEastAsia"/>
        </w:rPr>
        <w:t>reproducibility</w:t>
      </w:r>
      <w:r w:rsidR="006E6A88">
        <w:rPr>
          <w:rFonts w:eastAsiaTheme="majorEastAsia"/>
        </w:rPr>
        <w:t xml:space="preserve"> </w:t>
      </w:r>
      <w:r w:rsidRPr="00105DFD">
        <w:t>and</w:t>
      </w:r>
      <w:r w:rsidR="006E6A88">
        <w:rPr>
          <w:rFonts w:eastAsiaTheme="majorEastAsia"/>
        </w:rPr>
        <w:t xml:space="preserve"> </w:t>
      </w:r>
      <w:r w:rsidRPr="00105DFD">
        <w:rPr>
          <w:rFonts w:eastAsiaTheme="majorEastAsia"/>
        </w:rPr>
        <w:t>cumulative</w:t>
      </w:r>
      <w:r w:rsidR="006E6A88">
        <w:rPr>
          <w:rFonts w:eastAsiaTheme="majorEastAsia"/>
        </w:rPr>
        <w:t xml:space="preserve"> </w:t>
      </w:r>
      <w:r w:rsidRPr="00105DFD">
        <w:rPr>
          <w:rFonts w:eastAsiaTheme="majorEastAsia"/>
        </w:rPr>
        <w:t>progress </w:t>
      </w:r>
      <w:r w:rsidRPr="00105DFD">
        <w:t xml:space="preserve">in the field </w:t>
      </w:r>
      <w:r w:rsidR="006E6A88">
        <w:fldChar w:fldCharType="begin"/>
      </w:r>
      <w:r w:rsidR="006E215B">
        <w:instrText xml:space="preserve"> ADDIN ZOTERO_ITEM CSL_CITATION {"citationID":"tDJ7id7s","properties":{"formattedCitation":"(Collins et al., 2015)","plainCitation":"(Collins et al., 2015)","noteIndex":0},"citationItems":[{"id":4577,"uris":["http://zotero.org/users/13126831/items/SKMW64EM"],"itemData":{"id":4577,"type":"article-journal","container-title":"Circulation (New York, N.Y.)","DOI":"10.1161/CIRCULATIONAHA.114.014508","ISSN":"0009-7322","issue":"2","note":"publisher: Lippincott Williams &amp; Wilkins","page":"211-219","title":"Transparent Reporting of a Multivariable Prediction Model for Individual Prognosis or Diagnosis (TRIPOD): The TRIPOD Statement","volume":"131","author":[{"family":"Collins","given":"Gary S."},{"family":"Reitsma","given":"Johannes B."},{"family":"Altman","given":"Douglas G."},{"family":"Moons","given":"Karel G.M."}],"issued":{"date-parts":[["2015"]]},"citation-key":"collinsTransparentReportingMultivariable2015"}}],"schema":"https://github.com/citation-style-language/schema/raw/master/csl-citation.json"} </w:instrText>
      </w:r>
      <w:r w:rsidR="006E6A88">
        <w:fldChar w:fldCharType="separate"/>
      </w:r>
      <w:r w:rsidR="006E6A88">
        <w:rPr>
          <w:noProof/>
        </w:rPr>
        <w:t>(Collins et al., 2015)</w:t>
      </w:r>
      <w:r w:rsidR="006E6A88">
        <w:fldChar w:fldCharType="end"/>
      </w:r>
      <w:r w:rsidR="006E6A88">
        <w:t>.</w:t>
      </w:r>
    </w:p>
    <w:p w14:paraId="1C726616" w14:textId="3291CDAF" w:rsidR="006E6A88" w:rsidRPr="00105DFD" w:rsidRDefault="00C831DB" w:rsidP="00821E96">
      <w:pPr>
        <w:ind w:firstLine="720"/>
      </w:pPr>
      <w:r>
        <w:t>-</w:t>
      </w:r>
      <w:proofErr w:type="gramStart"/>
      <w:r>
        <w:t>also</w:t>
      </w:r>
      <w:proofErr w:type="gramEnd"/>
      <w:r>
        <w:t xml:space="preserve"> youth brain might be very noisy because of developmental changes</w:t>
      </w:r>
    </w:p>
    <w:p w14:paraId="6A8D2B23" w14:textId="04179D99" w:rsidR="00E66E5C" w:rsidRDefault="00105DFD" w:rsidP="00105DFD">
      <w:pPr>
        <w:pStyle w:val="Style2"/>
      </w:pPr>
      <w:bookmarkStart w:id="68" w:name="_Toc197292378"/>
      <w:r>
        <w:t>Conclusion</w:t>
      </w:r>
      <w:bookmarkEnd w:id="68"/>
    </w:p>
    <w:p w14:paraId="2ED0BF0B" w14:textId="77777777" w:rsidR="00C831DB" w:rsidRDefault="00C831DB">
      <w:pPr>
        <w:spacing w:line="240" w:lineRule="auto"/>
        <w:rPr>
          <w:rFonts w:eastAsiaTheme="majorEastAsia" w:cstheme="majorBidi"/>
          <w:b/>
          <w:color w:val="000000" w:themeColor="text1"/>
          <w:szCs w:val="40"/>
        </w:rPr>
      </w:pPr>
      <w:r>
        <w:br w:type="page"/>
      </w:r>
    </w:p>
    <w:p w14:paraId="7BC04CF9" w14:textId="1E188C72" w:rsidR="00B365C7" w:rsidRPr="00B365C7" w:rsidRDefault="00B365C7" w:rsidP="00654021">
      <w:pPr>
        <w:pStyle w:val="Style1"/>
      </w:pPr>
      <w:bookmarkStart w:id="69" w:name="_Toc197292379"/>
      <w:r>
        <w:lastRenderedPageBreak/>
        <w:t>References</w:t>
      </w:r>
      <w:bookmarkEnd w:id="69"/>
    </w:p>
    <w:p w14:paraId="47D85E6C" w14:textId="17F9DAA3" w:rsidR="0085206F" w:rsidRDefault="0085206F" w:rsidP="00B365C7">
      <w:pPr>
        <w:rPr>
          <w:color w:val="000000" w:themeColor="text1"/>
        </w:rPr>
      </w:pPr>
    </w:p>
    <w:p w14:paraId="6446EC95" w14:textId="77777777" w:rsidR="00AB1633" w:rsidRPr="00AB1633" w:rsidRDefault="006E6A88" w:rsidP="00AB1633">
      <w:pPr>
        <w:pStyle w:val="Bibliography"/>
        <w:rPr>
          <w:rFonts w:eastAsiaTheme="minorHAnsi"/>
        </w:rPr>
      </w:pPr>
      <w:r>
        <w:rPr>
          <w:color w:val="000000" w:themeColor="text1"/>
        </w:rPr>
        <w:fldChar w:fldCharType="begin"/>
      </w:r>
      <w:r>
        <w:rPr>
          <w:color w:val="000000" w:themeColor="text1"/>
        </w:rPr>
        <w:instrText xml:space="preserve"> ADDIN ZOTERO_BIBL {"uncited":[],"omitted":[],"custom":[]} CSL_BIBLIOGRAPHY </w:instrText>
      </w:r>
      <w:r>
        <w:rPr>
          <w:color w:val="000000" w:themeColor="text1"/>
        </w:rPr>
        <w:fldChar w:fldCharType="separate"/>
      </w:r>
      <w:r w:rsidR="00AB1633" w:rsidRPr="00AB1633">
        <w:rPr>
          <w:rFonts w:eastAsiaTheme="minorHAnsi"/>
          <w:i/>
          <w:iCs/>
        </w:rPr>
        <w:t>3.3. Tuning the decision threshold for class prediction</w:t>
      </w:r>
      <w:r w:rsidR="00AB1633" w:rsidRPr="00AB1633">
        <w:rPr>
          <w:rFonts w:eastAsiaTheme="minorHAnsi"/>
        </w:rPr>
        <w:t>. (n.d.). Scikit-Learn. Retrieved April 20, 2025, from https://scikit-learn/stable/modules/classification_threshold.html</w:t>
      </w:r>
    </w:p>
    <w:p w14:paraId="0FEF0E16" w14:textId="77777777" w:rsidR="00AB1633" w:rsidRPr="00AB1633" w:rsidRDefault="00AB1633" w:rsidP="00AB1633">
      <w:pPr>
        <w:pStyle w:val="Bibliography"/>
        <w:rPr>
          <w:rFonts w:eastAsiaTheme="minorHAnsi"/>
        </w:rPr>
      </w:pPr>
      <w:r w:rsidRPr="00AB1633">
        <w:rPr>
          <w:rFonts w:eastAsiaTheme="minorHAnsi"/>
        </w:rPr>
        <w:t xml:space="preserve">ABCD Study. (2025, March 14). </w:t>
      </w:r>
      <w:r w:rsidRPr="00AB1633">
        <w:rPr>
          <w:rFonts w:eastAsiaTheme="minorHAnsi"/>
          <w:i/>
          <w:iCs/>
        </w:rPr>
        <w:t>MRI Quality Control &amp; Recommended Image Inclusion Criteria</w:t>
      </w:r>
      <w:r w:rsidRPr="00AB1633">
        <w:rPr>
          <w:rFonts w:eastAsiaTheme="minorHAnsi"/>
        </w:rPr>
        <w:t>. https://wiki.abcdstudy.org/release-notes/imaging/quality-control.html</w:t>
      </w:r>
    </w:p>
    <w:p w14:paraId="60FC226E" w14:textId="77777777" w:rsidR="00AB1633" w:rsidRPr="00AB1633" w:rsidRDefault="00AB1633" w:rsidP="00AB1633">
      <w:pPr>
        <w:pStyle w:val="Bibliography"/>
        <w:rPr>
          <w:rFonts w:eastAsiaTheme="minorHAnsi"/>
        </w:rPr>
      </w:pPr>
      <w:r w:rsidRPr="00AB1633">
        <w:rPr>
          <w:rFonts w:eastAsiaTheme="minorHAnsi"/>
        </w:rPr>
        <w:t xml:space="preserve">Achenbach, McConaughy, S., Ivanova, M., &amp; Rescorla, L. (2017). Manual for the </w:t>
      </w:r>
      <w:proofErr w:type="spellStart"/>
      <w:r w:rsidRPr="00AB1633">
        <w:rPr>
          <w:rFonts w:eastAsiaTheme="minorHAnsi"/>
        </w:rPr>
        <w:t>aseba</w:t>
      </w:r>
      <w:proofErr w:type="spellEnd"/>
      <w:r w:rsidRPr="00AB1633">
        <w:rPr>
          <w:rFonts w:eastAsiaTheme="minorHAnsi"/>
        </w:rPr>
        <w:t xml:space="preserve"> brief problem monitor for ages 6–18 (bpm/6–18). </w:t>
      </w:r>
      <w:r w:rsidRPr="00AB1633">
        <w:rPr>
          <w:rFonts w:eastAsiaTheme="minorHAnsi"/>
          <w:i/>
          <w:iCs/>
        </w:rPr>
        <w:t>Burlington: University of Vermont Research Center for Children, Youth, and Families</w:t>
      </w:r>
      <w:r w:rsidRPr="00AB1633">
        <w:rPr>
          <w:rFonts w:eastAsiaTheme="minorHAnsi"/>
        </w:rPr>
        <w:t>.</w:t>
      </w:r>
    </w:p>
    <w:p w14:paraId="43C1B7E4" w14:textId="77777777" w:rsidR="00AB1633" w:rsidRPr="00AB1633" w:rsidRDefault="00AB1633" w:rsidP="00AB1633">
      <w:pPr>
        <w:pStyle w:val="Bibliography"/>
        <w:rPr>
          <w:rFonts w:eastAsiaTheme="minorHAnsi"/>
        </w:rPr>
      </w:pPr>
      <w:r w:rsidRPr="00AB1633">
        <w:rPr>
          <w:rFonts w:eastAsiaTheme="minorHAnsi"/>
        </w:rPr>
        <w:t xml:space="preserve">Achenbach, T. M. (2001). </w:t>
      </w:r>
      <w:r w:rsidRPr="00AB1633">
        <w:rPr>
          <w:rFonts w:eastAsiaTheme="minorHAnsi"/>
          <w:i/>
          <w:iCs/>
        </w:rPr>
        <w:t>Manual for the ASEBA school-age forms &amp; profiles: Child behavior checklist for ages 6-18, teacher’s report form, youth self-report: An integrated system of multi-informant assessment</w:t>
      </w:r>
      <w:r w:rsidRPr="00AB1633">
        <w:rPr>
          <w:rFonts w:eastAsiaTheme="minorHAnsi"/>
        </w:rPr>
        <w:t>. ASEBA.</w:t>
      </w:r>
    </w:p>
    <w:p w14:paraId="79B88F2D" w14:textId="77777777" w:rsidR="00AB1633" w:rsidRPr="00AB1633" w:rsidRDefault="00AB1633" w:rsidP="00AB1633">
      <w:pPr>
        <w:pStyle w:val="Bibliography"/>
        <w:rPr>
          <w:rFonts w:eastAsiaTheme="minorHAnsi"/>
        </w:rPr>
      </w:pPr>
      <w:r w:rsidRPr="00AB1633">
        <w:rPr>
          <w:rFonts w:eastAsiaTheme="minorHAnsi"/>
        </w:rPr>
        <w:t xml:space="preserve">Achenbach, T. M. (2009). </w:t>
      </w:r>
      <w:r w:rsidRPr="00AB1633">
        <w:rPr>
          <w:rFonts w:eastAsiaTheme="minorHAnsi"/>
          <w:i/>
          <w:iCs/>
        </w:rPr>
        <w:t>The Achenbach system of empirically based assessment (ASEBA): Development, findings, theory, and applications</w:t>
      </w:r>
      <w:r w:rsidRPr="00AB1633">
        <w:rPr>
          <w:rFonts w:eastAsiaTheme="minorHAnsi"/>
        </w:rPr>
        <w:t>. University of Vermont, Research Center for Children, Youth, &amp; Families.</w:t>
      </w:r>
    </w:p>
    <w:p w14:paraId="38599A06" w14:textId="77777777" w:rsidR="00AB1633" w:rsidRPr="00AB1633" w:rsidRDefault="00AB1633" w:rsidP="00AB1633">
      <w:pPr>
        <w:pStyle w:val="Bibliography"/>
        <w:rPr>
          <w:rFonts w:eastAsiaTheme="minorHAnsi"/>
        </w:rPr>
      </w:pPr>
      <w:r w:rsidRPr="00AB1633">
        <w:rPr>
          <w:rFonts w:eastAsiaTheme="minorHAnsi"/>
        </w:rPr>
        <w:t xml:space="preserve">Achenbach, T. M. (2018). Achenbach System of Empirically Based Assessment (ASEBA). In </w:t>
      </w:r>
      <w:r w:rsidRPr="00AB1633">
        <w:rPr>
          <w:rFonts w:eastAsiaTheme="minorHAnsi"/>
          <w:i/>
          <w:iCs/>
        </w:rPr>
        <w:t>Encyclopedia of Clinical Neuropsychology</w:t>
      </w:r>
      <w:r w:rsidRPr="00AB1633">
        <w:rPr>
          <w:rFonts w:eastAsiaTheme="minorHAnsi"/>
        </w:rPr>
        <w:t xml:space="preserve"> (pp. 26–33). Springer, Cham. https://doi.org/10.1007/978-3-319-57111-9_1529</w:t>
      </w:r>
    </w:p>
    <w:p w14:paraId="6076A893" w14:textId="77777777" w:rsidR="00AB1633" w:rsidRPr="00AB1633" w:rsidRDefault="00AB1633" w:rsidP="00AB1633">
      <w:pPr>
        <w:pStyle w:val="Bibliography"/>
        <w:rPr>
          <w:rFonts w:eastAsiaTheme="minorHAnsi"/>
        </w:rPr>
      </w:pPr>
      <w:r w:rsidRPr="00AB1633">
        <w:rPr>
          <w:rFonts w:eastAsiaTheme="minorHAnsi"/>
        </w:rPr>
        <w:t xml:space="preserve">Achenbach, T. M., McConaughy, S. H., &amp; Howell, C. T. (1987). Child/Adolescent Behavioral and Emotional Problems: Implications of Cross-Informant Correlations for Situational Specificity. </w:t>
      </w:r>
      <w:r w:rsidRPr="00AB1633">
        <w:rPr>
          <w:rFonts w:eastAsiaTheme="minorHAnsi"/>
          <w:i/>
          <w:iCs/>
        </w:rPr>
        <w:t>Psychol Bull</w:t>
      </w:r>
      <w:r w:rsidRPr="00AB1633">
        <w:rPr>
          <w:rFonts w:eastAsiaTheme="minorHAnsi"/>
        </w:rPr>
        <w:t xml:space="preserve">, </w:t>
      </w:r>
      <w:r w:rsidRPr="00AB1633">
        <w:rPr>
          <w:rFonts w:eastAsiaTheme="minorHAnsi"/>
          <w:i/>
          <w:iCs/>
        </w:rPr>
        <w:t>101</w:t>
      </w:r>
      <w:r w:rsidRPr="00AB1633">
        <w:rPr>
          <w:rFonts w:eastAsiaTheme="minorHAnsi"/>
        </w:rPr>
        <w:t>(2), 213–232. https://doi.org/10.1037/0033-2909.101.2.213</w:t>
      </w:r>
    </w:p>
    <w:p w14:paraId="432E0BC9" w14:textId="77777777" w:rsidR="00AB1633" w:rsidRPr="00AB1633" w:rsidRDefault="00AB1633" w:rsidP="00AB1633">
      <w:pPr>
        <w:pStyle w:val="Bibliography"/>
        <w:rPr>
          <w:rFonts w:eastAsiaTheme="minorHAnsi"/>
        </w:rPr>
      </w:pPr>
      <w:r w:rsidRPr="00AB1633">
        <w:rPr>
          <w:rFonts w:eastAsiaTheme="minorHAnsi"/>
        </w:rPr>
        <w:t xml:space="preserve">Achenbach, T. M., McConaughy, S. H., Ivanova, M. Y., &amp; Rescorla, L. A. (n.d.). </w:t>
      </w:r>
      <w:r w:rsidRPr="00AB1633">
        <w:rPr>
          <w:rFonts w:eastAsiaTheme="minorHAnsi"/>
          <w:i/>
          <w:iCs/>
        </w:rPr>
        <w:t xml:space="preserve">Manual for the ASEBA Brief Problem </w:t>
      </w:r>
      <w:proofErr w:type="spellStart"/>
      <w:r w:rsidRPr="00AB1633">
        <w:rPr>
          <w:rFonts w:eastAsiaTheme="minorHAnsi"/>
          <w:i/>
          <w:iCs/>
        </w:rPr>
        <w:t>Monitor</w:t>
      </w:r>
      <w:r w:rsidRPr="00AB1633">
        <w:rPr>
          <w:rFonts w:eastAsiaTheme="minorHAnsi"/>
          <w:i/>
          <w:iCs/>
          <w:vertAlign w:val="superscript"/>
        </w:rPr>
        <w:t>TM</w:t>
      </w:r>
      <w:proofErr w:type="spellEnd"/>
      <w:r w:rsidRPr="00AB1633">
        <w:rPr>
          <w:rFonts w:eastAsiaTheme="minorHAnsi"/>
          <w:i/>
          <w:iCs/>
        </w:rPr>
        <w:t xml:space="preserve"> for Ages 6-18 (BPM/6-18)</w:t>
      </w:r>
      <w:r w:rsidRPr="00AB1633">
        <w:rPr>
          <w:rFonts w:eastAsiaTheme="minorHAnsi"/>
        </w:rPr>
        <w:t>.</w:t>
      </w:r>
    </w:p>
    <w:p w14:paraId="5886E593" w14:textId="77777777" w:rsidR="00AB1633" w:rsidRPr="00AB1633" w:rsidRDefault="00AB1633" w:rsidP="00AB1633">
      <w:pPr>
        <w:pStyle w:val="Bibliography"/>
        <w:rPr>
          <w:rFonts w:eastAsiaTheme="minorHAnsi"/>
        </w:rPr>
      </w:pPr>
      <w:r w:rsidRPr="00AB1633">
        <w:rPr>
          <w:rFonts w:eastAsiaTheme="minorHAnsi"/>
        </w:rPr>
        <w:lastRenderedPageBreak/>
        <w:t xml:space="preserve">Achenbach, T. M., McConaughy, S. H., Ivanova, M. Y., &amp; Rescorla, L. A. (2011). Manual for the ASEBA brief problem monitor (BPM). </w:t>
      </w:r>
      <w:r w:rsidRPr="00AB1633">
        <w:rPr>
          <w:rFonts w:eastAsiaTheme="minorHAnsi"/>
          <w:i/>
          <w:iCs/>
        </w:rPr>
        <w:t>Burlington, VT: ASEBA</w:t>
      </w:r>
      <w:r w:rsidRPr="00AB1633">
        <w:rPr>
          <w:rFonts w:eastAsiaTheme="minorHAnsi"/>
        </w:rPr>
        <w:t xml:space="preserve">, </w:t>
      </w:r>
      <w:r w:rsidRPr="00AB1633">
        <w:rPr>
          <w:rFonts w:eastAsiaTheme="minorHAnsi"/>
          <w:i/>
          <w:iCs/>
        </w:rPr>
        <w:t>33</w:t>
      </w:r>
      <w:r w:rsidRPr="00AB1633">
        <w:rPr>
          <w:rFonts w:eastAsiaTheme="minorHAnsi"/>
        </w:rPr>
        <w:t>.</w:t>
      </w:r>
    </w:p>
    <w:p w14:paraId="4A222426" w14:textId="77777777" w:rsidR="00AB1633" w:rsidRPr="00AB1633" w:rsidRDefault="00AB1633" w:rsidP="00AB1633">
      <w:pPr>
        <w:pStyle w:val="Bibliography"/>
        <w:rPr>
          <w:rFonts w:eastAsiaTheme="minorHAnsi"/>
        </w:rPr>
      </w:pPr>
      <w:r w:rsidRPr="00AB1633">
        <w:rPr>
          <w:rFonts w:eastAsiaTheme="minorHAnsi"/>
        </w:rPr>
        <w:t xml:space="preserve">American Psychiatric Association. (2013). </w:t>
      </w:r>
      <w:r w:rsidRPr="00AB1633">
        <w:rPr>
          <w:rFonts w:eastAsiaTheme="minorHAnsi"/>
          <w:i/>
          <w:iCs/>
        </w:rPr>
        <w:t>Diagnostic and statistical manual of mental disorders: DSM-5</w:t>
      </w:r>
      <w:r w:rsidRPr="00AB1633">
        <w:rPr>
          <w:rFonts w:eastAsiaTheme="minorHAnsi"/>
        </w:rPr>
        <w:t xml:space="preserve"> (5th ed.). American Psychiatric Association.</w:t>
      </w:r>
    </w:p>
    <w:p w14:paraId="1AD1A74A" w14:textId="77777777" w:rsidR="00AB1633" w:rsidRPr="00AB1633" w:rsidRDefault="00AB1633" w:rsidP="00AB1633">
      <w:pPr>
        <w:pStyle w:val="Bibliography"/>
        <w:rPr>
          <w:rFonts w:eastAsiaTheme="minorHAnsi"/>
        </w:rPr>
      </w:pPr>
      <w:r w:rsidRPr="00AB1633">
        <w:rPr>
          <w:rFonts w:eastAsiaTheme="minorHAnsi"/>
        </w:rPr>
        <w:t xml:space="preserve">Anagnostopoulos, D. C., </w:t>
      </w:r>
      <w:proofErr w:type="spellStart"/>
      <w:r w:rsidRPr="00AB1633">
        <w:rPr>
          <w:rFonts w:eastAsiaTheme="minorHAnsi"/>
        </w:rPr>
        <w:t>Korlou</w:t>
      </w:r>
      <w:proofErr w:type="spellEnd"/>
      <w:r w:rsidRPr="00AB1633">
        <w:rPr>
          <w:rFonts w:eastAsiaTheme="minorHAnsi"/>
        </w:rPr>
        <w:t xml:space="preserve">, S., Sakellariou, K., </w:t>
      </w:r>
      <w:proofErr w:type="spellStart"/>
      <w:r w:rsidRPr="00AB1633">
        <w:rPr>
          <w:rFonts w:eastAsiaTheme="minorHAnsi"/>
        </w:rPr>
        <w:t>Kondyli</w:t>
      </w:r>
      <w:proofErr w:type="spellEnd"/>
      <w:r w:rsidRPr="00AB1633">
        <w:rPr>
          <w:rFonts w:eastAsiaTheme="minorHAnsi"/>
        </w:rPr>
        <w:t xml:space="preserve">, V., </w:t>
      </w:r>
      <w:proofErr w:type="spellStart"/>
      <w:r w:rsidRPr="00AB1633">
        <w:rPr>
          <w:rFonts w:eastAsiaTheme="minorHAnsi"/>
        </w:rPr>
        <w:t>Sarafidou</w:t>
      </w:r>
      <w:proofErr w:type="spellEnd"/>
      <w:r w:rsidRPr="00AB1633">
        <w:rPr>
          <w:rFonts w:eastAsiaTheme="minorHAnsi"/>
        </w:rPr>
        <w:t xml:space="preserve">, J., </w:t>
      </w:r>
      <w:proofErr w:type="spellStart"/>
      <w:r w:rsidRPr="00AB1633">
        <w:rPr>
          <w:rFonts w:eastAsiaTheme="minorHAnsi"/>
        </w:rPr>
        <w:t>Tsakanikos</w:t>
      </w:r>
      <w:proofErr w:type="spellEnd"/>
      <w:r w:rsidRPr="00AB1633">
        <w:rPr>
          <w:rFonts w:eastAsiaTheme="minorHAnsi"/>
        </w:rPr>
        <w:t xml:space="preserve">, E., Giannakopoulos, G., &amp; Liakopoulou, M. (2016). Comorbid psychopathology and clinical symptomatology in children and adolescents with obsessive-compulsive disorder. </w:t>
      </w:r>
      <w:proofErr w:type="spellStart"/>
      <w:r w:rsidRPr="00AB1633">
        <w:rPr>
          <w:rFonts w:eastAsiaTheme="minorHAnsi"/>
          <w:i/>
          <w:iCs/>
        </w:rPr>
        <w:t>Psychiatriki</w:t>
      </w:r>
      <w:proofErr w:type="spellEnd"/>
      <w:r w:rsidRPr="00AB1633">
        <w:rPr>
          <w:rFonts w:eastAsiaTheme="minorHAnsi"/>
        </w:rPr>
        <w:t xml:space="preserve">, </w:t>
      </w:r>
      <w:r w:rsidRPr="00AB1633">
        <w:rPr>
          <w:rFonts w:eastAsiaTheme="minorHAnsi"/>
          <w:i/>
          <w:iCs/>
        </w:rPr>
        <w:t>27</w:t>
      </w:r>
      <w:r w:rsidRPr="00AB1633">
        <w:rPr>
          <w:rFonts w:eastAsiaTheme="minorHAnsi"/>
        </w:rPr>
        <w:t>(1), 27.</w:t>
      </w:r>
    </w:p>
    <w:p w14:paraId="780B816B" w14:textId="77777777" w:rsidR="00AB1633" w:rsidRPr="00AB1633" w:rsidRDefault="00AB1633" w:rsidP="00AB1633">
      <w:pPr>
        <w:pStyle w:val="Bibliography"/>
        <w:rPr>
          <w:rFonts w:eastAsiaTheme="minorHAnsi"/>
        </w:rPr>
      </w:pPr>
      <w:proofErr w:type="spellStart"/>
      <w:r w:rsidRPr="00AB1633">
        <w:rPr>
          <w:rFonts w:eastAsiaTheme="minorHAnsi"/>
        </w:rPr>
        <w:t>Arbabshirani</w:t>
      </w:r>
      <w:proofErr w:type="spellEnd"/>
      <w:r w:rsidRPr="00AB1633">
        <w:rPr>
          <w:rFonts w:eastAsiaTheme="minorHAnsi"/>
        </w:rPr>
        <w:t xml:space="preserve">, M. R., Plis, S., Sui, J., &amp; Calhoun, V. D. (2017). Single subject prediction of brain disorders in neuroimaging: Promises and pitfalls. </w:t>
      </w:r>
      <w:proofErr w:type="spellStart"/>
      <w:r w:rsidRPr="00AB1633">
        <w:rPr>
          <w:rFonts w:eastAsiaTheme="minorHAnsi"/>
          <w:i/>
          <w:iCs/>
        </w:rPr>
        <w:t>NeuroImage</w:t>
      </w:r>
      <w:proofErr w:type="spellEnd"/>
      <w:r w:rsidRPr="00AB1633">
        <w:rPr>
          <w:rFonts w:eastAsiaTheme="minorHAnsi"/>
        </w:rPr>
        <w:t xml:space="preserve">, </w:t>
      </w:r>
      <w:r w:rsidRPr="00AB1633">
        <w:rPr>
          <w:rFonts w:eastAsiaTheme="minorHAnsi"/>
          <w:i/>
          <w:iCs/>
        </w:rPr>
        <w:t>145</w:t>
      </w:r>
      <w:r w:rsidRPr="00AB1633">
        <w:rPr>
          <w:rFonts w:eastAsiaTheme="minorHAnsi"/>
        </w:rPr>
        <w:t>, 137–165. https://doi.org/10.1016/j.neuroimage.2016.02.079</w:t>
      </w:r>
    </w:p>
    <w:p w14:paraId="6C70E745" w14:textId="77777777" w:rsidR="00AB1633" w:rsidRPr="00AB1633" w:rsidRDefault="00AB1633" w:rsidP="00AB1633">
      <w:pPr>
        <w:pStyle w:val="Bibliography"/>
        <w:rPr>
          <w:rFonts w:eastAsiaTheme="minorHAnsi"/>
        </w:rPr>
      </w:pPr>
      <w:r w:rsidRPr="00AB1633">
        <w:rPr>
          <w:rFonts w:eastAsiaTheme="minorHAnsi"/>
          <w:i/>
          <w:iCs/>
        </w:rPr>
        <w:t>ASEBA</w:t>
      </w:r>
      <w:r w:rsidRPr="00AB1633">
        <w:rPr>
          <w:rFonts w:eastAsiaTheme="minorHAnsi"/>
        </w:rPr>
        <w:t>. (2019, January 14). https://aseba.org/aseba-overview/</w:t>
      </w:r>
    </w:p>
    <w:p w14:paraId="42653695" w14:textId="77777777" w:rsidR="00AB1633" w:rsidRPr="00AB1633" w:rsidRDefault="00AB1633" w:rsidP="00AB1633">
      <w:pPr>
        <w:pStyle w:val="Bibliography"/>
        <w:rPr>
          <w:rFonts w:eastAsiaTheme="minorHAnsi"/>
        </w:rPr>
      </w:pPr>
      <w:r w:rsidRPr="00AB1633">
        <w:rPr>
          <w:rFonts w:eastAsiaTheme="minorHAnsi"/>
        </w:rPr>
        <w:t xml:space="preserve">Barch, D. M., Albaugh, M. D., </w:t>
      </w:r>
      <w:proofErr w:type="spellStart"/>
      <w:r w:rsidRPr="00AB1633">
        <w:rPr>
          <w:rFonts w:eastAsiaTheme="minorHAnsi"/>
        </w:rPr>
        <w:t>Avenevoli</w:t>
      </w:r>
      <w:proofErr w:type="spellEnd"/>
      <w:r w:rsidRPr="00AB1633">
        <w:rPr>
          <w:rFonts w:eastAsiaTheme="minorHAnsi"/>
        </w:rPr>
        <w:t xml:space="preserve">, S., Chang, L., Clark, D. B., Glantz, M. D., Hudziak, J. J., Jernigan, T. L., Tapert, S. F., </w:t>
      </w:r>
      <w:proofErr w:type="spellStart"/>
      <w:r w:rsidRPr="00AB1633">
        <w:rPr>
          <w:rFonts w:eastAsiaTheme="minorHAnsi"/>
        </w:rPr>
        <w:t>Yurgelun</w:t>
      </w:r>
      <w:proofErr w:type="spellEnd"/>
      <w:r w:rsidRPr="00AB1633">
        <w:rPr>
          <w:rFonts w:eastAsiaTheme="minorHAnsi"/>
        </w:rPr>
        <w:t xml:space="preserve">-Todd, D., Alia-Klein, N., Potter, A. S., Paulus, M. P., Prouty, D., Zucker, R. A., &amp; Sher, K. J. (2018). Demographic, physical and mental health assessments in the adolescent brain and cognitive development study: Rationale and description. </w:t>
      </w:r>
      <w:r w:rsidRPr="00AB1633">
        <w:rPr>
          <w:rFonts w:eastAsiaTheme="minorHAnsi"/>
          <w:i/>
          <w:iCs/>
        </w:rPr>
        <w:t xml:space="preserve">Dev </w:t>
      </w:r>
      <w:proofErr w:type="spellStart"/>
      <w:r w:rsidRPr="00AB1633">
        <w:rPr>
          <w:rFonts w:eastAsiaTheme="minorHAnsi"/>
          <w:i/>
          <w:iCs/>
        </w:rPr>
        <w:t>Cogn</w:t>
      </w:r>
      <w:proofErr w:type="spellEnd"/>
      <w:r w:rsidRPr="00AB1633">
        <w:rPr>
          <w:rFonts w:eastAsiaTheme="minorHAnsi"/>
          <w:i/>
          <w:iCs/>
        </w:rPr>
        <w:t xml:space="preserve"> </w:t>
      </w:r>
      <w:proofErr w:type="spellStart"/>
      <w:r w:rsidRPr="00AB1633">
        <w:rPr>
          <w:rFonts w:eastAsiaTheme="minorHAnsi"/>
          <w:i/>
          <w:iCs/>
        </w:rPr>
        <w:t>Neurosci</w:t>
      </w:r>
      <w:proofErr w:type="spellEnd"/>
      <w:r w:rsidRPr="00AB1633">
        <w:rPr>
          <w:rFonts w:eastAsiaTheme="minorHAnsi"/>
        </w:rPr>
        <w:t xml:space="preserve">, </w:t>
      </w:r>
      <w:r w:rsidRPr="00AB1633">
        <w:rPr>
          <w:rFonts w:eastAsiaTheme="minorHAnsi"/>
          <w:i/>
          <w:iCs/>
        </w:rPr>
        <w:t>32</w:t>
      </w:r>
      <w:r w:rsidRPr="00AB1633">
        <w:rPr>
          <w:rFonts w:eastAsiaTheme="minorHAnsi"/>
        </w:rPr>
        <w:t>, 55–66. https://doi.org/10.1016/j.dcn.2017.10.010</w:t>
      </w:r>
    </w:p>
    <w:p w14:paraId="3FEBB6FD" w14:textId="77777777" w:rsidR="00AB1633" w:rsidRPr="00AB1633" w:rsidRDefault="00AB1633" w:rsidP="00AB1633">
      <w:pPr>
        <w:pStyle w:val="Bibliography"/>
        <w:rPr>
          <w:rFonts w:eastAsiaTheme="minorHAnsi"/>
        </w:rPr>
      </w:pPr>
      <w:proofErr w:type="spellStart"/>
      <w:r w:rsidRPr="00AB1633">
        <w:rPr>
          <w:rFonts w:eastAsiaTheme="minorHAnsi"/>
        </w:rPr>
        <w:t>Biffen</w:t>
      </w:r>
      <w:proofErr w:type="spellEnd"/>
      <w:r w:rsidRPr="00AB1633">
        <w:rPr>
          <w:rFonts w:eastAsiaTheme="minorHAnsi"/>
        </w:rPr>
        <w:t xml:space="preserve">, S. C., Warton, C. M. R., Dodge, N. C., </w:t>
      </w:r>
      <w:proofErr w:type="spellStart"/>
      <w:r w:rsidRPr="00AB1633">
        <w:rPr>
          <w:rFonts w:eastAsiaTheme="minorHAnsi"/>
        </w:rPr>
        <w:t>Molteno</w:t>
      </w:r>
      <w:proofErr w:type="spellEnd"/>
      <w:r w:rsidRPr="00AB1633">
        <w:rPr>
          <w:rFonts w:eastAsiaTheme="minorHAnsi"/>
        </w:rPr>
        <w:t xml:space="preserve">, C. D., Jacobson, J. L., Jacobson, S. W., &amp; </w:t>
      </w:r>
      <w:proofErr w:type="spellStart"/>
      <w:r w:rsidRPr="00AB1633">
        <w:rPr>
          <w:rFonts w:eastAsiaTheme="minorHAnsi"/>
        </w:rPr>
        <w:t>Meintjes</w:t>
      </w:r>
      <w:proofErr w:type="spellEnd"/>
      <w:r w:rsidRPr="00AB1633">
        <w:rPr>
          <w:rFonts w:eastAsiaTheme="minorHAnsi"/>
        </w:rPr>
        <w:t xml:space="preserve">, E. M. (2020). Validity of automated </w:t>
      </w:r>
      <w:proofErr w:type="spellStart"/>
      <w:r w:rsidRPr="00AB1633">
        <w:rPr>
          <w:rFonts w:eastAsiaTheme="minorHAnsi"/>
        </w:rPr>
        <w:t>FreeSurfer</w:t>
      </w:r>
      <w:proofErr w:type="spellEnd"/>
      <w:r w:rsidRPr="00AB1633">
        <w:rPr>
          <w:rFonts w:eastAsiaTheme="minorHAnsi"/>
        </w:rPr>
        <w:t xml:space="preserve"> segmentation compared to manual tracing in detecting prenatal alcohol exposure-related subcortical and corpus callosal alterations in 9- to 11-year-old children. </w:t>
      </w:r>
      <w:proofErr w:type="spellStart"/>
      <w:proofErr w:type="gramStart"/>
      <w:r w:rsidRPr="00AB1633">
        <w:rPr>
          <w:rFonts w:eastAsiaTheme="minorHAnsi"/>
          <w:i/>
          <w:iCs/>
        </w:rPr>
        <w:t>NeuroImage</w:t>
      </w:r>
      <w:proofErr w:type="spellEnd"/>
      <w:r w:rsidRPr="00AB1633">
        <w:rPr>
          <w:rFonts w:eastAsiaTheme="minorHAnsi"/>
          <w:i/>
          <w:iCs/>
        </w:rPr>
        <w:t> :</w:t>
      </w:r>
      <w:proofErr w:type="gramEnd"/>
      <w:r w:rsidRPr="00AB1633">
        <w:rPr>
          <w:rFonts w:eastAsiaTheme="minorHAnsi"/>
          <w:i/>
          <w:iCs/>
        </w:rPr>
        <w:t xml:space="preserve"> Clinical</w:t>
      </w:r>
      <w:r w:rsidRPr="00AB1633">
        <w:rPr>
          <w:rFonts w:eastAsiaTheme="minorHAnsi"/>
        </w:rPr>
        <w:t xml:space="preserve">, </w:t>
      </w:r>
      <w:r w:rsidRPr="00AB1633">
        <w:rPr>
          <w:rFonts w:eastAsiaTheme="minorHAnsi"/>
          <w:i/>
          <w:iCs/>
        </w:rPr>
        <w:t>28</w:t>
      </w:r>
      <w:r w:rsidRPr="00AB1633">
        <w:rPr>
          <w:rFonts w:eastAsiaTheme="minorHAnsi"/>
        </w:rPr>
        <w:t>, 102368. https://doi.org/10.1016/j.nicl.2020.102368</w:t>
      </w:r>
    </w:p>
    <w:p w14:paraId="50D7DEFA" w14:textId="77777777" w:rsidR="00AB1633" w:rsidRPr="00AB1633" w:rsidRDefault="00AB1633" w:rsidP="00AB1633">
      <w:pPr>
        <w:pStyle w:val="Bibliography"/>
        <w:rPr>
          <w:rFonts w:eastAsiaTheme="minorHAnsi"/>
        </w:rPr>
      </w:pPr>
      <w:r w:rsidRPr="00AB1633">
        <w:rPr>
          <w:rFonts w:eastAsiaTheme="minorHAnsi"/>
        </w:rPr>
        <w:lastRenderedPageBreak/>
        <w:t xml:space="preserve">Bragdon, L. B., &amp; Coles, M. E. (2017). Examining Heterogeneity of Obsessive-Compulsive Disorder: Evidence for Subgroups Based on Motivations. </w:t>
      </w:r>
      <w:r w:rsidRPr="00AB1633">
        <w:rPr>
          <w:rFonts w:eastAsiaTheme="minorHAnsi"/>
          <w:i/>
          <w:iCs/>
        </w:rPr>
        <w:t xml:space="preserve">J Anxiety </w:t>
      </w:r>
      <w:proofErr w:type="spellStart"/>
      <w:r w:rsidRPr="00AB1633">
        <w:rPr>
          <w:rFonts w:eastAsiaTheme="minorHAnsi"/>
          <w:i/>
          <w:iCs/>
        </w:rPr>
        <w:t>Disord</w:t>
      </w:r>
      <w:proofErr w:type="spellEnd"/>
      <w:r w:rsidRPr="00AB1633">
        <w:rPr>
          <w:rFonts w:eastAsiaTheme="minorHAnsi"/>
        </w:rPr>
        <w:t xml:space="preserve">, </w:t>
      </w:r>
      <w:r w:rsidRPr="00AB1633">
        <w:rPr>
          <w:rFonts w:eastAsiaTheme="minorHAnsi"/>
          <w:i/>
          <w:iCs/>
        </w:rPr>
        <w:t>45</w:t>
      </w:r>
      <w:r w:rsidRPr="00AB1633">
        <w:rPr>
          <w:rFonts w:eastAsiaTheme="minorHAnsi"/>
        </w:rPr>
        <w:t>, 64–71. https://doi.org/10.1016/j.janxdis.2016.12.002</w:t>
      </w:r>
    </w:p>
    <w:p w14:paraId="0491F936" w14:textId="77777777" w:rsidR="00AB1633" w:rsidRPr="00AB1633" w:rsidRDefault="00AB1633" w:rsidP="00AB1633">
      <w:pPr>
        <w:pStyle w:val="Bibliography"/>
        <w:rPr>
          <w:rFonts w:eastAsiaTheme="minorHAnsi"/>
        </w:rPr>
      </w:pPr>
      <w:proofErr w:type="spellStart"/>
      <w:r w:rsidRPr="00AB1633">
        <w:rPr>
          <w:rFonts w:eastAsiaTheme="minorHAnsi"/>
        </w:rPr>
        <w:t>Breiman</w:t>
      </w:r>
      <w:proofErr w:type="spellEnd"/>
      <w:r w:rsidRPr="00AB1633">
        <w:rPr>
          <w:rFonts w:eastAsiaTheme="minorHAnsi"/>
        </w:rPr>
        <w:t xml:space="preserve">, L. (2017). </w:t>
      </w:r>
      <w:r w:rsidRPr="00AB1633">
        <w:rPr>
          <w:rFonts w:eastAsiaTheme="minorHAnsi"/>
          <w:i/>
          <w:iCs/>
        </w:rPr>
        <w:t>Classification and Regression Trees</w:t>
      </w:r>
      <w:r w:rsidRPr="00AB1633">
        <w:rPr>
          <w:rFonts w:eastAsiaTheme="minorHAnsi"/>
        </w:rPr>
        <w:t>. Routledge. https://doi.org/10.1201/9781315139470</w:t>
      </w:r>
    </w:p>
    <w:p w14:paraId="6F123EAB" w14:textId="77777777" w:rsidR="00AB1633" w:rsidRPr="00AB1633" w:rsidRDefault="00AB1633" w:rsidP="00AB1633">
      <w:pPr>
        <w:pStyle w:val="Bibliography"/>
        <w:rPr>
          <w:rFonts w:eastAsiaTheme="minorHAnsi"/>
        </w:rPr>
      </w:pPr>
      <w:r w:rsidRPr="00AB1633">
        <w:rPr>
          <w:rFonts w:eastAsiaTheme="minorHAnsi"/>
        </w:rPr>
        <w:t xml:space="preserve">Brodersen, K. H., Cheng Soon Ong, Stephan, K. E., &amp; Buhmann, J. M. (2010). The Balanced Accuracy and Its Posterior Distribution. </w:t>
      </w:r>
      <w:r w:rsidRPr="00AB1633">
        <w:rPr>
          <w:rFonts w:eastAsiaTheme="minorHAnsi"/>
          <w:i/>
          <w:iCs/>
        </w:rPr>
        <w:t>ICPR</w:t>
      </w:r>
      <w:r w:rsidRPr="00AB1633">
        <w:rPr>
          <w:rFonts w:eastAsiaTheme="minorHAnsi"/>
        </w:rPr>
        <w:t>, 3121–3124. https://doi.org/10.1109/ICPR.2010.764</w:t>
      </w:r>
    </w:p>
    <w:p w14:paraId="29FB0CD9" w14:textId="77777777" w:rsidR="00AB1633" w:rsidRPr="00AB1633" w:rsidRDefault="00AB1633" w:rsidP="00AB1633">
      <w:pPr>
        <w:pStyle w:val="Bibliography"/>
        <w:rPr>
          <w:rFonts w:eastAsiaTheme="minorHAnsi"/>
        </w:rPr>
      </w:pPr>
      <w:r w:rsidRPr="00AB1633">
        <w:rPr>
          <w:rFonts w:eastAsiaTheme="minorHAnsi"/>
        </w:rPr>
        <w:t xml:space="preserve">Brownlee, J. (2021, March 21). A Gentle Introduction to </w:t>
      </w:r>
      <w:proofErr w:type="spellStart"/>
      <w:r w:rsidRPr="00AB1633">
        <w:rPr>
          <w:rFonts w:eastAsiaTheme="minorHAnsi"/>
        </w:rPr>
        <w:t>XGBoost</w:t>
      </w:r>
      <w:proofErr w:type="spellEnd"/>
      <w:r w:rsidRPr="00AB1633">
        <w:rPr>
          <w:rFonts w:eastAsiaTheme="minorHAnsi"/>
        </w:rPr>
        <w:t xml:space="preserve"> Loss Functions. </w:t>
      </w:r>
      <w:r w:rsidRPr="00AB1633">
        <w:rPr>
          <w:rFonts w:eastAsiaTheme="minorHAnsi"/>
          <w:i/>
          <w:iCs/>
        </w:rPr>
        <w:t>MachineLearningMastery.Com</w:t>
      </w:r>
      <w:r w:rsidRPr="00AB1633">
        <w:rPr>
          <w:rFonts w:eastAsiaTheme="minorHAnsi"/>
        </w:rPr>
        <w:t>. https://www.machinelearningmastery.com/xgboost-loss-functions/</w:t>
      </w:r>
    </w:p>
    <w:p w14:paraId="1F28BBDF" w14:textId="77777777" w:rsidR="00AB1633" w:rsidRPr="00AB1633" w:rsidRDefault="00AB1633" w:rsidP="00AB1633">
      <w:pPr>
        <w:pStyle w:val="Bibliography"/>
        <w:rPr>
          <w:rFonts w:eastAsiaTheme="minorHAnsi"/>
        </w:rPr>
      </w:pPr>
      <w:r w:rsidRPr="00AB1633">
        <w:rPr>
          <w:rFonts w:eastAsiaTheme="minorHAnsi"/>
        </w:rPr>
        <w:t xml:space="preserve">Bzdok, D., &amp; Meyer-Lindenberg, A. (2018). Machine Learning for Precision Psychiatry: Opportunities and Challenges. </w:t>
      </w:r>
      <w:r w:rsidRPr="00AB1633">
        <w:rPr>
          <w:rFonts w:eastAsiaTheme="minorHAnsi"/>
          <w:i/>
          <w:iCs/>
        </w:rPr>
        <w:t xml:space="preserve">Biol Psychiatry </w:t>
      </w:r>
      <w:proofErr w:type="spellStart"/>
      <w:r w:rsidRPr="00AB1633">
        <w:rPr>
          <w:rFonts w:eastAsiaTheme="minorHAnsi"/>
          <w:i/>
          <w:iCs/>
        </w:rPr>
        <w:t>Cogn</w:t>
      </w:r>
      <w:proofErr w:type="spellEnd"/>
      <w:r w:rsidRPr="00AB1633">
        <w:rPr>
          <w:rFonts w:eastAsiaTheme="minorHAnsi"/>
          <w:i/>
          <w:iCs/>
        </w:rPr>
        <w:t xml:space="preserve"> </w:t>
      </w:r>
      <w:proofErr w:type="spellStart"/>
      <w:r w:rsidRPr="00AB1633">
        <w:rPr>
          <w:rFonts w:eastAsiaTheme="minorHAnsi"/>
          <w:i/>
          <w:iCs/>
        </w:rPr>
        <w:t>Neurosci</w:t>
      </w:r>
      <w:proofErr w:type="spellEnd"/>
      <w:r w:rsidRPr="00AB1633">
        <w:rPr>
          <w:rFonts w:eastAsiaTheme="minorHAnsi"/>
          <w:i/>
          <w:iCs/>
        </w:rPr>
        <w:t xml:space="preserve"> Neuroimaging</w:t>
      </w:r>
      <w:r w:rsidRPr="00AB1633">
        <w:rPr>
          <w:rFonts w:eastAsiaTheme="minorHAnsi"/>
        </w:rPr>
        <w:t xml:space="preserve">, </w:t>
      </w:r>
      <w:r w:rsidRPr="00AB1633">
        <w:rPr>
          <w:rFonts w:eastAsiaTheme="minorHAnsi"/>
          <w:i/>
          <w:iCs/>
        </w:rPr>
        <w:t>3</w:t>
      </w:r>
      <w:r w:rsidRPr="00AB1633">
        <w:rPr>
          <w:rFonts w:eastAsiaTheme="minorHAnsi"/>
        </w:rPr>
        <w:t>(3), 223–230. https://doi.org/10.1016/j.bpsc.2017.11.007</w:t>
      </w:r>
    </w:p>
    <w:p w14:paraId="78BC2815" w14:textId="77777777" w:rsidR="00AB1633" w:rsidRPr="00AB1633" w:rsidRDefault="00AB1633" w:rsidP="00AB1633">
      <w:pPr>
        <w:pStyle w:val="Bibliography"/>
        <w:rPr>
          <w:rFonts w:eastAsiaTheme="minorHAnsi"/>
        </w:rPr>
      </w:pPr>
      <w:r w:rsidRPr="00AB1633">
        <w:rPr>
          <w:rFonts w:eastAsiaTheme="minorHAnsi"/>
        </w:rPr>
        <w:t xml:space="preserve">Casey, B. j., Jones, R. M., &amp; Hare, T. A. (2008). The Adolescent Brain. </w:t>
      </w:r>
      <w:r w:rsidRPr="00AB1633">
        <w:rPr>
          <w:rFonts w:eastAsiaTheme="minorHAnsi"/>
          <w:i/>
          <w:iCs/>
        </w:rPr>
        <w:t>Annals of the New York Academy of Sciences</w:t>
      </w:r>
      <w:r w:rsidRPr="00AB1633">
        <w:rPr>
          <w:rFonts w:eastAsiaTheme="minorHAnsi"/>
        </w:rPr>
        <w:t xml:space="preserve">, </w:t>
      </w:r>
      <w:r w:rsidRPr="00AB1633">
        <w:rPr>
          <w:rFonts w:eastAsiaTheme="minorHAnsi"/>
          <w:i/>
          <w:iCs/>
        </w:rPr>
        <w:t>1124</w:t>
      </w:r>
      <w:r w:rsidRPr="00AB1633">
        <w:rPr>
          <w:rFonts w:eastAsiaTheme="minorHAnsi"/>
        </w:rPr>
        <w:t>(1), 111–126. https://doi.org/10.1196/annals.1440.010</w:t>
      </w:r>
    </w:p>
    <w:p w14:paraId="655AB82B" w14:textId="77777777" w:rsidR="00AB1633" w:rsidRPr="00AB1633" w:rsidRDefault="00AB1633" w:rsidP="00AB1633">
      <w:pPr>
        <w:pStyle w:val="Bibliography"/>
        <w:rPr>
          <w:rFonts w:eastAsiaTheme="minorHAnsi"/>
        </w:rPr>
      </w:pPr>
      <w:r w:rsidRPr="00AB1633">
        <w:rPr>
          <w:rFonts w:eastAsiaTheme="minorHAnsi"/>
        </w:rPr>
        <w:t xml:space="preserve">Casey, Cannonier, T., Conley, M. I., Cohen, A. O., Barch, D. M., Heitzeg, M. M., Soules, M. E., </w:t>
      </w:r>
      <w:proofErr w:type="spellStart"/>
      <w:r w:rsidRPr="00AB1633">
        <w:rPr>
          <w:rFonts w:eastAsiaTheme="minorHAnsi"/>
        </w:rPr>
        <w:t>Teslovich</w:t>
      </w:r>
      <w:proofErr w:type="spellEnd"/>
      <w:r w:rsidRPr="00AB1633">
        <w:rPr>
          <w:rFonts w:eastAsiaTheme="minorHAnsi"/>
        </w:rPr>
        <w:t xml:space="preserve">, T., </w:t>
      </w:r>
      <w:proofErr w:type="spellStart"/>
      <w:r w:rsidRPr="00AB1633">
        <w:rPr>
          <w:rFonts w:eastAsiaTheme="minorHAnsi"/>
        </w:rPr>
        <w:t>Dellarco</w:t>
      </w:r>
      <w:proofErr w:type="spellEnd"/>
      <w:r w:rsidRPr="00AB1633">
        <w:rPr>
          <w:rFonts w:eastAsiaTheme="minorHAnsi"/>
        </w:rPr>
        <w:t xml:space="preserve">, D. V., </w:t>
      </w:r>
      <w:proofErr w:type="spellStart"/>
      <w:r w:rsidRPr="00AB1633">
        <w:rPr>
          <w:rFonts w:eastAsiaTheme="minorHAnsi"/>
        </w:rPr>
        <w:t>Garavan</w:t>
      </w:r>
      <w:proofErr w:type="spellEnd"/>
      <w:r w:rsidRPr="00AB1633">
        <w:rPr>
          <w:rFonts w:eastAsiaTheme="minorHAnsi"/>
        </w:rPr>
        <w:t xml:space="preserve">, H., Orr, C. A., Wager, T. D., Banich, M. T., Speer, N. K., Sutherland, M. T., Riedel, M. C., Dick, A. S., Bjork, J. M., Thomas, K. M., … ABCD Imaging Acquisition Workgroup. (2018). The Adolescent Brain Cognitive Development (ABCD) study: Imaging acquisition across 21 sites. </w:t>
      </w:r>
      <w:r w:rsidRPr="00AB1633">
        <w:rPr>
          <w:rFonts w:eastAsiaTheme="minorHAnsi"/>
          <w:i/>
          <w:iCs/>
        </w:rPr>
        <w:t>Developmental Cognitive Neuroscience</w:t>
      </w:r>
      <w:r w:rsidRPr="00AB1633">
        <w:rPr>
          <w:rFonts w:eastAsiaTheme="minorHAnsi"/>
        </w:rPr>
        <w:t xml:space="preserve">, </w:t>
      </w:r>
      <w:r w:rsidRPr="00AB1633">
        <w:rPr>
          <w:rFonts w:eastAsiaTheme="minorHAnsi"/>
          <w:i/>
          <w:iCs/>
        </w:rPr>
        <w:t>32</w:t>
      </w:r>
      <w:r w:rsidRPr="00AB1633">
        <w:rPr>
          <w:rFonts w:eastAsiaTheme="minorHAnsi"/>
        </w:rPr>
        <w:t>, 43–54. https://doi.org/10.1016/j.dcn.2018.03.001</w:t>
      </w:r>
    </w:p>
    <w:p w14:paraId="64584447" w14:textId="77777777" w:rsidR="00AB1633" w:rsidRPr="00AB1633" w:rsidRDefault="00AB1633" w:rsidP="00AB1633">
      <w:pPr>
        <w:pStyle w:val="Bibliography"/>
        <w:rPr>
          <w:rFonts w:eastAsiaTheme="minorHAnsi"/>
        </w:rPr>
      </w:pPr>
      <w:r w:rsidRPr="00AB1633">
        <w:rPr>
          <w:rFonts w:eastAsiaTheme="minorHAnsi"/>
        </w:rPr>
        <w:lastRenderedPageBreak/>
        <w:t xml:space="preserve">Chawla, N. V., Bowyer, K. W., Hall, L. O., &amp; </w:t>
      </w:r>
      <w:proofErr w:type="spellStart"/>
      <w:r w:rsidRPr="00AB1633">
        <w:rPr>
          <w:rFonts w:eastAsiaTheme="minorHAnsi"/>
        </w:rPr>
        <w:t>Kegelmeyer</w:t>
      </w:r>
      <w:proofErr w:type="spellEnd"/>
      <w:r w:rsidRPr="00AB1633">
        <w:rPr>
          <w:rFonts w:eastAsiaTheme="minorHAnsi"/>
        </w:rPr>
        <w:t xml:space="preserve">, W. P. (2002). SMOTE: Synthetic Minority Over-sampling Technique. </w:t>
      </w:r>
      <w:r w:rsidRPr="00AB1633">
        <w:rPr>
          <w:rFonts w:eastAsiaTheme="minorHAnsi"/>
          <w:i/>
          <w:iCs/>
        </w:rPr>
        <w:t>The Journal of Artificial Intelligence Research</w:t>
      </w:r>
      <w:r w:rsidRPr="00AB1633">
        <w:rPr>
          <w:rFonts w:eastAsiaTheme="minorHAnsi"/>
        </w:rPr>
        <w:t xml:space="preserve">, </w:t>
      </w:r>
      <w:r w:rsidRPr="00AB1633">
        <w:rPr>
          <w:rFonts w:eastAsiaTheme="minorHAnsi"/>
          <w:i/>
          <w:iCs/>
        </w:rPr>
        <w:t>16</w:t>
      </w:r>
      <w:r w:rsidRPr="00AB1633">
        <w:rPr>
          <w:rFonts w:eastAsiaTheme="minorHAnsi"/>
        </w:rPr>
        <w:t>, 321–357. https://doi.org/10.1613/jair.953</w:t>
      </w:r>
    </w:p>
    <w:p w14:paraId="29403EE5" w14:textId="77777777" w:rsidR="00AB1633" w:rsidRPr="00AB1633" w:rsidRDefault="00AB1633" w:rsidP="00AB1633">
      <w:pPr>
        <w:pStyle w:val="Bibliography"/>
        <w:rPr>
          <w:rFonts w:eastAsiaTheme="minorHAnsi"/>
        </w:rPr>
      </w:pPr>
      <w:r w:rsidRPr="00AB1633">
        <w:rPr>
          <w:rFonts w:eastAsiaTheme="minorHAnsi"/>
        </w:rPr>
        <w:t xml:space="preserve">Collins, G. S., Reitsma, J. B., Altman, D. G., &amp; Moons, K. G. M. (2015). Transparent Reporting of a Multivariable Prediction Model for Individual Prognosis or Diagnosis (TRIPOD): The TRIPOD Statement. </w:t>
      </w:r>
      <w:r w:rsidRPr="00AB1633">
        <w:rPr>
          <w:rFonts w:eastAsiaTheme="minorHAnsi"/>
          <w:i/>
          <w:iCs/>
        </w:rPr>
        <w:t>Circulation (New York, N.Y.)</w:t>
      </w:r>
      <w:r w:rsidRPr="00AB1633">
        <w:rPr>
          <w:rFonts w:eastAsiaTheme="minorHAnsi"/>
        </w:rPr>
        <w:t xml:space="preserve">, </w:t>
      </w:r>
      <w:r w:rsidRPr="00AB1633">
        <w:rPr>
          <w:rFonts w:eastAsiaTheme="minorHAnsi"/>
          <w:i/>
          <w:iCs/>
        </w:rPr>
        <w:t>131</w:t>
      </w:r>
      <w:r w:rsidRPr="00AB1633">
        <w:rPr>
          <w:rFonts w:eastAsiaTheme="minorHAnsi"/>
        </w:rPr>
        <w:t>(2), 211–219. https://doi.org/10.1161/CIRCULATIONAHA.114.014508</w:t>
      </w:r>
    </w:p>
    <w:p w14:paraId="20B9AEA3" w14:textId="77777777" w:rsidR="00AB1633" w:rsidRPr="00AB1633" w:rsidRDefault="00AB1633" w:rsidP="00AB1633">
      <w:pPr>
        <w:pStyle w:val="Bibliography"/>
        <w:rPr>
          <w:rFonts w:eastAsiaTheme="minorHAnsi"/>
        </w:rPr>
      </w:pPr>
      <w:r w:rsidRPr="00AB1633">
        <w:rPr>
          <w:rFonts w:eastAsiaTheme="minorHAnsi"/>
        </w:rPr>
        <w:t xml:space="preserve">Dale, A. M., Fischl, B., &amp; Sereno, M. I. (1999). Cortical Surface-Based Analysis: I. Segmentation and Surface Reconstruction. </w:t>
      </w:r>
      <w:r w:rsidRPr="00AB1633">
        <w:rPr>
          <w:rFonts w:eastAsiaTheme="minorHAnsi"/>
          <w:i/>
          <w:iCs/>
        </w:rPr>
        <w:t>Neuroimage</w:t>
      </w:r>
      <w:r w:rsidRPr="00AB1633">
        <w:rPr>
          <w:rFonts w:eastAsiaTheme="minorHAnsi"/>
        </w:rPr>
        <w:t xml:space="preserve">, </w:t>
      </w:r>
      <w:r w:rsidRPr="00AB1633">
        <w:rPr>
          <w:rFonts w:eastAsiaTheme="minorHAnsi"/>
          <w:i/>
          <w:iCs/>
        </w:rPr>
        <w:t>9</w:t>
      </w:r>
      <w:r w:rsidRPr="00AB1633">
        <w:rPr>
          <w:rFonts w:eastAsiaTheme="minorHAnsi"/>
        </w:rPr>
        <w:t>(2), 179–194. https://doi.org/10.1006/nimg.1998.0395</w:t>
      </w:r>
    </w:p>
    <w:p w14:paraId="0E6D55B8" w14:textId="77777777" w:rsidR="00AB1633" w:rsidRPr="00AB1633" w:rsidRDefault="00AB1633" w:rsidP="00AB1633">
      <w:pPr>
        <w:pStyle w:val="Bibliography"/>
        <w:rPr>
          <w:rFonts w:eastAsiaTheme="minorHAnsi"/>
        </w:rPr>
      </w:pPr>
      <w:r w:rsidRPr="00AB1633">
        <w:rPr>
          <w:rFonts w:eastAsiaTheme="minorHAnsi"/>
        </w:rPr>
        <w:t xml:space="preserve">Dale, A. M., &amp; Sereno, M. I. (1993). Improved </w:t>
      </w:r>
      <w:proofErr w:type="spellStart"/>
      <w:r w:rsidRPr="00AB1633">
        <w:rPr>
          <w:rFonts w:eastAsiaTheme="minorHAnsi"/>
        </w:rPr>
        <w:t>Localizadon</w:t>
      </w:r>
      <w:proofErr w:type="spellEnd"/>
      <w:r w:rsidRPr="00AB1633">
        <w:rPr>
          <w:rFonts w:eastAsiaTheme="minorHAnsi"/>
        </w:rPr>
        <w:t xml:space="preserve"> of Cortical Activity by Combining EEG and MEG with MRI Cortical Surface Reconstruction: A Linear Approach. </w:t>
      </w:r>
      <w:r w:rsidRPr="00AB1633">
        <w:rPr>
          <w:rFonts w:eastAsiaTheme="minorHAnsi"/>
          <w:i/>
          <w:iCs/>
        </w:rPr>
        <w:t xml:space="preserve">J </w:t>
      </w:r>
      <w:proofErr w:type="spellStart"/>
      <w:r w:rsidRPr="00AB1633">
        <w:rPr>
          <w:rFonts w:eastAsiaTheme="minorHAnsi"/>
          <w:i/>
          <w:iCs/>
        </w:rPr>
        <w:t>Cogn</w:t>
      </w:r>
      <w:proofErr w:type="spellEnd"/>
      <w:r w:rsidRPr="00AB1633">
        <w:rPr>
          <w:rFonts w:eastAsiaTheme="minorHAnsi"/>
          <w:i/>
          <w:iCs/>
        </w:rPr>
        <w:t xml:space="preserve"> </w:t>
      </w:r>
      <w:proofErr w:type="spellStart"/>
      <w:r w:rsidRPr="00AB1633">
        <w:rPr>
          <w:rFonts w:eastAsiaTheme="minorHAnsi"/>
          <w:i/>
          <w:iCs/>
        </w:rPr>
        <w:t>Neurosci</w:t>
      </w:r>
      <w:proofErr w:type="spellEnd"/>
      <w:r w:rsidRPr="00AB1633">
        <w:rPr>
          <w:rFonts w:eastAsiaTheme="minorHAnsi"/>
        </w:rPr>
        <w:t xml:space="preserve">, </w:t>
      </w:r>
      <w:r w:rsidRPr="00AB1633">
        <w:rPr>
          <w:rFonts w:eastAsiaTheme="minorHAnsi"/>
          <w:i/>
          <w:iCs/>
        </w:rPr>
        <w:t>5</w:t>
      </w:r>
      <w:r w:rsidRPr="00AB1633">
        <w:rPr>
          <w:rFonts w:eastAsiaTheme="minorHAnsi"/>
        </w:rPr>
        <w:t>(2), 162–176. https://doi.org/10.1162/jocn.1993.5.2.162</w:t>
      </w:r>
    </w:p>
    <w:p w14:paraId="137E37A8" w14:textId="77777777" w:rsidR="00AB1633" w:rsidRPr="00AB1633" w:rsidRDefault="00AB1633" w:rsidP="00AB1633">
      <w:pPr>
        <w:pStyle w:val="Bibliography"/>
        <w:rPr>
          <w:rFonts w:eastAsiaTheme="minorHAnsi"/>
        </w:rPr>
      </w:pPr>
      <w:r w:rsidRPr="00AB1633">
        <w:rPr>
          <w:rFonts w:eastAsiaTheme="minorHAnsi"/>
        </w:rPr>
        <w:t xml:space="preserve">De Los Reyes, A., Augenstein, T. M., Wang, M., Thomas, S. A., Drabick, D. A. G., Burgers, D. E., &amp; Rabinowitz, J. (2015). The validity of the multi-informant approach to assessing child and adolescent mental health. </w:t>
      </w:r>
      <w:r w:rsidRPr="00AB1633">
        <w:rPr>
          <w:rFonts w:eastAsiaTheme="minorHAnsi"/>
          <w:i/>
          <w:iCs/>
        </w:rPr>
        <w:t>Psychological Bulletin</w:t>
      </w:r>
      <w:r w:rsidRPr="00AB1633">
        <w:rPr>
          <w:rFonts w:eastAsiaTheme="minorHAnsi"/>
        </w:rPr>
        <w:t xml:space="preserve">, </w:t>
      </w:r>
      <w:r w:rsidRPr="00AB1633">
        <w:rPr>
          <w:rFonts w:eastAsiaTheme="minorHAnsi"/>
          <w:i/>
          <w:iCs/>
        </w:rPr>
        <w:t>141</w:t>
      </w:r>
      <w:r w:rsidRPr="00AB1633">
        <w:rPr>
          <w:rFonts w:eastAsiaTheme="minorHAnsi"/>
        </w:rPr>
        <w:t>(4), 858–900. https://doi.org/10.1037/a0038498</w:t>
      </w:r>
    </w:p>
    <w:p w14:paraId="6C29EA44" w14:textId="77777777" w:rsidR="00AB1633" w:rsidRPr="00AB1633" w:rsidRDefault="00AB1633" w:rsidP="00AB1633">
      <w:pPr>
        <w:pStyle w:val="Bibliography"/>
        <w:rPr>
          <w:rFonts w:eastAsiaTheme="minorHAnsi"/>
        </w:rPr>
      </w:pPr>
      <w:r w:rsidRPr="00AB1633">
        <w:rPr>
          <w:rFonts w:eastAsiaTheme="minorHAnsi"/>
        </w:rPr>
        <w:t xml:space="preserve">De Los Reyes, A., &amp; </w:t>
      </w:r>
      <w:proofErr w:type="spellStart"/>
      <w:r w:rsidRPr="00AB1633">
        <w:rPr>
          <w:rFonts w:eastAsiaTheme="minorHAnsi"/>
        </w:rPr>
        <w:t>Kazdin</w:t>
      </w:r>
      <w:proofErr w:type="spellEnd"/>
      <w:r w:rsidRPr="00AB1633">
        <w:rPr>
          <w:rFonts w:eastAsiaTheme="minorHAnsi"/>
        </w:rPr>
        <w:t xml:space="preserve">, A. E. (2005). Informant Discrepancies in the Assessment of Childhood Psychopathology: A Critical Review, Theoretical Framework, and Recommendations for Further Study. </w:t>
      </w:r>
      <w:r w:rsidRPr="00AB1633">
        <w:rPr>
          <w:rFonts w:eastAsiaTheme="minorHAnsi"/>
          <w:i/>
          <w:iCs/>
        </w:rPr>
        <w:t>Psychological Bulletin</w:t>
      </w:r>
      <w:r w:rsidRPr="00AB1633">
        <w:rPr>
          <w:rFonts w:eastAsiaTheme="minorHAnsi"/>
        </w:rPr>
        <w:t xml:space="preserve">, </w:t>
      </w:r>
      <w:r w:rsidRPr="00AB1633">
        <w:rPr>
          <w:rFonts w:eastAsiaTheme="minorHAnsi"/>
          <w:i/>
          <w:iCs/>
        </w:rPr>
        <w:t>131</w:t>
      </w:r>
      <w:r w:rsidRPr="00AB1633">
        <w:rPr>
          <w:rFonts w:eastAsiaTheme="minorHAnsi"/>
        </w:rPr>
        <w:t>(4), 483–509. https://doi.org/10.1037/0033-2909.131.4.483</w:t>
      </w:r>
    </w:p>
    <w:p w14:paraId="1F0D226C" w14:textId="77777777" w:rsidR="00AB1633" w:rsidRPr="00AB1633" w:rsidRDefault="00AB1633" w:rsidP="00AB1633">
      <w:pPr>
        <w:pStyle w:val="Bibliography"/>
        <w:rPr>
          <w:rFonts w:eastAsiaTheme="minorHAnsi"/>
        </w:rPr>
      </w:pPr>
      <w:r w:rsidRPr="00AB1633">
        <w:rPr>
          <w:rFonts w:eastAsiaTheme="minorHAnsi"/>
        </w:rPr>
        <w:lastRenderedPageBreak/>
        <w:t xml:space="preserve">De Los Reyes, A., &amp; </w:t>
      </w:r>
      <w:proofErr w:type="spellStart"/>
      <w:r w:rsidRPr="00AB1633">
        <w:rPr>
          <w:rFonts w:eastAsiaTheme="minorHAnsi"/>
        </w:rPr>
        <w:t>Makol</w:t>
      </w:r>
      <w:proofErr w:type="spellEnd"/>
      <w:r w:rsidRPr="00AB1633">
        <w:rPr>
          <w:rFonts w:eastAsiaTheme="minorHAnsi"/>
        </w:rPr>
        <w:t xml:space="preserve">, B. A. (2022). Informant Reports in Clinical Assessment. In </w:t>
      </w:r>
      <w:r w:rsidRPr="00AB1633">
        <w:rPr>
          <w:rFonts w:eastAsiaTheme="minorHAnsi"/>
          <w:i/>
          <w:iCs/>
        </w:rPr>
        <w:t>Comprehensive Clinical Psychology</w:t>
      </w:r>
      <w:r w:rsidRPr="00AB1633">
        <w:rPr>
          <w:rFonts w:eastAsiaTheme="minorHAnsi"/>
        </w:rPr>
        <w:t xml:space="preserve"> (pp. 105–122). Elsevier. https://doi.org/10.1016/B978-0-12-818697-8.00113-8</w:t>
      </w:r>
    </w:p>
    <w:p w14:paraId="55EE5C7B" w14:textId="77777777" w:rsidR="00AB1633" w:rsidRPr="00AB1633" w:rsidRDefault="00AB1633" w:rsidP="00AB1633">
      <w:pPr>
        <w:pStyle w:val="Bibliography"/>
        <w:rPr>
          <w:rFonts w:eastAsiaTheme="minorHAnsi"/>
        </w:rPr>
      </w:pPr>
      <w:r w:rsidRPr="00AB1633">
        <w:rPr>
          <w:rFonts w:eastAsiaTheme="minorHAnsi"/>
        </w:rPr>
        <w:t xml:space="preserve">de Mathis, M. A., Diniz, J. B., </w:t>
      </w:r>
      <w:proofErr w:type="spellStart"/>
      <w:r w:rsidRPr="00AB1633">
        <w:rPr>
          <w:rFonts w:eastAsiaTheme="minorHAnsi"/>
        </w:rPr>
        <w:t>Hounie</w:t>
      </w:r>
      <w:proofErr w:type="spellEnd"/>
      <w:r w:rsidRPr="00AB1633">
        <w:rPr>
          <w:rFonts w:eastAsiaTheme="minorHAnsi"/>
        </w:rPr>
        <w:t xml:space="preserve">, A. G., </w:t>
      </w:r>
      <w:proofErr w:type="spellStart"/>
      <w:r w:rsidRPr="00AB1633">
        <w:rPr>
          <w:rFonts w:eastAsiaTheme="minorHAnsi"/>
        </w:rPr>
        <w:t>Shavitt</w:t>
      </w:r>
      <w:proofErr w:type="spellEnd"/>
      <w:r w:rsidRPr="00AB1633">
        <w:rPr>
          <w:rFonts w:eastAsiaTheme="minorHAnsi"/>
        </w:rPr>
        <w:t xml:space="preserve">, R. G., </w:t>
      </w:r>
      <w:proofErr w:type="spellStart"/>
      <w:r w:rsidRPr="00AB1633">
        <w:rPr>
          <w:rFonts w:eastAsiaTheme="minorHAnsi"/>
        </w:rPr>
        <w:t>Fossaluza</w:t>
      </w:r>
      <w:proofErr w:type="spellEnd"/>
      <w:r w:rsidRPr="00AB1633">
        <w:rPr>
          <w:rFonts w:eastAsiaTheme="minorHAnsi"/>
        </w:rPr>
        <w:t xml:space="preserve">, V., Ferrão, Y., Leckman, J. F., de Bragança Pereira, C., do Rosario, M. C., &amp; Miguel, E. C. (2013). Trajectory in obsessive-compulsive disorder comorbidities. </w:t>
      </w:r>
      <w:proofErr w:type="spellStart"/>
      <w:r w:rsidRPr="00AB1633">
        <w:rPr>
          <w:rFonts w:eastAsiaTheme="minorHAnsi"/>
          <w:i/>
          <w:iCs/>
        </w:rPr>
        <w:t>Eur</w:t>
      </w:r>
      <w:proofErr w:type="spellEnd"/>
      <w:r w:rsidRPr="00AB1633">
        <w:rPr>
          <w:rFonts w:eastAsiaTheme="minorHAnsi"/>
          <w:i/>
          <w:iCs/>
        </w:rPr>
        <w:t xml:space="preserve"> </w:t>
      </w:r>
      <w:proofErr w:type="spellStart"/>
      <w:r w:rsidRPr="00AB1633">
        <w:rPr>
          <w:rFonts w:eastAsiaTheme="minorHAnsi"/>
          <w:i/>
          <w:iCs/>
        </w:rPr>
        <w:t>Neuropsychopharmacol</w:t>
      </w:r>
      <w:proofErr w:type="spellEnd"/>
      <w:r w:rsidRPr="00AB1633">
        <w:rPr>
          <w:rFonts w:eastAsiaTheme="minorHAnsi"/>
        </w:rPr>
        <w:t xml:space="preserve">, </w:t>
      </w:r>
      <w:r w:rsidRPr="00AB1633">
        <w:rPr>
          <w:rFonts w:eastAsiaTheme="minorHAnsi"/>
          <w:i/>
          <w:iCs/>
        </w:rPr>
        <w:t>23</w:t>
      </w:r>
      <w:r w:rsidRPr="00AB1633">
        <w:rPr>
          <w:rFonts w:eastAsiaTheme="minorHAnsi"/>
        </w:rPr>
        <w:t>(7), 594–601. https://doi.org/10.1016/j.euroneuro.2012.08.006</w:t>
      </w:r>
    </w:p>
    <w:p w14:paraId="345EACF5" w14:textId="77777777" w:rsidR="00AB1633" w:rsidRPr="00AB1633" w:rsidRDefault="00AB1633" w:rsidP="00AB1633">
      <w:pPr>
        <w:pStyle w:val="Bibliography"/>
        <w:rPr>
          <w:rFonts w:eastAsiaTheme="minorHAnsi"/>
        </w:rPr>
      </w:pPr>
      <w:proofErr w:type="spellStart"/>
      <w:r w:rsidRPr="00AB1633">
        <w:rPr>
          <w:rFonts w:eastAsiaTheme="minorHAnsi"/>
          <w:lang w:val="nb-NO"/>
        </w:rPr>
        <w:t>Destrieux</w:t>
      </w:r>
      <w:proofErr w:type="spellEnd"/>
      <w:r w:rsidRPr="00AB1633">
        <w:rPr>
          <w:rFonts w:eastAsiaTheme="minorHAnsi"/>
          <w:lang w:val="nb-NO"/>
        </w:rPr>
        <w:t xml:space="preserve">, C., </w:t>
      </w:r>
      <w:proofErr w:type="spellStart"/>
      <w:r w:rsidRPr="00AB1633">
        <w:rPr>
          <w:rFonts w:eastAsiaTheme="minorHAnsi"/>
          <w:lang w:val="nb-NO"/>
        </w:rPr>
        <w:t>Fischl</w:t>
      </w:r>
      <w:proofErr w:type="spellEnd"/>
      <w:r w:rsidRPr="00AB1633">
        <w:rPr>
          <w:rFonts w:eastAsiaTheme="minorHAnsi"/>
          <w:lang w:val="nb-NO"/>
        </w:rPr>
        <w:t xml:space="preserve">, B., Dale, A., &amp; </w:t>
      </w:r>
      <w:proofErr w:type="spellStart"/>
      <w:r w:rsidRPr="00AB1633">
        <w:rPr>
          <w:rFonts w:eastAsiaTheme="minorHAnsi"/>
          <w:lang w:val="nb-NO"/>
        </w:rPr>
        <w:t>Halgren</w:t>
      </w:r>
      <w:proofErr w:type="spellEnd"/>
      <w:r w:rsidRPr="00AB1633">
        <w:rPr>
          <w:rFonts w:eastAsiaTheme="minorHAnsi"/>
          <w:lang w:val="nb-NO"/>
        </w:rPr>
        <w:t xml:space="preserve">, E. (2010). </w:t>
      </w:r>
      <w:r w:rsidRPr="00AB1633">
        <w:rPr>
          <w:rFonts w:eastAsiaTheme="minorHAnsi"/>
        </w:rPr>
        <w:t xml:space="preserve">Automatic parcellation of human cortical gyri and sulci using standard anatomical nomenclature. </w:t>
      </w:r>
      <w:proofErr w:type="spellStart"/>
      <w:r w:rsidRPr="00AB1633">
        <w:rPr>
          <w:rFonts w:eastAsiaTheme="minorHAnsi"/>
          <w:i/>
          <w:iCs/>
        </w:rPr>
        <w:t>NeuroImage</w:t>
      </w:r>
      <w:proofErr w:type="spellEnd"/>
      <w:r w:rsidRPr="00AB1633">
        <w:rPr>
          <w:rFonts w:eastAsiaTheme="minorHAnsi"/>
        </w:rPr>
        <w:t xml:space="preserve">, </w:t>
      </w:r>
      <w:r w:rsidRPr="00AB1633">
        <w:rPr>
          <w:rFonts w:eastAsiaTheme="minorHAnsi"/>
          <w:i/>
          <w:iCs/>
        </w:rPr>
        <w:t>53</w:t>
      </w:r>
      <w:r w:rsidRPr="00AB1633">
        <w:rPr>
          <w:rFonts w:eastAsiaTheme="minorHAnsi"/>
        </w:rPr>
        <w:t>(1), 1–15. https://doi.org/10.1016/j.neuroimage.2010.06.010</w:t>
      </w:r>
    </w:p>
    <w:p w14:paraId="2F1DF76A" w14:textId="77777777" w:rsidR="00AB1633" w:rsidRPr="00AB1633" w:rsidRDefault="00AB1633" w:rsidP="00AB1633">
      <w:pPr>
        <w:pStyle w:val="Bibliography"/>
        <w:rPr>
          <w:rFonts w:eastAsiaTheme="minorHAnsi"/>
        </w:rPr>
      </w:pPr>
      <w:r w:rsidRPr="00AB1633">
        <w:rPr>
          <w:rFonts w:eastAsiaTheme="minorHAnsi"/>
        </w:rPr>
        <w:t xml:space="preserve">Dwyer, D. B., </w:t>
      </w:r>
      <w:proofErr w:type="spellStart"/>
      <w:r w:rsidRPr="00AB1633">
        <w:rPr>
          <w:rFonts w:eastAsiaTheme="minorHAnsi"/>
        </w:rPr>
        <w:t>Falkai</w:t>
      </w:r>
      <w:proofErr w:type="spellEnd"/>
      <w:r w:rsidRPr="00AB1633">
        <w:rPr>
          <w:rFonts w:eastAsiaTheme="minorHAnsi"/>
        </w:rPr>
        <w:t xml:space="preserve">, P., &amp; </w:t>
      </w:r>
      <w:proofErr w:type="spellStart"/>
      <w:r w:rsidRPr="00AB1633">
        <w:rPr>
          <w:rFonts w:eastAsiaTheme="minorHAnsi"/>
        </w:rPr>
        <w:t>Koutsouleris</w:t>
      </w:r>
      <w:proofErr w:type="spellEnd"/>
      <w:r w:rsidRPr="00AB1633">
        <w:rPr>
          <w:rFonts w:eastAsiaTheme="minorHAnsi"/>
        </w:rPr>
        <w:t xml:space="preserve">, N. (2018). Machine Learning Approaches for Clinical Psychology and Psychiatry. </w:t>
      </w:r>
      <w:r w:rsidRPr="00AB1633">
        <w:rPr>
          <w:rFonts w:eastAsiaTheme="minorHAnsi"/>
          <w:i/>
          <w:iCs/>
        </w:rPr>
        <w:t>Annu Rev Clin Psychol</w:t>
      </w:r>
      <w:r w:rsidRPr="00AB1633">
        <w:rPr>
          <w:rFonts w:eastAsiaTheme="minorHAnsi"/>
        </w:rPr>
        <w:t xml:space="preserve">, </w:t>
      </w:r>
      <w:r w:rsidRPr="00AB1633">
        <w:rPr>
          <w:rFonts w:eastAsiaTheme="minorHAnsi"/>
          <w:i/>
          <w:iCs/>
        </w:rPr>
        <w:t>14</w:t>
      </w:r>
      <w:r w:rsidRPr="00AB1633">
        <w:rPr>
          <w:rFonts w:eastAsiaTheme="minorHAnsi"/>
        </w:rPr>
        <w:t>(1), 91–118. https://doi.org/10.1146/annurev-clinpsy-032816-045037</w:t>
      </w:r>
    </w:p>
    <w:p w14:paraId="2BA97121" w14:textId="77777777" w:rsidR="00AB1633" w:rsidRPr="00AB1633" w:rsidRDefault="00AB1633" w:rsidP="00AB1633">
      <w:pPr>
        <w:pStyle w:val="Bibliography"/>
        <w:rPr>
          <w:rFonts w:eastAsiaTheme="minorHAnsi"/>
        </w:rPr>
      </w:pPr>
      <w:r w:rsidRPr="00AB1633">
        <w:rPr>
          <w:rFonts w:eastAsiaTheme="minorHAnsi"/>
        </w:rPr>
        <w:t xml:space="preserve">Enrico, P., Delvecchio, G., </w:t>
      </w:r>
      <w:proofErr w:type="spellStart"/>
      <w:r w:rsidRPr="00AB1633">
        <w:rPr>
          <w:rFonts w:eastAsiaTheme="minorHAnsi"/>
        </w:rPr>
        <w:t>Turtulici</w:t>
      </w:r>
      <w:proofErr w:type="spellEnd"/>
      <w:r w:rsidRPr="00AB1633">
        <w:rPr>
          <w:rFonts w:eastAsiaTheme="minorHAnsi"/>
        </w:rPr>
        <w:t xml:space="preserve">, N., </w:t>
      </w:r>
      <w:proofErr w:type="spellStart"/>
      <w:r w:rsidRPr="00AB1633">
        <w:rPr>
          <w:rFonts w:eastAsiaTheme="minorHAnsi"/>
        </w:rPr>
        <w:t>Pigoni</w:t>
      </w:r>
      <w:proofErr w:type="spellEnd"/>
      <w:r w:rsidRPr="00AB1633">
        <w:rPr>
          <w:rFonts w:eastAsiaTheme="minorHAnsi"/>
        </w:rPr>
        <w:t xml:space="preserve">, A., Villa, F. M., </w:t>
      </w:r>
      <w:proofErr w:type="spellStart"/>
      <w:r w:rsidRPr="00AB1633">
        <w:rPr>
          <w:rFonts w:eastAsiaTheme="minorHAnsi"/>
        </w:rPr>
        <w:t>Perlini</w:t>
      </w:r>
      <w:proofErr w:type="spellEnd"/>
      <w:r w:rsidRPr="00AB1633">
        <w:rPr>
          <w:rFonts w:eastAsiaTheme="minorHAnsi"/>
        </w:rPr>
        <w:t xml:space="preserve">, C., Rossetti, M. G., Bellani, M., Lasalvia, A., Bonetto, C., Scocco, P., D’Agostino, A., </w:t>
      </w:r>
      <w:proofErr w:type="spellStart"/>
      <w:r w:rsidRPr="00AB1633">
        <w:rPr>
          <w:rFonts w:eastAsiaTheme="minorHAnsi"/>
        </w:rPr>
        <w:t>Torresani</w:t>
      </w:r>
      <w:proofErr w:type="spellEnd"/>
      <w:r w:rsidRPr="00AB1633">
        <w:rPr>
          <w:rFonts w:eastAsiaTheme="minorHAnsi"/>
        </w:rPr>
        <w:t xml:space="preserve">, S., Imbesi, M., Bellini, F., Veronese, A., </w:t>
      </w:r>
      <w:proofErr w:type="spellStart"/>
      <w:r w:rsidRPr="00AB1633">
        <w:rPr>
          <w:rFonts w:eastAsiaTheme="minorHAnsi"/>
        </w:rPr>
        <w:t>Bocchio-Chiavetto</w:t>
      </w:r>
      <w:proofErr w:type="spellEnd"/>
      <w:r w:rsidRPr="00AB1633">
        <w:rPr>
          <w:rFonts w:eastAsiaTheme="minorHAnsi"/>
        </w:rPr>
        <w:t xml:space="preserve">, L., Gennarelli, M., Balestrieri, M., … Brambilla, P. (2021). Classification of Psychoses Based on Immunological Features: A Machine Learning Study in a Large Cohort of </w:t>
      </w:r>
      <w:proofErr w:type="gramStart"/>
      <w:r w:rsidRPr="00AB1633">
        <w:rPr>
          <w:rFonts w:eastAsiaTheme="minorHAnsi"/>
        </w:rPr>
        <w:t>First-Episode</w:t>
      </w:r>
      <w:proofErr w:type="gramEnd"/>
      <w:r w:rsidRPr="00AB1633">
        <w:rPr>
          <w:rFonts w:eastAsiaTheme="minorHAnsi"/>
        </w:rPr>
        <w:t xml:space="preserve"> and Chronic Patients. </w:t>
      </w:r>
      <w:r w:rsidRPr="00AB1633">
        <w:rPr>
          <w:rFonts w:eastAsiaTheme="minorHAnsi"/>
          <w:i/>
          <w:iCs/>
        </w:rPr>
        <w:t>Schizophrenia Bulletin</w:t>
      </w:r>
      <w:r w:rsidRPr="00AB1633">
        <w:rPr>
          <w:rFonts w:eastAsiaTheme="minorHAnsi"/>
        </w:rPr>
        <w:t xml:space="preserve">, </w:t>
      </w:r>
      <w:r w:rsidRPr="00AB1633">
        <w:rPr>
          <w:rFonts w:eastAsiaTheme="minorHAnsi"/>
          <w:i/>
          <w:iCs/>
        </w:rPr>
        <w:t>47</w:t>
      </w:r>
      <w:r w:rsidRPr="00AB1633">
        <w:rPr>
          <w:rFonts w:eastAsiaTheme="minorHAnsi"/>
        </w:rPr>
        <w:t>(4), 1141–1155. https://doi.org/10.1093/schbul/sbaa190</w:t>
      </w:r>
    </w:p>
    <w:p w14:paraId="1E65CDBE" w14:textId="77777777" w:rsidR="00AB1633" w:rsidRPr="00AB1633" w:rsidRDefault="00AB1633" w:rsidP="00AB1633">
      <w:pPr>
        <w:pStyle w:val="Bibliography"/>
        <w:rPr>
          <w:rFonts w:eastAsiaTheme="minorHAnsi"/>
        </w:rPr>
      </w:pPr>
      <w:r w:rsidRPr="00AB1633">
        <w:rPr>
          <w:rFonts w:eastAsiaTheme="minorHAnsi"/>
        </w:rPr>
        <w:t xml:space="preserve">Fischl, B., &amp; Dale, A. M. (2000). Measuring the Thickness of the Human Cerebral Cortex from Magnetic Resonance Images. </w:t>
      </w:r>
      <w:r w:rsidRPr="00AB1633">
        <w:rPr>
          <w:rFonts w:eastAsiaTheme="minorHAnsi"/>
          <w:i/>
          <w:iCs/>
        </w:rPr>
        <w:t xml:space="preserve">Proc Natl </w:t>
      </w:r>
      <w:proofErr w:type="spellStart"/>
      <w:r w:rsidRPr="00AB1633">
        <w:rPr>
          <w:rFonts w:eastAsiaTheme="minorHAnsi"/>
          <w:i/>
          <w:iCs/>
        </w:rPr>
        <w:t>Acad</w:t>
      </w:r>
      <w:proofErr w:type="spellEnd"/>
      <w:r w:rsidRPr="00AB1633">
        <w:rPr>
          <w:rFonts w:eastAsiaTheme="minorHAnsi"/>
          <w:i/>
          <w:iCs/>
        </w:rPr>
        <w:t xml:space="preserve"> Sci U S A</w:t>
      </w:r>
      <w:r w:rsidRPr="00AB1633">
        <w:rPr>
          <w:rFonts w:eastAsiaTheme="minorHAnsi"/>
        </w:rPr>
        <w:t xml:space="preserve">, </w:t>
      </w:r>
      <w:r w:rsidRPr="00AB1633">
        <w:rPr>
          <w:rFonts w:eastAsiaTheme="minorHAnsi"/>
          <w:i/>
          <w:iCs/>
        </w:rPr>
        <w:t>97</w:t>
      </w:r>
      <w:r w:rsidRPr="00AB1633">
        <w:rPr>
          <w:rFonts w:eastAsiaTheme="minorHAnsi"/>
        </w:rPr>
        <w:t>(20), 11050–11055. https://doi.org/10.1073/pnas.200033797</w:t>
      </w:r>
    </w:p>
    <w:p w14:paraId="4292A1D4" w14:textId="77777777" w:rsidR="00AB1633" w:rsidRPr="00AB1633" w:rsidRDefault="00AB1633" w:rsidP="00AB1633">
      <w:pPr>
        <w:pStyle w:val="Bibliography"/>
        <w:rPr>
          <w:rFonts w:eastAsiaTheme="minorHAnsi"/>
        </w:rPr>
      </w:pPr>
      <w:proofErr w:type="spellStart"/>
      <w:r w:rsidRPr="00AB1633">
        <w:rPr>
          <w:rFonts w:eastAsiaTheme="minorHAnsi"/>
          <w:lang w:val="nb-NO"/>
        </w:rPr>
        <w:lastRenderedPageBreak/>
        <w:t>Fischl</w:t>
      </w:r>
      <w:proofErr w:type="spellEnd"/>
      <w:r w:rsidRPr="00AB1633">
        <w:rPr>
          <w:rFonts w:eastAsiaTheme="minorHAnsi"/>
          <w:lang w:val="nb-NO"/>
        </w:rPr>
        <w:t xml:space="preserve">, B., Liu, A., &amp; Dale, A. M. (2001). </w:t>
      </w:r>
      <w:r w:rsidRPr="00AB1633">
        <w:rPr>
          <w:rFonts w:eastAsiaTheme="minorHAnsi"/>
        </w:rPr>
        <w:t xml:space="preserve">Automated manifold surgery: Constructing geometrically accurate and topologically correct models of the human cerebral cortex. </w:t>
      </w:r>
      <w:r w:rsidRPr="00AB1633">
        <w:rPr>
          <w:rFonts w:eastAsiaTheme="minorHAnsi"/>
          <w:i/>
          <w:iCs/>
        </w:rPr>
        <w:t>IEEE Trans Med Imaging</w:t>
      </w:r>
      <w:r w:rsidRPr="00AB1633">
        <w:rPr>
          <w:rFonts w:eastAsiaTheme="minorHAnsi"/>
        </w:rPr>
        <w:t xml:space="preserve">, </w:t>
      </w:r>
      <w:r w:rsidRPr="00AB1633">
        <w:rPr>
          <w:rFonts w:eastAsiaTheme="minorHAnsi"/>
          <w:i/>
          <w:iCs/>
        </w:rPr>
        <w:t>20</w:t>
      </w:r>
      <w:r w:rsidRPr="00AB1633">
        <w:rPr>
          <w:rFonts w:eastAsiaTheme="minorHAnsi"/>
        </w:rPr>
        <w:t>(1), 70–80. https://doi.org/10.1109/42.906426</w:t>
      </w:r>
    </w:p>
    <w:p w14:paraId="0E571783" w14:textId="77777777" w:rsidR="00AB1633" w:rsidRPr="00AB1633" w:rsidRDefault="00AB1633" w:rsidP="00AB1633">
      <w:pPr>
        <w:pStyle w:val="Bibliography"/>
        <w:rPr>
          <w:rFonts w:eastAsiaTheme="minorHAnsi"/>
        </w:rPr>
      </w:pPr>
      <w:r w:rsidRPr="00AB1633">
        <w:rPr>
          <w:rFonts w:eastAsiaTheme="minorHAnsi"/>
        </w:rPr>
        <w:t xml:space="preserve">Fischl, B., Salat, D. H., Busa, E., Albert, M., Dieterich, M., Haselgrove, C., van der Kouwe, A., Killiany, R., Kennedy, D., Klaveness, S., Montillo, A., Makris, N., Rosen, B., &amp; Dale, A. M. (2002). Whole brain segmentation: Automated labeling of neuroanatomical structures in the human brain. </w:t>
      </w:r>
      <w:r w:rsidRPr="00AB1633">
        <w:rPr>
          <w:rFonts w:eastAsiaTheme="minorHAnsi"/>
          <w:i/>
          <w:iCs/>
        </w:rPr>
        <w:t>Neuron</w:t>
      </w:r>
      <w:r w:rsidRPr="00AB1633">
        <w:rPr>
          <w:rFonts w:eastAsiaTheme="minorHAnsi"/>
        </w:rPr>
        <w:t xml:space="preserve">, </w:t>
      </w:r>
      <w:r w:rsidRPr="00AB1633">
        <w:rPr>
          <w:rFonts w:eastAsiaTheme="minorHAnsi"/>
          <w:i/>
          <w:iCs/>
        </w:rPr>
        <w:t>33</w:t>
      </w:r>
      <w:r w:rsidRPr="00AB1633">
        <w:rPr>
          <w:rFonts w:eastAsiaTheme="minorHAnsi"/>
        </w:rPr>
        <w:t>(3), 341–355. https://doi.org/10.1016/s0896-6273(02)00569-x</w:t>
      </w:r>
    </w:p>
    <w:p w14:paraId="3E2DB9BB" w14:textId="77777777" w:rsidR="00AB1633" w:rsidRPr="00AB1633" w:rsidRDefault="00AB1633" w:rsidP="00AB1633">
      <w:pPr>
        <w:pStyle w:val="Bibliography"/>
        <w:rPr>
          <w:rFonts w:eastAsiaTheme="minorHAnsi"/>
        </w:rPr>
      </w:pPr>
      <w:r w:rsidRPr="00AB1633">
        <w:rPr>
          <w:rFonts w:eastAsiaTheme="minorHAnsi"/>
        </w:rPr>
        <w:t xml:space="preserve">Fischl, B., Sereno, M. I., Tootell, R. B. H., &amp; Dale, A. M. (1999). High-resolution intersubject averaging and a coordinate system for the cortical surface. </w:t>
      </w:r>
      <w:r w:rsidRPr="00AB1633">
        <w:rPr>
          <w:rFonts w:eastAsiaTheme="minorHAnsi"/>
          <w:i/>
          <w:iCs/>
        </w:rPr>
        <w:t>Hum. Brain Mapp</w:t>
      </w:r>
      <w:r w:rsidRPr="00AB1633">
        <w:rPr>
          <w:rFonts w:eastAsiaTheme="minorHAnsi"/>
        </w:rPr>
        <w:t xml:space="preserve">, </w:t>
      </w:r>
      <w:r w:rsidRPr="00AB1633">
        <w:rPr>
          <w:rFonts w:eastAsiaTheme="minorHAnsi"/>
          <w:i/>
          <w:iCs/>
        </w:rPr>
        <w:t>8</w:t>
      </w:r>
      <w:r w:rsidRPr="00AB1633">
        <w:rPr>
          <w:rFonts w:eastAsiaTheme="minorHAnsi"/>
        </w:rPr>
        <w:t>(4), 272–284.</w:t>
      </w:r>
    </w:p>
    <w:p w14:paraId="7B3B1D29" w14:textId="77777777" w:rsidR="00AB1633" w:rsidRPr="00AB1633" w:rsidRDefault="00AB1633" w:rsidP="00AB1633">
      <w:pPr>
        <w:pStyle w:val="Bibliography"/>
        <w:rPr>
          <w:rFonts w:eastAsiaTheme="minorHAnsi"/>
        </w:rPr>
      </w:pPr>
      <w:r w:rsidRPr="00AB1633">
        <w:rPr>
          <w:rFonts w:eastAsiaTheme="minorHAnsi"/>
        </w:rPr>
        <w:t xml:space="preserve">Friedman, J. H. (2001). Greedy Function Approximation: A Gradient Boosting Machine. </w:t>
      </w:r>
      <w:r w:rsidRPr="00AB1633">
        <w:rPr>
          <w:rFonts w:eastAsiaTheme="minorHAnsi"/>
          <w:i/>
          <w:iCs/>
        </w:rPr>
        <w:t>The Annals of Statistics</w:t>
      </w:r>
      <w:r w:rsidRPr="00AB1633">
        <w:rPr>
          <w:rFonts w:eastAsiaTheme="minorHAnsi"/>
        </w:rPr>
        <w:t xml:space="preserve">, </w:t>
      </w:r>
      <w:r w:rsidRPr="00AB1633">
        <w:rPr>
          <w:rFonts w:eastAsiaTheme="minorHAnsi"/>
          <w:i/>
          <w:iCs/>
        </w:rPr>
        <w:t>29</w:t>
      </w:r>
      <w:r w:rsidRPr="00AB1633">
        <w:rPr>
          <w:rFonts w:eastAsiaTheme="minorHAnsi"/>
        </w:rPr>
        <w:t>(5), 1189–1232.</w:t>
      </w:r>
    </w:p>
    <w:p w14:paraId="25DAB31E" w14:textId="77777777" w:rsidR="00AB1633" w:rsidRPr="00AB1633" w:rsidRDefault="00AB1633" w:rsidP="00AB1633">
      <w:pPr>
        <w:pStyle w:val="Bibliography"/>
        <w:rPr>
          <w:rFonts w:eastAsiaTheme="minorHAnsi"/>
        </w:rPr>
      </w:pPr>
      <w:r w:rsidRPr="00AB1633">
        <w:rPr>
          <w:rFonts w:eastAsiaTheme="minorHAnsi"/>
        </w:rPr>
        <w:t xml:space="preserve">Friston, Karl. J., Ashburner, J., Frith, C. D., Poline, J.-B., Heather, J. D., &amp; Frackowiak, R. S. J. (1995). Spatial registration and normalization of images. </w:t>
      </w:r>
      <w:r w:rsidRPr="00AB1633">
        <w:rPr>
          <w:rFonts w:eastAsiaTheme="minorHAnsi"/>
          <w:i/>
          <w:iCs/>
        </w:rPr>
        <w:t>Hum. Brain Mapp</w:t>
      </w:r>
      <w:r w:rsidRPr="00AB1633">
        <w:rPr>
          <w:rFonts w:eastAsiaTheme="minorHAnsi"/>
        </w:rPr>
        <w:t xml:space="preserve">, </w:t>
      </w:r>
      <w:r w:rsidRPr="00AB1633">
        <w:rPr>
          <w:rFonts w:eastAsiaTheme="minorHAnsi"/>
          <w:i/>
          <w:iCs/>
        </w:rPr>
        <w:t>3</w:t>
      </w:r>
      <w:r w:rsidRPr="00AB1633">
        <w:rPr>
          <w:rFonts w:eastAsiaTheme="minorHAnsi"/>
        </w:rPr>
        <w:t>(3), 165–189. https://doi.org/10.1002/hbm.460030303</w:t>
      </w:r>
    </w:p>
    <w:p w14:paraId="52165E17" w14:textId="77777777" w:rsidR="00AB1633" w:rsidRPr="00AB1633" w:rsidRDefault="00AB1633" w:rsidP="00AB1633">
      <w:pPr>
        <w:pStyle w:val="Bibliography"/>
        <w:rPr>
          <w:rFonts w:eastAsiaTheme="minorHAnsi"/>
        </w:rPr>
      </w:pPr>
      <w:proofErr w:type="spellStart"/>
      <w:r w:rsidRPr="00AB1633">
        <w:rPr>
          <w:rFonts w:eastAsiaTheme="minorHAnsi"/>
        </w:rPr>
        <w:t>Garavan</w:t>
      </w:r>
      <w:proofErr w:type="spellEnd"/>
      <w:r w:rsidRPr="00AB1633">
        <w:rPr>
          <w:rFonts w:eastAsiaTheme="minorHAnsi"/>
        </w:rPr>
        <w:t xml:space="preserve">, H., Bartsch, H., Conway, K., </w:t>
      </w:r>
      <w:proofErr w:type="spellStart"/>
      <w:r w:rsidRPr="00AB1633">
        <w:rPr>
          <w:rFonts w:eastAsiaTheme="minorHAnsi"/>
        </w:rPr>
        <w:t>Decastro</w:t>
      </w:r>
      <w:proofErr w:type="spellEnd"/>
      <w:r w:rsidRPr="00AB1633">
        <w:rPr>
          <w:rFonts w:eastAsiaTheme="minorHAnsi"/>
        </w:rPr>
        <w:t xml:space="preserve">, A., Goldstein, R. Z., Heeringa, S., Jernigan, T., Potter, A., Thompson, W., &amp; </w:t>
      </w:r>
      <w:proofErr w:type="spellStart"/>
      <w:r w:rsidRPr="00AB1633">
        <w:rPr>
          <w:rFonts w:eastAsiaTheme="minorHAnsi"/>
        </w:rPr>
        <w:t>Zahs</w:t>
      </w:r>
      <w:proofErr w:type="spellEnd"/>
      <w:r w:rsidRPr="00AB1633">
        <w:rPr>
          <w:rFonts w:eastAsiaTheme="minorHAnsi"/>
        </w:rPr>
        <w:t xml:space="preserve">, D. (2018). Recruiting the ABCD sample: Design considerations and procedures. </w:t>
      </w:r>
      <w:r w:rsidRPr="00AB1633">
        <w:rPr>
          <w:rFonts w:eastAsiaTheme="minorHAnsi"/>
          <w:i/>
          <w:iCs/>
        </w:rPr>
        <w:t>Developmental Cognitive Neuroscience</w:t>
      </w:r>
      <w:r w:rsidRPr="00AB1633">
        <w:rPr>
          <w:rFonts w:eastAsiaTheme="minorHAnsi"/>
        </w:rPr>
        <w:t xml:space="preserve">, </w:t>
      </w:r>
      <w:r w:rsidRPr="00AB1633">
        <w:rPr>
          <w:rFonts w:eastAsiaTheme="minorHAnsi"/>
          <w:i/>
          <w:iCs/>
        </w:rPr>
        <w:t>32</w:t>
      </w:r>
      <w:r w:rsidRPr="00AB1633">
        <w:rPr>
          <w:rFonts w:eastAsiaTheme="minorHAnsi"/>
        </w:rPr>
        <w:t>, 16–22. https://doi.org/10.1016/j.dcn.2018.04.004</w:t>
      </w:r>
    </w:p>
    <w:p w14:paraId="3F246A2D" w14:textId="77777777" w:rsidR="00AB1633" w:rsidRPr="00AB1633" w:rsidRDefault="00AB1633" w:rsidP="00AB1633">
      <w:pPr>
        <w:pStyle w:val="Bibliography"/>
        <w:rPr>
          <w:rFonts w:eastAsiaTheme="minorHAnsi"/>
        </w:rPr>
      </w:pPr>
      <w:r w:rsidRPr="00AB1633">
        <w:rPr>
          <w:rFonts w:eastAsiaTheme="minorHAnsi"/>
        </w:rPr>
        <w:t xml:space="preserve">Geller, D. A., M. B. B. S., &amp; March, J., M. D. (2012). Practice Parameter for the Assessment and Treatment of Children and Adolescents </w:t>
      </w:r>
      <w:proofErr w:type="gramStart"/>
      <w:r w:rsidRPr="00AB1633">
        <w:rPr>
          <w:rFonts w:eastAsiaTheme="minorHAnsi"/>
        </w:rPr>
        <w:t>With</w:t>
      </w:r>
      <w:proofErr w:type="gramEnd"/>
      <w:r w:rsidRPr="00AB1633">
        <w:rPr>
          <w:rFonts w:eastAsiaTheme="minorHAnsi"/>
        </w:rPr>
        <w:t xml:space="preserve"> Obsessive-Compulsive Disorder. </w:t>
      </w:r>
      <w:r w:rsidRPr="00AB1633">
        <w:rPr>
          <w:rFonts w:eastAsiaTheme="minorHAnsi"/>
          <w:i/>
          <w:iCs/>
        </w:rPr>
        <w:t xml:space="preserve">J Am </w:t>
      </w:r>
      <w:proofErr w:type="spellStart"/>
      <w:r w:rsidRPr="00AB1633">
        <w:rPr>
          <w:rFonts w:eastAsiaTheme="minorHAnsi"/>
          <w:i/>
          <w:iCs/>
        </w:rPr>
        <w:t>Acad</w:t>
      </w:r>
      <w:proofErr w:type="spellEnd"/>
      <w:r w:rsidRPr="00AB1633">
        <w:rPr>
          <w:rFonts w:eastAsiaTheme="minorHAnsi"/>
          <w:i/>
          <w:iCs/>
        </w:rPr>
        <w:t xml:space="preserve"> Child </w:t>
      </w:r>
      <w:proofErr w:type="spellStart"/>
      <w:r w:rsidRPr="00AB1633">
        <w:rPr>
          <w:rFonts w:eastAsiaTheme="minorHAnsi"/>
          <w:i/>
          <w:iCs/>
        </w:rPr>
        <w:t>Adolesc</w:t>
      </w:r>
      <w:proofErr w:type="spellEnd"/>
      <w:r w:rsidRPr="00AB1633">
        <w:rPr>
          <w:rFonts w:eastAsiaTheme="minorHAnsi"/>
          <w:i/>
          <w:iCs/>
        </w:rPr>
        <w:t xml:space="preserve"> Psychiatry</w:t>
      </w:r>
      <w:r w:rsidRPr="00AB1633">
        <w:rPr>
          <w:rFonts w:eastAsiaTheme="minorHAnsi"/>
        </w:rPr>
        <w:t xml:space="preserve">, </w:t>
      </w:r>
      <w:r w:rsidRPr="00AB1633">
        <w:rPr>
          <w:rFonts w:eastAsiaTheme="minorHAnsi"/>
          <w:i/>
          <w:iCs/>
        </w:rPr>
        <w:t>51</w:t>
      </w:r>
      <w:r w:rsidRPr="00AB1633">
        <w:rPr>
          <w:rFonts w:eastAsiaTheme="minorHAnsi"/>
        </w:rPr>
        <w:t>(1), 98–113. https://doi.org/10.1016/j.jaac.2011.09.019</w:t>
      </w:r>
    </w:p>
    <w:p w14:paraId="730A27AC" w14:textId="77777777" w:rsidR="00AB1633" w:rsidRPr="00AB1633" w:rsidRDefault="00AB1633" w:rsidP="00AB1633">
      <w:pPr>
        <w:pStyle w:val="Bibliography"/>
        <w:rPr>
          <w:rFonts w:eastAsiaTheme="minorHAnsi"/>
        </w:rPr>
      </w:pPr>
      <w:r w:rsidRPr="00AB1633">
        <w:rPr>
          <w:rFonts w:eastAsiaTheme="minorHAnsi"/>
        </w:rPr>
        <w:lastRenderedPageBreak/>
        <w:t xml:space="preserve">Good, P. (2000). </w:t>
      </w:r>
      <w:r w:rsidRPr="00AB1633">
        <w:rPr>
          <w:rFonts w:eastAsiaTheme="minorHAnsi"/>
          <w:i/>
          <w:iCs/>
        </w:rPr>
        <w:t>Permutation Tests</w:t>
      </w:r>
      <w:r w:rsidRPr="00AB1633">
        <w:rPr>
          <w:rFonts w:eastAsiaTheme="minorHAnsi"/>
        </w:rPr>
        <w:t>. Springer. https://doi.org/10.1007/978-1-4757-3235-1</w:t>
      </w:r>
    </w:p>
    <w:p w14:paraId="67A0DDD4" w14:textId="77777777" w:rsidR="00AB1633" w:rsidRPr="00AB1633" w:rsidRDefault="00AB1633" w:rsidP="00AB1633">
      <w:pPr>
        <w:pStyle w:val="Bibliography"/>
        <w:rPr>
          <w:rFonts w:eastAsiaTheme="minorHAnsi"/>
        </w:rPr>
      </w:pPr>
      <w:proofErr w:type="spellStart"/>
      <w:r w:rsidRPr="00AB1633">
        <w:rPr>
          <w:rFonts w:eastAsiaTheme="minorHAnsi"/>
        </w:rPr>
        <w:t>Graybiel</w:t>
      </w:r>
      <w:proofErr w:type="spellEnd"/>
      <w:r w:rsidRPr="00AB1633">
        <w:rPr>
          <w:rFonts w:eastAsiaTheme="minorHAnsi"/>
        </w:rPr>
        <w:t xml:space="preserve">, A. M., &amp; Rauch, S. L. (2000). Toward a Neurobiology of Obsessive-Compulsive Disorder. </w:t>
      </w:r>
      <w:r w:rsidRPr="00AB1633">
        <w:rPr>
          <w:rFonts w:eastAsiaTheme="minorHAnsi"/>
          <w:i/>
          <w:iCs/>
        </w:rPr>
        <w:t>Neuron</w:t>
      </w:r>
      <w:r w:rsidRPr="00AB1633">
        <w:rPr>
          <w:rFonts w:eastAsiaTheme="minorHAnsi"/>
        </w:rPr>
        <w:t xml:space="preserve">, </w:t>
      </w:r>
      <w:r w:rsidRPr="00AB1633">
        <w:rPr>
          <w:rFonts w:eastAsiaTheme="minorHAnsi"/>
          <w:i/>
          <w:iCs/>
        </w:rPr>
        <w:t>28</w:t>
      </w:r>
      <w:r w:rsidRPr="00AB1633">
        <w:rPr>
          <w:rFonts w:eastAsiaTheme="minorHAnsi"/>
        </w:rPr>
        <w:t>(2), 343–347. https://doi.org/10.1016/S0896-6273(00)00113-6</w:t>
      </w:r>
    </w:p>
    <w:p w14:paraId="216B00E2" w14:textId="77777777" w:rsidR="00AB1633" w:rsidRPr="00AB1633" w:rsidRDefault="00AB1633" w:rsidP="00AB1633">
      <w:pPr>
        <w:pStyle w:val="Bibliography"/>
        <w:rPr>
          <w:rFonts w:eastAsiaTheme="minorHAnsi"/>
        </w:rPr>
      </w:pPr>
      <w:r w:rsidRPr="00AB1633">
        <w:rPr>
          <w:rFonts w:eastAsiaTheme="minorHAnsi"/>
        </w:rPr>
        <w:t xml:space="preserve">Hagler, D. J., Hatton, </w:t>
      </w:r>
      <w:proofErr w:type="spellStart"/>
      <w:r w:rsidRPr="00AB1633">
        <w:rPr>
          <w:rFonts w:eastAsiaTheme="minorHAnsi"/>
        </w:rPr>
        <w:t>SeanN</w:t>
      </w:r>
      <w:proofErr w:type="spellEnd"/>
      <w:r w:rsidRPr="00AB1633">
        <w:rPr>
          <w:rFonts w:eastAsiaTheme="minorHAnsi"/>
        </w:rPr>
        <w:t xml:space="preserve">., Cornejo, M. D., Makowski, C., Fair, D. A., Dick, A. S., Sutherland, M. T., Casey, B. J., Barch, D. M., Harms, M. P., Watts, R., Bjork, J. M., </w:t>
      </w:r>
      <w:proofErr w:type="spellStart"/>
      <w:r w:rsidRPr="00AB1633">
        <w:rPr>
          <w:rFonts w:eastAsiaTheme="minorHAnsi"/>
        </w:rPr>
        <w:t>Garavan</w:t>
      </w:r>
      <w:proofErr w:type="spellEnd"/>
      <w:r w:rsidRPr="00AB1633">
        <w:rPr>
          <w:rFonts w:eastAsiaTheme="minorHAnsi"/>
        </w:rPr>
        <w:t xml:space="preserve">, H. P., Hilmer, L., </w:t>
      </w:r>
      <w:proofErr w:type="spellStart"/>
      <w:r w:rsidRPr="00AB1633">
        <w:rPr>
          <w:rFonts w:eastAsiaTheme="minorHAnsi"/>
        </w:rPr>
        <w:t>Pung</w:t>
      </w:r>
      <w:proofErr w:type="spellEnd"/>
      <w:r w:rsidRPr="00AB1633">
        <w:rPr>
          <w:rFonts w:eastAsiaTheme="minorHAnsi"/>
        </w:rPr>
        <w:t xml:space="preserve">, C. J., Sicat, C. S., Kuperman, J., Bartsch, H., Xue, F., … Dale, A. M. (2019). Image processing and analysis methods for the Adolescent Brain Cognitive Development Study. </w:t>
      </w:r>
      <w:proofErr w:type="spellStart"/>
      <w:r w:rsidRPr="00AB1633">
        <w:rPr>
          <w:rFonts w:eastAsiaTheme="minorHAnsi"/>
          <w:i/>
          <w:iCs/>
        </w:rPr>
        <w:t>NeuroImage</w:t>
      </w:r>
      <w:proofErr w:type="spellEnd"/>
      <w:r w:rsidRPr="00AB1633">
        <w:rPr>
          <w:rFonts w:eastAsiaTheme="minorHAnsi"/>
        </w:rPr>
        <w:t xml:space="preserve">, </w:t>
      </w:r>
      <w:r w:rsidRPr="00AB1633">
        <w:rPr>
          <w:rFonts w:eastAsiaTheme="minorHAnsi"/>
          <w:i/>
          <w:iCs/>
        </w:rPr>
        <w:t>202</w:t>
      </w:r>
      <w:r w:rsidRPr="00AB1633">
        <w:rPr>
          <w:rFonts w:eastAsiaTheme="minorHAnsi"/>
        </w:rPr>
        <w:t>, 116091. https://doi.org/10.1016/j.neuroimage.2019.116091</w:t>
      </w:r>
    </w:p>
    <w:p w14:paraId="210DA30A" w14:textId="77777777" w:rsidR="00AB1633" w:rsidRPr="00AB1633" w:rsidRDefault="00AB1633" w:rsidP="00AB1633">
      <w:pPr>
        <w:pStyle w:val="Bibliography"/>
        <w:rPr>
          <w:rFonts w:eastAsiaTheme="minorHAnsi"/>
        </w:rPr>
      </w:pPr>
      <w:r w:rsidRPr="00AB1633">
        <w:rPr>
          <w:rFonts w:eastAsiaTheme="minorHAnsi"/>
        </w:rPr>
        <w:t xml:space="preserve">Haist, F., &amp; Jernigan, T. L. (2023). </w:t>
      </w:r>
      <w:r w:rsidRPr="00AB1633">
        <w:rPr>
          <w:rFonts w:eastAsiaTheme="minorHAnsi"/>
          <w:i/>
          <w:iCs/>
        </w:rPr>
        <w:t>Adolescent Brain Cognitive Development Study (ABCD)—Annual Release 5.1</w:t>
      </w:r>
      <w:r w:rsidRPr="00AB1633">
        <w:rPr>
          <w:rFonts w:eastAsiaTheme="minorHAnsi"/>
        </w:rPr>
        <w:t>. https://doi.org/10.15154/Z563-ZD24</w:t>
      </w:r>
    </w:p>
    <w:p w14:paraId="23346E4E" w14:textId="77777777" w:rsidR="00AB1633" w:rsidRPr="00AB1633" w:rsidRDefault="00AB1633" w:rsidP="00AB1633">
      <w:pPr>
        <w:pStyle w:val="Bibliography"/>
        <w:rPr>
          <w:rFonts w:eastAsiaTheme="minorHAnsi"/>
        </w:rPr>
      </w:pPr>
      <w:r w:rsidRPr="00AB1633">
        <w:rPr>
          <w:rFonts w:eastAsiaTheme="minorHAnsi"/>
        </w:rPr>
        <w:t xml:space="preserve">Hastie, T., </w:t>
      </w:r>
      <w:proofErr w:type="spellStart"/>
      <w:r w:rsidRPr="00AB1633">
        <w:rPr>
          <w:rFonts w:eastAsiaTheme="minorHAnsi"/>
        </w:rPr>
        <w:t>Tibshirani</w:t>
      </w:r>
      <w:proofErr w:type="spellEnd"/>
      <w:r w:rsidRPr="00AB1633">
        <w:rPr>
          <w:rFonts w:eastAsiaTheme="minorHAnsi"/>
        </w:rPr>
        <w:t xml:space="preserve">, R., &amp; Friedman, J. (2009). </w:t>
      </w:r>
      <w:r w:rsidRPr="00AB1633">
        <w:rPr>
          <w:rFonts w:eastAsiaTheme="minorHAnsi"/>
          <w:i/>
          <w:iCs/>
        </w:rPr>
        <w:t>The Elements of Statistical Learning</w:t>
      </w:r>
      <w:r w:rsidRPr="00AB1633">
        <w:rPr>
          <w:rFonts w:eastAsiaTheme="minorHAnsi"/>
        </w:rPr>
        <w:t>. Springer. https://doi.org/10.1007/978-0-387-84858-7</w:t>
      </w:r>
    </w:p>
    <w:p w14:paraId="2D787E9A" w14:textId="77777777" w:rsidR="00AB1633" w:rsidRPr="00AB1633" w:rsidRDefault="00AB1633" w:rsidP="00AB1633">
      <w:pPr>
        <w:pStyle w:val="Bibliography"/>
        <w:rPr>
          <w:rFonts w:eastAsiaTheme="minorHAnsi"/>
        </w:rPr>
      </w:pPr>
      <w:r w:rsidRPr="00AB1633">
        <w:rPr>
          <w:rFonts w:eastAsiaTheme="minorHAnsi"/>
        </w:rPr>
        <w:t xml:space="preserve">He, H., &amp; Garcia, E. A. (2009). Learning from Imbalanced Data. </w:t>
      </w:r>
      <w:r w:rsidRPr="00AB1633">
        <w:rPr>
          <w:rFonts w:eastAsiaTheme="minorHAnsi"/>
          <w:i/>
          <w:iCs/>
        </w:rPr>
        <w:t>IEEE Transactions on Knowledge and Data Engineering</w:t>
      </w:r>
      <w:r w:rsidRPr="00AB1633">
        <w:rPr>
          <w:rFonts w:eastAsiaTheme="minorHAnsi"/>
        </w:rPr>
        <w:t xml:space="preserve">, </w:t>
      </w:r>
      <w:r w:rsidRPr="00AB1633">
        <w:rPr>
          <w:rFonts w:eastAsiaTheme="minorHAnsi"/>
          <w:i/>
          <w:iCs/>
        </w:rPr>
        <w:t>21</w:t>
      </w:r>
      <w:r w:rsidRPr="00AB1633">
        <w:rPr>
          <w:rFonts w:eastAsiaTheme="minorHAnsi"/>
        </w:rPr>
        <w:t>(9), 1263–1284. https://doi.org/10.1109/TKDE.2008.239</w:t>
      </w:r>
    </w:p>
    <w:p w14:paraId="029DB2BD" w14:textId="77777777" w:rsidR="00AB1633" w:rsidRPr="00AB1633" w:rsidRDefault="00AB1633" w:rsidP="00AB1633">
      <w:pPr>
        <w:pStyle w:val="Bibliography"/>
        <w:rPr>
          <w:rFonts w:eastAsiaTheme="minorHAnsi"/>
        </w:rPr>
      </w:pPr>
      <w:r w:rsidRPr="00AB1633">
        <w:rPr>
          <w:rFonts w:eastAsiaTheme="minorHAnsi"/>
        </w:rPr>
        <w:t xml:space="preserve">Insel, T. R. (2017). Digital Phenotyping: Technology for a New Science of Behavior. </w:t>
      </w:r>
      <w:r w:rsidRPr="00AB1633">
        <w:rPr>
          <w:rFonts w:eastAsiaTheme="minorHAnsi"/>
          <w:i/>
          <w:iCs/>
        </w:rPr>
        <w:t>JAMA</w:t>
      </w:r>
      <w:r w:rsidRPr="00AB1633">
        <w:rPr>
          <w:rFonts w:eastAsiaTheme="minorHAnsi"/>
        </w:rPr>
        <w:t xml:space="preserve">, </w:t>
      </w:r>
      <w:r w:rsidRPr="00AB1633">
        <w:rPr>
          <w:rFonts w:eastAsiaTheme="minorHAnsi"/>
          <w:i/>
          <w:iCs/>
        </w:rPr>
        <w:t>318</w:t>
      </w:r>
      <w:r w:rsidRPr="00AB1633">
        <w:rPr>
          <w:rFonts w:eastAsiaTheme="minorHAnsi"/>
        </w:rPr>
        <w:t>(13), 1215–1216. https://doi.org/10.1001/jama.2017.11295</w:t>
      </w:r>
    </w:p>
    <w:p w14:paraId="76DEB980" w14:textId="77777777" w:rsidR="00AB1633" w:rsidRPr="00AB1633" w:rsidRDefault="00AB1633" w:rsidP="00AB1633">
      <w:pPr>
        <w:pStyle w:val="Bibliography"/>
        <w:rPr>
          <w:rFonts w:eastAsiaTheme="minorHAnsi"/>
        </w:rPr>
      </w:pPr>
      <w:r w:rsidRPr="00AB1633">
        <w:rPr>
          <w:rFonts w:eastAsiaTheme="minorHAnsi"/>
        </w:rPr>
        <w:t xml:space="preserve">Ivankovic, F., Johnson, S., Shen, J., Scharf, J. M., &amp; Mathews, C. A. (2024). Optimization of self‐ or parent‐reported psychiatric phenotypes in longitudinal studies. </w:t>
      </w:r>
      <w:r w:rsidRPr="00AB1633">
        <w:rPr>
          <w:rFonts w:eastAsiaTheme="minorHAnsi"/>
          <w:i/>
          <w:iCs/>
        </w:rPr>
        <w:t>Journal of Child Psychology and Psychiatry</w:t>
      </w:r>
      <w:r w:rsidRPr="00AB1633">
        <w:rPr>
          <w:rFonts w:eastAsiaTheme="minorHAnsi"/>
        </w:rPr>
        <w:t>. https://doi.org/10.1111/jcpp.14054</w:t>
      </w:r>
    </w:p>
    <w:p w14:paraId="597F5039" w14:textId="77777777" w:rsidR="00AB1633" w:rsidRPr="00AB1633" w:rsidRDefault="00AB1633" w:rsidP="00AB1633">
      <w:pPr>
        <w:pStyle w:val="Bibliography"/>
        <w:rPr>
          <w:rFonts w:eastAsiaTheme="minorHAnsi"/>
        </w:rPr>
      </w:pPr>
      <w:r w:rsidRPr="00AB1633">
        <w:rPr>
          <w:rFonts w:eastAsiaTheme="minorHAnsi"/>
        </w:rPr>
        <w:lastRenderedPageBreak/>
        <w:t xml:space="preserve">Ivarsson, T., Melin, K., &amp; Wallin, L. (2008). Categorical and dimensional aspects of co-morbidity in obsessive-compulsive disorder (OCD). </w:t>
      </w:r>
      <w:proofErr w:type="spellStart"/>
      <w:r w:rsidRPr="00AB1633">
        <w:rPr>
          <w:rFonts w:eastAsiaTheme="minorHAnsi"/>
          <w:i/>
          <w:iCs/>
        </w:rPr>
        <w:t>Eur</w:t>
      </w:r>
      <w:proofErr w:type="spellEnd"/>
      <w:r w:rsidRPr="00AB1633">
        <w:rPr>
          <w:rFonts w:eastAsiaTheme="minorHAnsi"/>
          <w:i/>
          <w:iCs/>
        </w:rPr>
        <w:t xml:space="preserve"> Child </w:t>
      </w:r>
      <w:proofErr w:type="spellStart"/>
      <w:r w:rsidRPr="00AB1633">
        <w:rPr>
          <w:rFonts w:eastAsiaTheme="minorHAnsi"/>
          <w:i/>
          <w:iCs/>
        </w:rPr>
        <w:t>Adolesc</w:t>
      </w:r>
      <w:proofErr w:type="spellEnd"/>
      <w:r w:rsidRPr="00AB1633">
        <w:rPr>
          <w:rFonts w:eastAsiaTheme="minorHAnsi"/>
          <w:i/>
          <w:iCs/>
        </w:rPr>
        <w:t xml:space="preserve"> Psychiatry</w:t>
      </w:r>
      <w:r w:rsidRPr="00AB1633">
        <w:rPr>
          <w:rFonts w:eastAsiaTheme="minorHAnsi"/>
        </w:rPr>
        <w:t xml:space="preserve">, </w:t>
      </w:r>
      <w:r w:rsidRPr="00AB1633">
        <w:rPr>
          <w:rFonts w:eastAsiaTheme="minorHAnsi"/>
          <w:i/>
          <w:iCs/>
        </w:rPr>
        <w:t>17</w:t>
      </w:r>
      <w:r w:rsidRPr="00AB1633">
        <w:rPr>
          <w:rFonts w:eastAsiaTheme="minorHAnsi"/>
        </w:rPr>
        <w:t>(1), 20–31. https://doi.org/10.1007/s00787-007-0626-z</w:t>
      </w:r>
    </w:p>
    <w:p w14:paraId="04357AB2" w14:textId="77777777" w:rsidR="00AB1633" w:rsidRPr="00AB1633" w:rsidRDefault="00AB1633" w:rsidP="00AB1633">
      <w:pPr>
        <w:pStyle w:val="Bibliography"/>
        <w:rPr>
          <w:rFonts w:eastAsiaTheme="minorHAnsi"/>
        </w:rPr>
      </w:pPr>
      <w:r w:rsidRPr="00AB1633">
        <w:rPr>
          <w:rFonts w:eastAsiaTheme="minorHAnsi"/>
        </w:rPr>
        <w:t xml:space="preserve">James, G., Witten, D., Hastie, T., &amp; </w:t>
      </w:r>
      <w:proofErr w:type="spellStart"/>
      <w:r w:rsidRPr="00AB1633">
        <w:rPr>
          <w:rFonts w:eastAsiaTheme="minorHAnsi"/>
        </w:rPr>
        <w:t>Tibshirani</w:t>
      </w:r>
      <w:proofErr w:type="spellEnd"/>
      <w:r w:rsidRPr="00AB1633">
        <w:rPr>
          <w:rFonts w:eastAsiaTheme="minorHAnsi"/>
        </w:rPr>
        <w:t xml:space="preserve">, R. (2021). </w:t>
      </w:r>
      <w:r w:rsidRPr="00AB1633">
        <w:rPr>
          <w:rFonts w:eastAsiaTheme="minorHAnsi"/>
          <w:i/>
          <w:iCs/>
        </w:rPr>
        <w:t>An Introduction to Statistical Learning: With Applications in R</w:t>
      </w:r>
      <w:r w:rsidRPr="00AB1633">
        <w:rPr>
          <w:rFonts w:eastAsiaTheme="minorHAnsi"/>
        </w:rPr>
        <w:t>. Springer US. https://doi.org/10.1007/978-1-0716-1418-1</w:t>
      </w:r>
    </w:p>
    <w:p w14:paraId="12B0A5EE" w14:textId="77777777" w:rsidR="00AB1633" w:rsidRPr="00AB1633" w:rsidRDefault="00AB1633" w:rsidP="00AB1633">
      <w:pPr>
        <w:pStyle w:val="Bibliography"/>
        <w:rPr>
          <w:rFonts w:eastAsiaTheme="minorHAnsi"/>
        </w:rPr>
      </w:pPr>
      <w:proofErr w:type="spellStart"/>
      <w:r w:rsidRPr="00AB1633">
        <w:rPr>
          <w:rFonts w:eastAsiaTheme="minorHAnsi"/>
        </w:rPr>
        <w:t>Jovicich</w:t>
      </w:r>
      <w:proofErr w:type="spellEnd"/>
      <w:r w:rsidRPr="00AB1633">
        <w:rPr>
          <w:rFonts w:eastAsiaTheme="minorHAnsi"/>
        </w:rPr>
        <w:t xml:space="preserve">, J., </w:t>
      </w:r>
      <w:proofErr w:type="spellStart"/>
      <w:r w:rsidRPr="00AB1633">
        <w:rPr>
          <w:rFonts w:eastAsiaTheme="minorHAnsi"/>
        </w:rPr>
        <w:t>Czanner</w:t>
      </w:r>
      <w:proofErr w:type="spellEnd"/>
      <w:r w:rsidRPr="00AB1633">
        <w:rPr>
          <w:rFonts w:eastAsiaTheme="minorHAnsi"/>
        </w:rPr>
        <w:t xml:space="preserve">, S., Greve, D., Haley, E., van der Kouwe, A., Gollub, R., Kennedy, D., Schmitt, F., Brown, G., MacFall, J., Fischl, B., &amp; Dale, A. (2006). Reliability in multi-site structural MRI studies: Effects of gradient non-linearity correction on phantom and human data. </w:t>
      </w:r>
      <w:proofErr w:type="spellStart"/>
      <w:r w:rsidRPr="00AB1633">
        <w:rPr>
          <w:rFonts w:eastAsiaTheme="minorHAnsi"/>
          <w:i/>
          <w:iCs/>
        </w:rPr>
        <w:t>NeuroImage</w:t>
      </w:r>
      <w:proofErr w:type="spellEnd"/>
      <w:r w:rsidRPr="00AB1633">
        <w:rPr>
          <w:rFonts w:eastAsiaTheme="minorHAnsi"/>
        </w:rPr>
        <w:t xml:space="preserve">, </w:t>
      </w:r>
      <w:r w:rsidRPr="00AB1633">
        <w:rPr>
          <w:rFonts w:eastAsiaTheme="minorHAnsi"/>
          <w:i/>
          <w:iCs/>
        </w:rPr>
        <w:t>30</w:t>
      </w:r>
      <w:r w:rsidRPr="00AB1633">
        <w:rPr>
          <w:rFonts w:eastAsiaTheme="minorHAnsi"/>
        </w:rPr>
        <w:t>(2), 436–443. https://doi.org/10.1016/j.neuroimage.2005.09.046</w:t>
      </w:r>
    </w:p>
    <w:p w14:paraId="1DDA55D5" w14:textId="77777777" w:rsidR="00AB1633" w:rsidRPr="00AB1633" w:rsidRDefault="00AB1633" w:rsidP="00AB1633">
      <w:pPr>
        <w:pStyle w:val="Bibliography"/>
        <w:rPr>
          <w:rFonts w:eastAsiaTheme="minorHAnsi"/>
        </w:rPr>
      </w:pPr>
      <w:r w:rsidRPr="00AB1633">
        <w:rPr>
          <w:rFonts w:eastAsiaTheme="minorHAnsi"/>
        </w:rPr>
        <w:t xml:space="preserve">Karcher, N. R., &amp; Barch, D. M. (2021). The ABCD study: Understanding the development of risk for mental and physical health outcomes. </w:t>
      </w:r>
      <w:r w:rsidRPr="00AB1633">
        <w:rPr>
          <w:rFonts w:eastAsiaTheme="minorHAnsi"/>
          <w:i/>
          <w:iCs/>
        </w:rPr>
        <w:t>Neuropsychopharmacology</w:t>
      </w:r>
      <w:r w:rsidRPr="00AB1633">
        <w:rPr>
          <w:rFonts w:eastAsiaTheme="minorHAnsi"/>
        </w:rPr>
        <w:t xml:space="preserve">, </w:t>
      </w:r>
      <w:r w:rsidRPr="00AB1633">
        <w:rPr>
          <w:rFonts w:eastAsiaTheme="minorHAnsi"/>
          <w:i/>
          <w:iCs/>
        </w:rPr>
        <w:t>46</w:t>
      </w:r>
      <w:r w:rsidRPr="00AB1633">
        <w:rPr>
          <w:rFonts w:eastAsiaTheme="minorHAnsi"/>
        </w:rPr>
        <w:t>(1), 131–142. https://doi.org/10.1038/s41386-020-0736-6</w:t>
      </w:r>
    </w:p>
    <w:p w14:paraId="5C1B92F6" w14:textId="77777777" w:rsidR="00AB1633" w:rsidRPr="00AB1633" w:rsidRDefault="00AB1633" w:rsidP="00AB1633">
      <w:pPr>
        <w:pStyle w:val="Bibliography"/>
        <w:rPr>
          <w:rFonts w:eastAsiaTheme="minorHAnsi"/>
        </w:rPr>
      </w:pPr>
      <w:r w:rsidRPr="00AB1633">
        <w:rPr>
          <w:rFonts w:eastAsiaTheme="minorHAnsi"/>
        </w:rPr>
        <w:t xml:space="preserve">Kaufman, J., </w:t>
      </w:r>
      <w:proofErr w:type="spellStart"/>
      <w:r w:rsidRPr="00AB1633">
        <w:rPr>
          <w:rFonts w:eastAsiaTheme="minorHAnsi"/>
        </w:rPr>
        <w:t>Birmaher</w:t>
      </w:r>
      <w:proofErr w:type="spellEnd"/>
      <w:r w:rsidRPr="00AB1633">
        <w:rPr>
          <w:rFonts w:eastAsiaTheme="minorHAnsi"/>
        </w:rPr>
        <w:t xml:space="preserve">, B., Brent, D., Rao, U., Flynn, C., Moreci, P., Williamson, D., &amp; Ryan, N. (1997). Schedule for Affective Disorders and Schizophrenia for School-Age Children-Present and Lifetime Version (K-SADS-PL): Initial Reliability and Validity Data. </w:t>
      </w:r>
      <w:r w:rsidRPr="00AB1633">
        <w:rPr>
          <w:rFonts w:eastAsiaTheme="minorHAnsi"/>
          <w:i/>
          <w:iCs/>
        </w:rPr>
        <w:t>Journal of the American Academy of Child &amp; Adolescent Psychiatry</w:t>
      </w:r>
      <w:r w:rsidRPr="00AB1633">
        <w:rPr>
          <w:rFonts w:eastAsiaTheme="minorHAnsi"/>
        </w:rPr>
        <w:t xml:space="preserve">, </w:t>
      </w:r>
      <w:r w:rsidRPr="00AB1633">
        <w:rPr>
          <w:rFonts w:eastAsiaTheme="minorHAnsi"/>
          <w:i/>
          <w:iCs/>
        </w:rPr>
        <w:t>36</w:t>
      </w:r>
      <w:r w:rsidRPr="00AB1633">
        <w:rPr>
          <w:rFonts w:eastAsiaTheme="minorHAnsi"/>
        </w:rPr>
        <w:t>(7), 980–988. https://doi.org/10.1097/00004583-199707000-00021</w:t>
      </w:r>
    </w:p>
    <w:p w14:paraId="28E1C541" w14:textId="77777777" w:rsidR="00AB1633" w:rsidRPr="00AB1633" w:rsidRDefault="00AB1633" w:rsidP="00AB1633">
      <w:pPr>
        <w:pStyle w:val="Bibliography"/>
        <w:rPr>
          <w:rFonts w:eastAsiaTheme="minorHAnsi"/>
        </w:rPr>
      </w:pPr>
      <w:r w:rsidRPr="00AB1633">
        <w:rPr>
          <w:rFonts w:eastAsiaTheme="minorHAnsi"/>
        </w:rPr>
        <w:t xml:space="preserve">Kaufman, J., Townsend, L. D., &amp; Kobak, K. (2017). The Computerized Kiddie Schedule for Affective Disorders and Schizophrenia (KSADS): Development and Administration Guidelines. </w:t>
      </w:r>
      <w:r w:rsidRPr="00AB1633">
        <w:rPr>
          <w:rFonts w:eastAsiaTheme="minorHAnsi"/>
          <w:i/>
          <w:iCs/>
        </w:rPr>
        <w:t>Journal of the American Academy of Child &amp; Adolescent Psychiatry</w:t>
      </w:r>
      <w:r w:rsidRPr="00AB1633">
        <w:rPr>
          <w:rFonts w:eastAsiaTheme="minorHAnsi"/>
        </w:rPr>
        <w:t xml:space="preserve">, </w:t>
      </w:r>
      <w:r w:rsidRPr="00AB1633">
        <w:rPr>
          <w:rFonts w:eastAsiaTheme="minorHAnsi"/>
          <w:i/>
          <w:iCs/>
        </w:rPr>
        <w:t>56</w:t>
      </w:r>
      <w:r w:rsidRPr="00AB1633">
        <w:rPr>
          <w:rFonts w:eastAsiaTheme="minorHAnsi"/>
        </w:rPr>
        <w:t>(10, Supplement), S357. https://doi.org/10.1016/j.jaac.2017.07.770</w:t>
      </w:r>
    </w:p>
    <w:p w14:paraId="785918F0" w14:textId="77777777" w:rsidR="00AB1633" w:rsidRPr="00AB1633" w:rsidRDefault="00AB1633" w:rsidP="00AB1633">
      <w:pPr>
        <w:pStyle w:val="Bibliography"/>
        <w:rPr>
          <w:rFonts w:eastAsiaTheme="minorHAnsi"/>
        </w:rPr>
      </w:pPr>
      <w:r w:rsidRPr="00AB1633">
        <w:rPr>
          <w:rFonts w:eastAsiaTheme="minorHAnsi"/>
        </w:rPr>
        <w:lastRenderedPageBreak/>
        <w:t xml:space="preserve">Kaufman, S., Rosset, S., Perlich, C., &amp; </w:t>
      </w:r>
      <w:proofErr w:type="spellStart"/>
      <w:r w:rsidRPr="00AB1633">
        <w:rPr>
          <w:rFonts w:eastAsiaTheme="minorHAnsi"/>
        </w:rPr>
        <w:t>Stitelman</w:t>
      </w:r>
      <w:proofErr w:type="spellEnd"/>
      <w:r w:rsidRPr="00AB1633">
        <w:rPr>
          <w:rFonts w:eastAsiaTheme="minorHAnsi"/>
        </w:rPr>
        <w:t xml:space="preserve">, O. (2012). Leakage in data mining: Formulation, detection, and avoidance. </w:t>
      </w:r>
      <w:r w:rsidRPr="00AB1633">
        <w:rPr>
          <w:rFonts w:eastAsiaTheme="minorHAnsi"/>
          <w:i/>
          <w:iCs/>
        </w:rPr>
        <w:t xml:space="preserve">ACM Trans. </w:t>
      </w:r>
      <w:proofErr w:type="spellStart"/>
      <w:r w:rsidRPr="00AB1633">
        <w:rPr>
          <w:rFonts w:eastAsiaTheme="minorHAnsi"/>
          <w:i/>
          <w:iCs/>
        </w:rPr>
        <w:t>Knowl</w:t>
      </w:r>
      <w:proofErr w:type="spellEnd"/>
      <w:r w:rsidRPr="00AB1633">
        <w:rPr>
          <w:rFonts w:eastAsiaTheme="minorHAnsi"/>
          <w:i/>
          <w:iCs/>
        </w:rPr>
        <w:t xml:space="preserve">. </w:t>
      </w:r>
      <w:proofErr w:type="spellStart"/>
      <w:r w:rsidRPr="00AB1633">
        <w:rPr>
          <w:rFonts w:eastAsiaTheme="minorHAnsi"/>
          <w:i/>
          <w:iCs/>
        </w:rPr>
        <w:t>Discov</w:t>
      </w:r>
      <w:proofErr w:type="spellEnd"/>
      <w:r w:rsidRPr="00AB1633">
        <w:rPr>
          <w:rFonts w:eastAsiaTheme="minorHAnsi"/>
          <w:i/>
          <w:iCs/>
        </w:rPr>
        <w:t>. Data</w:t>
      </w:r>
      <w:r w:rsidRPr="00AB1633">
        <w:rPr>
          <w:rFonts w:eastAsiaTheme="minorHAnsi"/>
        </w:rPr>
        <w:t xml:space="preserve">, </w:t>
      </w:r>
      <w:r w:rsidRPr="00AB1633">
        <w:rPr>
          <w:rFonts w:eastAsiaTheme="minorHAnsi"/>
          <w:i/>
          <w:iCs/>
        </w:rPr>
        <w:t>6</w:t>
      </w:r>
      <w:r w:rsidRPr="00AB1633">
        <w:rPr>
          <w:rFonts w:eastAsiaTheme="minorHAnsi"/>
        </w:rPr>
        <w:t>(4), 15:1-15:21. https://doi.org/10.1145/2382577.2382579</w:t>
      </w:r>
    </w:p>
    <w:p w14:paraId="0D1EB696" w14:textId="77777777" w:rsidR="00AB1633" w:rsidRPr="00AB1633" w:rsidRDefault="00AB1633" w:rsidP="00AB1633">
      <w:pPr>
        <w:pStyle w:val="Bibliography"/>
        <w:rPr>
          <w:rFonts w:eastAsiaTheme="minorHAnsi"/>
        </w:rPr>
      </w:pPr>
      <w:r w:rsidRPr="00AB1633">
        <w:rPr>
          <w:rFonts w:eastAsiaTheme="minorHAnsi"/>
          <w:i/>
          <w:iCs/>
        </w:rPr>
        <w:t>KSADS-COMP</w:t>
      </w:r>
      <w:r w:rsidRPr="00AB1633">
        <w:rPr>
          <w:rFonts w:eastAsiaTheme="minorHAnsi"/>
        </w:rPr>
        <w:t>. (n.d.). Retrieved April 20, 2025, from https://www.ksadslogin.net/ksads-comp/</w:t>
      </w:r>
    </w:p>
    <w:p w14:paraId="6E4F54A8" w14:textId="77777777" w:rsidR="00AB1633" w:rsidRPr="00AB1633" w:rsidRDefault="00AB1633" w:rsidP="00AB1633">
      <w:pPr>
        <w:pStyle w:val="Bibliography"/>
        <w:rPr>
          <w:rFonts w:eastAsiaTheme="minorHAnsi"/>
        </w:rPr>
      </w:pPr>
      <w:r w:rsidRPr="00AB1633">
        <w:rPr>
          <w:rFonts w:eastAsiaTheme="minorHAnsi"/>
        </w:rPr>
        <w:t xml:space="preserve">Kuhn, M., &amp; Johnson, K. (2013). </w:t>
      </w:r>
      <w:r w:rsidRPr="00AB1633">
        <w:rPr>
          <w:rFonts w:eastAsiaTheme="minorHAnsi"/>
          <w:i/>
          <w:iCs/>
        </w:rPr>
        <w:t>Applied Predictive Modeling</w:t>
      </w:r>
      <w:r w:rsidRPr="00AB1633">
        <w:rPr>
          <w:rFonts w:eastAsiaTheme="minorHAnsi"/>
        </w:rPr>
        <w:t>. Springer New York. https://doi.org/10.1007/978-1-4614-6849-3</w:t>
      </w:r>
    </w:p>
    <w:p w14:paraId="746FABC3" w14:textId="77777777" w:rsidR="00AB1633" w:rsidRPr="00AB1633" w:rsidRDefault="00AB1633" w:rsidP="00AB1633">
      <w:pPr>
        <w:pStyle w:val="Bibliography"/>
        <w:rPr>
          <w:rFonts w:eastAsiaTheme="minorHAnsi"/>
        </w:rPr>
      </w:pPr>
      <w:r w:rsidRPr="00AB1633">
        <w:rPr>
          <w:rFonts w:eastAsiaTheme="minorHAnsi"/>
        </w:rPr>
        <w:t xml:space="preserve">Lipton, Z. C. (2018). The Mythos of Model Interpretability: In machine learning, the concept of interpretability is both important and slippery. </w:t>
      </w:r>
      <w:r w:rsidRPr="00AB1633">
        <w:rPr>
          <w:rFonts w:eastAsiaTheme="minorHAnsi"/>
          <w:i/>
          <w:iCs/>
        </w:rPr>
        <w:t>ACM Queue</w:t>
      </w:r>
      <w:r w:rsidRPr="00AB1633">
        <w:rPr>
          <w:rFonts w:eastAsiaTheme="minorHAnsi"/>
        </w:rPr>
        <w:t xml:space="preserve">, </w:t>
      </w:r>
      <w:r w:rsidRPr="00AB1633">
        <w:rPr>
          <w:rFonts w:eastAsiaTheme="minorHAnsi"/>
          <w:i/>
          <w:iCs/>
        </w:rPr>
        <w:t>16</w:t>
      </w:r>
      <w:r w:rsidRPr="00AB1633">
        <w:rPr>
          <w:rFonts w:eastAsiaTheme="minorHAnsi"/>
        </w:rPr>
        <w:t>(3), 31–57. https://doi.org/10.1145/3236386.3241340</w:t>
      </w:r>
    </w:p>
    <w:p w14:paraId="7B1D45E8" w14:textId="77777777" w:rsidR="00AB1633" w:rsidRPr="00AB1633" w:rsidRDefault="00AB1633" w:rsidP="00AB1633">
      <w:pPr>
        <w:pStyle w:val="Bibliography"/>
        <w:rPr>
          <w:rFonts w:eastAsiaTheme="minorHAnsi"/>
        </w:rPr>
      </w:pPr>
      <w:proofErr w:type="spellStart"/>
      <w:r w:rsidRPr="00AB1633">
        <w:rPr>
          <w:rFonts w:eastAsiaTheme="minorHAnsi"/>
        </w:rPr>
        <w:t>Luxburg</w:t>
      </w:r>
      <w:proofErr w:type="spellEnd"/>
      <w:r w:rsidRPr="00AB1633">
        <w:rPr>
          <w:rFonts w:eastAsiaTheme="minorHAnsi"/>
        </w:rPr>
        <w:t xml:space="preserve">, U. von, &amp; Schoelkopf, B. (2008). </w:t>
      </w:r>
      <w:r w:rsidRPr="00AB1633">
        <w:rPr>
          <w:rFonts w:eastAsiaTheme="minorHAnsi"/>
          <w:i/>
          <w:iCs/>
        </w:rPr>
        <w:t>Statistical Learning Theory: Models, Concepts, and Results</w:t>
      </w:r>
      <w:r w:rsidRPr="00AB1633">
        <w:rPr>
          <w:rFonts w:eastAsiaTheme="minorHAnsi"/>
        </w:rPr>
        <w:t xml:space="preserve"> (No. arXiv:0810.4752). </w:t>
      </w:r>
      <w:proofErr w:type="spellStart"/>
      <w:r w:rsidRPr="00AB1633">
        <w:rPr>
          <w:rFonts w:eastAsiaTheme="minorHAnsi"/>
        </w:rPr>
        <w:t>arXiv</w:t>
      </w:r>
      <w:proofErr w:type="spellEnd"/>
      <w:r w:rsidRPr="00AB1633">
        <w:rPr>
          <w:rFonts w:eastAsiaTheme="minorHAnsi"/>
        </w:rPr>
        <w:t>. https://doi.org/10.48550/arXiv.0810.4752</w:t>
      </w:r>
    </w:p>
    <w:p w14:paraId="2D0FCF0B" w14:textId="77777777" w:rsidR="00AB1633" w:rsidRPr="00AB1633" w:rsidRDefault="00AB1633" w:rsidP="00AB1633">
      <w:pPr>
        <w:pStyle w:val="Bibliography"/>
        <w:rPr>
          <w:rFonts w:eastAsiaTheme="minorHAnsi"/>
        </w:rPr>
      </w:pPr>
      <w:r w:rsidRPr="00AB1633">
        <w:rPr>
          <w:rFonts w:eastAsiaTheme="minorHAnsi"/>
        </w:rPr>
        <w:t xml:space="preserve">Mowinckel, A. M., &amp; Vidal-Piñeiro, D. (2020). Visualization of brain statistics with R packages </w:t>
      </w:r>
      <w:proofErr w:type="spellStart"/>
      <w:r w:rsidRPr="00AB1633">
        <w:rPr>
          <w:rFonts w:eastAsiaTheme="minorHAnsi"/>
        </w:rPr>
        <w:t>ggseg</w:t>
      </w:r>
      <w:proofErr w:type="spellEnd"/>
      <w:r w:rsidRPr="00AB1633">
        <w:rPr>
          <w:rFonts w:eastAsiaTheme="minorHAnsi"/>
        </w:rPr>
        <w:t xml:space="preserve"> and ggseg3d. </w:t>
      </w:r>
      <w:r w:rsidRPr="00AB1633">
        <w:rPr>
          <w:rFonts w:eastAsiaTheme="minorHAnsi"/>
          <w:i/>
          <w:iCs/>
        </w:rPr>
        <w:t>Advances in Methods and Practices in Psychological Science</w:t>
      </w:r>
      <w:r w:rsidRPr="00AB1633">
        <w:rPr>
          <w:rFonts w:eastAsiaTheme="minorHAnsi"/>
        </w:rPr>
        <w:t xml:space="preserve">, </w:t>
      </w:r>
      <w:r w:rsidRPr="00AB1633">
        <w:rPr>
          <w:rFonts w:eastAsiaTheme="minorHAnsi"/>
          <w:i/>
          <w:iCs/>
        </w:rPr>
        <w:t>3</w:t>
      </w:r>
      <w:r w:rsidRPr="00AB1633">
        <w:rPr>
          <w:rFonts w:eastAsiaTheme="minorHAnsi"/>
        </w:rPr>
        <w:t>(4), 466–483.</w:t>
      </w:r>
    </w:p>
    <w:p w14:paraId="528692EA" w14:textId="77777777" w:rsidR="00AB1633" w:rsidRPr="00AB1633" w:rsidRDefault="00AB1633" w:rsidP="00AB1633">
      <w:pPr>
        <w:pStyle w:val="Bibliography"/>
        <w:rPr>
          <w:rFonts w:eastAsiaTheme="minorHAnsi"/>
        </w:rPr>
      </w:pPr>
      <w:r w:rsidRPr="00AB1633">
        <w:rPr>
          <w:rFonts w:eastAsiaTheme="minorHAnsi"/>
        </w:rPr>
        <w:t xml:space="preserve">Nazeer, A., Latif, F., Mondal, A., Azeem, M. W., &amp; Greydanus, D. E. (2020). Obsessive-compulsive disorder in children and adolescents: Epidemiology, diagnosis and management. </w:t>
      </w:r>
      <w:r w:rsidRPr="00AB1633">
        <w:rPr>
          <w:rFonts w:eastAsiaTheme="minorHAnsi"/>
          <w:i/>
          <w:iCs/>
        </w:rPr>
        <w:t>Translational Pediatrics</w:t>
      </w:r>
      <w:r w:rsidRPr="00AB1633">
        <w:rPr>
          <w:rFonts w:eastAsiaTheme="minorHAnsi"/>
        </w:rPr>
        <w:t xml:space="preserve">, </w:t>
      </w:r>
      <w:r w:rsidRPr="00AB1633">
        <w:rPr>
          <w:rFonts w:eastAsiaTheme="minorHAnsi"/>
          <w:i/>
          <w:iCs/>
        </w:rPr>
        <w:t>9</w:t>
      </w:r>
      <w:r w:rsidRPr="00AB1633">
        <w:rPr>
          <w:rFonts w:eastAsiaTheme="minorHAnsi"/>
        </w:rPr>
        <w:t>(Suppl 1), S76.</w:t>
      </w:r>
    </w:p>
    <w:p w14:paraId="0FBF0483" w14:textId="77777777" w:rsidR="00AB1633" w:rsidRPr="00AB1633" w:rsidRDefault="00AB1633" w:rsidP="00AB1633">
      <w:pPr>
        <w:pStyle w:val="Bibliography"/>
        <w:rPr>
          <w:rFonts w:eastAsiaTheme="minorHAnsi"/>
        </w:rPr>
      </w:pPr>
      <w:r w:rsidRPr="00AB1633">
        <w:rPr>
          <w:rFonts w:eastAsiaTheme="minorHAnsi"/>
        </w:rPr>
        <w:t xml:space="preserve">Nelson, E. C., Hanna, G. L., Hudziak, J. J., Botteron, K. N., Heath, A. C., &amp; Todd, R. D. (2001). Obsessive-Compulsive Scale of the Child Behavior Checklist: Specificity, Sensitivity, and Predictive Power. </w:t>
      </w:r>
      <w:r w:rsidRPr="00AB1633">
        <w:rPr>
          <w:rFonts w:eastAsiaTheme="minorHAnsi"/>
          <w:i/>
          <w:iCs/>
        </w:rPr>
        <w:t>Pediatrics</w:t>
      </w:r>
      <w:r w:rsidRPr="00AB1633">
        <w:rPr>
          <w:rFonts w:eastAsiaTheme="minorHAnsi"/>
        </w:rPr>
        <w:t xml:space="preserve">, </w:t>
      </w:r>
      <w:r w:rsidRPr="00AB1633">
        <w:rPr>
          <w:rFonts w:eastAsiaTheme="minorHAnsi"/>
          <w:i/>
          <w:iCs/>
        </w:rPr>
        <w:t>108</w:t>
      </w:r>
      <w:r w:rsidRPr="00AB1633">
        <w:rPr>
          <w:rFonts w:eastAsiaTheme="minorHAnsi"/>
        </w:rPr>
        <w:t>(1), e14–e14. https://doi.org/10.1542/peds.108.1.e14</w:t>
      </w:r>
    </w:p>
    <w:p w14:paraId="2E1CBF7A" w14:textId="77777777" w:rsidR="00AB1633" w:rsidRPr="00AB1633" w:rsidRDefault="00AB1633" w:rsidP="00AB1633">
      <w:pPr>
        <w:pStyle w:val="Bibliography"/>
        <w:rPr>
          <w:rFonts w:eastAsiaTheme="minorHAnsi"/>
        </w:rPr>
      </w:pPr>
      <w:r w:rsidRPr="00AB1633">
        <w:rPr>
          <w:rFonts w:eastAsiaTheme="minorHAnsi"/>
        </w:rPr>
        <w:lastRenderedPageBreak/>
        <w:t xml:space="preserve">Ng, A. Y. (2004). Feature selection, </w:t>
      </w:r>
      <w:r w:rsidRPr="00AB1633">
        <w:rPr>
          <w:rFonts w:eastAsiaTheme="minorHAnsi"/>
          <w:i/>
          <w:iCs/>
        </w:rPr>
        <w:t>L</w:t>
      </w:r>
      <w:r w:rsidRPr="00AB1633">
        <w:rPr>
          <w:rFonts w:eastAsiaTheme="minorHAnsi"/>
          <w:vertAlign w:val="subscript"/>
        </w:rPr>
        <w:t>1</w:t>
      </w:r>
      <w:r w:rsidRPr="00AB1633">
        <w:rPr>
          <w:rFonts w:eastAsiaTheme="minorHAnsi"/>
        </w:rPr>
        <w:t xml:space="preserve"> vs. </w:t>
      </w:r>
      <w:r w:rsidRPr="00AB1633">
        <w:rPr>
          <w:rFonts w:eastAsiaTheme="minorHAnsi"/>
          <w:i/>
          <w:iCs/>
        </w:rPr>
        <w:t>L</w:t>
      </w:r>
      <w:r w:rsidRPr="00AB1633">
        <w:rPr>
          <w:rFonts w:eastAsiaTheme="minorHAnsi"/>
          <w:vertAlign w:val="subscript"/>
        </w:rPr>
        <w:t>2</w:t>
      </w:r>
      <w:r w:rsidRPr="00AB1633">
        <w:rPr>
          <w:rFonts w:eastAsiaTheme="minorHAnsi"/>
        </w:rPr>
        <w:t xml:space="preserve"> regularization, and rotational invariance. </w:t>
      </w:r>
      <w:r w:rsidRPr="00AB1633">
        <w:rPr>
          <w:rFonts w:eastAsiaTheme="minorHAnsi"/>
          <w:i/>
          <w:iCs/>
        </w:rPr>
        <w:t xml:space="preserve">Twenty-First International Conference on Machine </w:t>
      </w:r>
      <w:proofErr w:type="gramStart"/>
      <w:r w:rsidRPr="00AB1633">
        <w:rPr>
          <w:rFonts w:eastAsiaTheme="minorHAnsi"/>
          <w:i/>
          <w:iCs/>
        </w:rPr>
        <w:t>Learning  -</w:t>
      </w:r>
      <w:proofErr w:type="gramEnd"/>
      <w:r w:rsidRPr="00AB1633">
        <w:rPr>
          <w:rFonts w:eastAsiaTheme="minorHAnsi"/>
          <w:i/>
          <w:iCs/>
        </w:rPr>
        <w:t xml:space="preserve"> ICML ’04</w:t>
      </w:r>
      <w:r w:rsidRPr="00AB1633">
        <w:rPr>
          <w:rFonts w:eastAsiaTheme="minorHAnsi"/>
        </w:rPr>
        <w:t>, 78. https://doi.org/10.1145/1015330.1015435</w:t>
      </w:r>
    </w:p>
    <w:p w14:paraId="1FEA7367" w14:textId="77777777" w:rsidR="00AB1633" w:rsidRPr="00AB1633" w:rsidRDefault="00AB1633" w:rsidP="00AB1633">
      <w:pPr>
        <w:pStyle w:val="Bibliography"/>
        <w:rPr>
          <w:rFonts w:eastAsiaTheme="minorHAnsi"/>
        </w:rPr>
      </w:pPr>
      <w:r w:rsidRPr="00AB1633">
        <w:rPr>
          <w:rFonts w:eastAsiaTheme="minorHAnsi"/>
        </w:rPr>
        <w:t xml:space="preserve">Niculescu-Mizil, A., &amp; Caruana, R. (2005). Predicting good probabilities with supervised learning. </w:t>
      </w:r>
      <w:r w:rsidRPr="00AB1633">
        <w:rPr>
          <w:rFonts w:eastAsiaTheme="minorHAnsi"/>
          <w:i/>
          <w:iCs/>
        </w:rPr>
        <w:t>Proceedings of the 22nd International Conference on Machine Learning</w:t>
      </w:r>
      <w:r w:rsidRPr="00AB1633">
        <w:rPr>
          <w:rFonts w:eastAsiaTheme="minorHAnsi"/>
        </w:rPr>
        <w:t>, 625–632. https://doi.org/10.1145/1102351.1102430</w:t>
      </w:r>
    </w:p>
    <w:p w14:paraId="005A0639" w14:textId="77777777" w:rsidR="00AB1633" w:rsidRPr="00AB1633" w:rsidRDefault="00AB1633" w:rsidP="00AB1633">
      <w:pPr>
        <w:pStyle w:val="Bibliography"/>
        <w:rPr>
          <w:rFonts w:eastAsiaTheme="minorHAnsi"/>
        </w:rPr>
      </w:pPr>
      <w:proofErr w:type="spellStart"/>
      <w:r w:rsidRPr="00AB1633">
        <w:rPr>
          <w:rFonts w:eastAsiaTheme="minorHAnsi"/>
          <w:lang w:val="nb-NO"/>
        </w:rPr>
        <w:t>Ojala</w:t>
      </w:r>
      <w:proofErr w:type="spellEnd"/>
      <w:r w:rsidRPr="00AB1633">
        <w:rPr>
          <w:rFonts w:eastAsiaTheme="minorHAnsi"/>
          <w:lang w:val="nb-NO"/>
        </w:rPr>
        <w:t xml:space="preserve">, M., &amp; </w:t>
      </w:r>
      <w:proofErr w:type="spellStart"/>
      <w:r w:rsidRPr="00AB1633">
        <w:rPr>
          <w:rFonts w:eastAsiaTheme="minorHAnsi"/>
          <w:lang w:val="nb-NO"/>
        </w:rPr>
        <w:t>Garriga</w:t>
      </w:r>
      <w:proofErr w:type="spellEnd"/>
      <w:r w:rsidRPr="00AB1633">
        <w:rPr>
          <w:rFonts w:eastAsiaTheme="minorHAnsi"/>
          <w:lang w:val="nb-NO"/>
        </w:rPr>
        <w:t xml:space="preserve">, G. C. (2009). </w:t>
      </w:r>
      <w:r w:rsidRPr="00AB1633">
        <w:rPr>
          <w:rFonts w:eastAsiaTheme="minorHAnsi"/>
        </w:rPr>
        <w:t xml:space="preserve">Permutation Tests for Studying Classifier Performance. </w:t>
      </w:r>
      <w:r w:rsidRPr="00AB1633">
        <w:rPr>
          <w:rFonts w:eastAsiaTheme="minorHAnsi"/>
          <w:i/>
          <w:iCs/>
        </w:rPr>
        <w:t>2009 Ninth IEEE International Conference on Data Mining</w:t>
      </w:r>
      <w:r w:rsidRPr="00AB1633">
        <w:rPr>
          <w:rFonts w:eastAsiaTheme="minorHAnsi"/>
        </w:rPr>
        <w:t>, 908–913. https://doi.org/10.1109/ICDM.2009.108</w:t>
      </w:r>
    </w:p>
    <w:p w14:paraId="18AD56FB" w14:textId="77777777" w:rsidR="00AB1633" w:rsidRPr="00AB1633" w:rsidRDefault="00AB1633" w:rsidP="00AB1633">
      <w:pPr>
        <w:pStyle w:val="Bibliography"/>
        <w:rPr>
          <w:rFonts w:eastAsiaTheme="minorHAnsi"/>
        </w:rPr>
      </w:pPr>
      <w:proofErr w:type="spellStart"/>
      <w:r w:rsidRPr="00AB1633">
        <w:rPr>
          <w:rFonts w:eastAsiaTheme="minorHAnsi"/>
        </w:rPr>
        <w:t>Pagliaccio</w:t>
      </w:r>
      <w:proofErr w:type="spellEnd"/>
      <w:r w:rsidRPr="00AB1633">
        <w:rPr>
          <w:rFonts w:eastAsiaTheme="minorHAnsi"/>
        </w:rPr>
        <w:t xml:space="preserve">, D., Durham, K., Fitzgerald, K. D., &amp; Marsh, R. (2021). Obsessive-Compulsive Symptoms Among Children in the Adolescent Brain and Cognitive Development Study: Clinical, Cognitive, and Brain Connectivity Correlates. </w:t>
      </w:r>
      <w:r w:rsidRPr="00AB1633">
        <w:rPr>
          <w:rFonts w:eastAsiaTheme="minorHAnsi"/>
          <w:i/>
          <w:iCs/>
        </w:rPr>
        <w:t xml:space="preserve">Biol Psychiatry </w:t>
      </w:r>
      <w:proofErr w:type="spellStart"/>
      <w:r w:rsidRPr="00AB1633">
        <w:rPr>
          <w:rFonts w:eastAsiaTheme="minorHAnsi"/>
          <w:i/>
          <w:iCs/>
        </w:rPr>
        <w:t>Cogn</w:t>
      </w:r>
      <w:proofErr w:type="spellEnd"/>
      <w:r w:rsidRPr="00AB1633">
        <w:rPr>
          <w:rFonts w:eastAsiaTheme="minorHAnsi"/>
          <w:i/>
          <w:iCs/>
        </w:rPr>
        <w:t xml:space="preserve"> </w:t>
      </w:r>
      <w:proofErr w:type="spellStart"/>
      <w:r w:rsidRPr="00AB1633">
        <w:rPr>
          <w:rFonts w:eastAsiaTheme="minorHAnsi"/>
          <w:i/>
          <w:iCs/>
        </w:rPr>
        <w:t>Neurosci</w:t>
      </w:r>
      <w:proofErr w:type="spellEnd"/>
      <w:r w:rsidRPr="00AB1633">
        <w:rPr>
          <w:rFonts w:eastAsiaTheme="minorHAnsi"/>
          <w:i/>
          <w:iCs/>
        </w:rPr>
        <w:t xml:space="preserve"> Neuroimaging</w:t>
      </w:r>
      <w:r w:rsidRPr="00AB1633">
        <w:rPr>
          <w:rFonts w:eastAsiaTheme="minorHAnsi"/>
        </w:rPr>
        <w:t xml:space="preserve">, </w:t>
      </w:r>
      <w:r w:rsidRPr="00AB1633">
        <w:rPr>
          <w:rFonts w:eastAsiaTheme="minorHAnsi"/>
          <w:i/>
          <w:iCs/>
        </w:rPr>
        <w:t>6</w:t>
      </w:r>
      <w:r w:rsidRPr="00AB1633">
        <w:rPr>
          <w:rFonts w:eastAsiaTheme="minorHAnsi"/>
        </w:rPr>
        <w:t>(4), 399–409. https://doi.org/10.1016/j.bpsc.2020.10.019</w:t>
      </w:r>
    </w:p>
    <w:p w14:paraId="4CEE9D59" w14:textId="77777777" w:rsidR="00AB1633" w:rsidRPr="00AB1633" w:rsidRDefault="00AB1633" w:rsidP="00AB1633">
      <w:pPr>
        <w:pStyle w:val="Bibliography"/>
        <w:rPr>
          <w:rFonts w:eastAsiaTheme="minorHAnsi"/>
        </w:rPr>
      </w:pPr>
      <w:r w:rsidRPr="00AB1633">
        <w:rPr>
          <w:rFonts w:eastAsiaTheme="minorHAnsi"/>
          <w:lang w:val="nb-NO"/>
        </w:rPr>
        <w:t xml:space="preserve">Pedersen, M. L., </w:t>
      </w:r>
      <w:proofErr w:type="spellStart"/>
      <w:r w:rsidRPr="00AB1633">
        <w:rPr>
          <w:rFonts w:eastAsiaTheme="minorHAnsi"/>
          <w:lang w:val="nb-NO"/>
        </w:rPr>
        <w:t>Jozefiak</w:t>
      </w:r>
      <w:proofErr w:type="spellEnd"/>
      <w:r w:rsidRPr="00AB1633">
        <w:rPr>
          <w:rFonts w:eastAsiaTheme="minorHAnsi"/>
          <w:lang w:val="nb-NO"/>
        </w:rPr>
        <w:t xml:space="preserve">, T., Sund, A. M., Holen, S., </w:t>
      </w:r>
      <w:proofErr w:type="spellStart"/>
      <w:r w:rsidRPr="00AB1633">
        <w:rPr>
          <w:rFonts w:eastAsiaTheme="minorHAnsi"/>
          <w:lang w:val="nb-NO"/>
        </w:rPr>
        <w:t>Neumer</w:t>
      </w:r>
      <w:proofErr w:type="spellEnd"/>
      <w:r w:rsidRPr="00AB1633">
        <w:rPr>
          <w:rFonts w:eastAsiaTheme="minorHAnsi"/>
          <w:lang w:val="nb-NO"/>
        </w:rPr>
        <w:t xml:space="preserve">, S.-P., Martinsen, K. D., Rasmussen, L. M. P., Patras, J., &amp; Lydersen, S. (2021). </w:t>
      </w:r>
      <w:r w:rsidRPr="00AB1633">
        <w:rPr>
          <w:rFonts w:eastAsiaTheme="minorHAnsi"/>
        </w:rPr>
        <w:t xml:space="preserve">Psychometric properties of the Brief Problem Monitor (BPM) in children with internalizing symptoms: Examining baseline data from a national randomized controlled intervention study. </w:t>
      </w:r>
      <w:r w:rsidRPr="00AB1633">
        <w:rPr>
          <w:rFonts w:eastAsiaTheme="minorHAnsi"/>
          <w:i/>
          <w:iCs/>
        </w:rPr>
        <w:t>BMC Psychology</w:t>
      </w:r>
      <w:r w:rsidRPr="00AB1633">
        <w:rPr>
          <w:rFonts w:eastAsiaTheme="minorHAnsi"/>
        </w:rPr>
        <w:t xml:space="preserve">, </w:t>
      </w:r>
      <w:r w:rsidRPr="00AB1633">
        <w:rPr>
          <w:rFonts w:eastAsiaTheme="minorHAnsi"/>
          <w:i/>
          <w:iCs/>
        </w:rPr>
        <w:t>9</w:t>
      </w:r>
      <w:r w:rsidRPr="00AB1633">
        <w:rPr>
          <w:rFonts w:eastAsiaTheme="minorHAnsi"/>
        </w:rPr>
        <w:t>(1), 185. https://doi.org/10.1186/s40359-021-00689-1</w:t>
      </w:r>
    </w:p>
    <w:p w14:paraId="79173015" w14:textId="77777777" w:rsidR="00AB1633" w:rsidRPr="00AB1633" w:rsidRDefault="00AB1633" w:rsidP="00AB1633">
      <w:pPr>
        <w:pStyle w:val="Bibliography"/>
        <w:rPr>
          <w:rFonts w:eastAsiaTheme="minorHAnsi"/>
        </w:rPr>
      </w:pPr>
      <w:r w:rsidRPr="00AB1633">
        <w:rPr>
          <w:rFonts w:eastAsiaTheme="minorHAnsi"/>
        </w:rPr>
        <w:t xml:space="preserve">Peduzzi, P., Concato, J., Kemper, E., Holford, T. R., &amp; Feinstein, A. R. (1996). A simulation study of the number of events per variable in logistic regression analysis. </w:t>
      </w:r>
      <w:r w:rsidRPr="00AB1633">
        <w:rPr>
          <w:rFonts w:eastAsiaTheme="minorHAnsi"/>
          <w:i/>
          <w:iCs/>
        </w:rPr>
        <w:t>J Clin Epidemiol</w:t>
      </w:r>
      <w:r w:rsidRPr="00AB1633">
        <w:rPr>
          <w:rFonts w:eastAsiaTheme="minorHAnsi"/>
        </w:rPr>
        <w:t xml:space="preserve">, </w:t>
      </w:r>
      <w:r w:rsidRPr="00AB1633">
        <w:rPr>
          <w:rFonts w:eastAsiaTheme="minorHAnsi"/>
          <w:i/>
          <w:iCs/>
        </w:rPr>
        <w:t>49</w:t>
      </w:r>
      <w:r w:rsidRPr="00AB1633">
        <w:rPr>
          <w:rFonts w:eastAsiaTheme="minorHAnsi"/>
        </w:rPr>
        <w:t>(12), 1373–1379. https://doi.org/10.1016/S0895-4356(96)00236-3</w:t>
      </w:r>
    </w:p>
    <w:p w14:paraId="099C965C" w14:textId="77777777" w:rsidR="00AB1633" w:rsidRPr="00AB1633" w:rsidRDefault="00AB1633" w:rsidP="00AB1633">
      <w:pPr>
        <w:pStyle w:val="Bibliography"/>
        <w:rPr>
          <w:rFonts w:eastAsiaTheme="minorHAnsi"/>
        </w:rPr>
      </w:pPr>
      <w:proofErr w:type="spellStart"/>
      <w:r w:rsidRPr="00AB1633">
        <w:rPr>
          <w:rFonts w:eastAsiaTheme="minorHAnsi"/>
        </w:rPr>
        <w:t>Prechelt</w:t>
      </w:r>
      <w:proofErr w:type="spellEnd"/>
      <w:r w:rsidRPr="00AB1633">
        <w:rPr>
          <w:rFonts w:eastAsiaTheme="minorHAnsi"/>
        </w:rPr>
        <w:t xml:space="preserve">, L. (1998). </w:t>
      </w:r>
      <w:r w:rsidRPr="00AB1633">
        <w:rPr>
          <w:rFonts w:eastAsiaTheme="minorHAnsi"/>
          <w:i/>
          <w:iCs/>
        </w:rPr>
        <w:t xml:space="preserve">Early Stopping—But </w:t>
      </w:r>
      <w:proofErr w:type="gramStart"/>
      <w:r w:rsidRPr="00AB1633">
        <w:rPr>
          <w:rFonts w:eastAsiaTheme="minorHAnsi"/>
          <w:i/>
          <w:iCs/>
        </w:rPr>
        <w:t>When</w:t>
      </w:r>
      <w:proofErr w:type="gramEnd"/>
      <w:r w:rsidRPr="00AB1633">
        <w:rPr>
          <w:rFonts w:eastAsiaTheme="minorHAnsi"/>
          <w:i/>
          <w:iCs/>
        </w:rPr>
        <w:t>?</w:t>
      </w:r>
      <w:r w:rsidRPr="00AB1633">
        <w:rPr>
          <w:rFonts w:eastAsiaTheme="minorHAnsi"/>
        </w:rPr>
        <w:t xml:space="preserve"> (G. B. Orr &amp; K.-R. Müller, Eds.; Vol. 1524, pp. 55–69). Germany: Springer Berlin / Heidelberg. https://doi.org/10.1007/3-540-49430-8_3</w:t>
      </w:r>
    </w:p>
    <w:p w14:paraId="5740FD25" w14:textId="77777777" w:rsidR="00AB1633" w:rsidRPr="00AB1633" w:rsidRDefault="00AB1633" w:rsidP="00AB1633">
      <w:pPr>
        <w:pStyle w:val="Bibliography"/>
        <w:rPr>
          <w:rFonts w:eastAsiaTheme="minorHAnsi"/>
        </w:rPr>
      </w:pPr>
      <w:r w:rsidRPr="00AB1633">
        <w:rPr>
          <w:rFonts w:eastAsiaTheme="minorHAnsi"/>
        </w:rPr>
        <w:lastRenderedPageBreak/>
        <w:t xml:space="preserve">Ren, H., Wang, X., Wang, S., &amp; Zhang, Z. (2019). Predict Fluid Intelligence of Adolescent Using Ensemble Learning. In K. M. Pohl, W. K. Thompson, E. Adeli, &amp; M. G. </w:t>
      </w:r>
      <w:proofErr w:type="spellStart"/>
      <w:r w:rsidRPr="00AB1633">
        <w:rPr>
          <w:rFonts w:eastAsiaTheme="minorHAnsi"/>
        </w:rPr>
        <w:t>Linguraru</w:t>
      </w:r>
      <w:proofErr w:type="spellEnd"/>
      <w:r w:rsidRPr="00AB1633">
        <w:rPr>
          <w:rFonts w:eastAsiaTheme="minorHAnsi"/>
        </w:rPr>
        <w:t xml:space="preserve"> (Eds.), </w:t>
      </w:r>
      <w:r w:rsidRPr="00AB1633">
        <w:rPr>
          <w:rFonts w:eastAsiaTheme="minorHAnsi"/>
          <w:i/>
          <w:iCs/>
        </w:rPr>
        <w:t>Adolescent Brain Cognitive Development Neurocognitive Prediction</w:t>
      </w:r>
      <w:r w:rsidRPr="00AB1633">
        <w:rPr>
          <w:rFonts w:eastAsiaTheme="minorHAnsi"/>
        </w:rPr>
        <w:t xml:space="preserve"> (pp. 66–73). Springer International Publishing.</w:t>
      </w:r>
    </w:p>
    <w:p w14:paraId="733C5758" w14:textId="77777777" w:rsidR="00AB1633" w:rsidRPr="00AB1633" w:rsidRDefault="00AB1633" w:rsidP="00AB1633">
      <w:pPr>
        <w:pStyle w:val="Bibliography"/>
        <w:rPr>
          <w:rFonts w:eastAsiaTheme="minorHAnsi"/>
        </w:rPr>
      </w:pPr>
      <w:r w:rsidRPr="00AB1633">
        <w:rPr>
          <w:rFonts w:eastAsiaTheme="minorHAnsi"/>
        </w:rPr>
        <w:t xml:space="preserve">Reuter, M., Tisdall, M. D., Qureshi, A., Buckner, R. L., van der Kouwe, A. J. W., &amp; Fischl, B. (2015). Head motion during MRI acquisition reduces gray matter volume and thickness estimates. </w:t>
      </w:r>
      <w:r w:rsidRPr="00AB1633">
        <w:rPr>
          <w:rFonts w:eastAsiaTheme="minorHAnsi"/>
          <w:i/>
          <w:iCs/>
        </w:rPr>
        <w:t>Neuroimage</w:t>
      </w:r>
      <w:r w:rsidRPr="00AB1633">
        <w:rPr>
          <w:rFonts w:eastAsiaTheme="minorHAnsi"/>
        </w:rPr>
        <w:t xml:space="preserve">, </w:t>
      </w:r>
      <w:r w:rsidRPr="00AB1633">
        <w:rPr>
          <w:rFonts w:eastAsiaTheme="minorHAnsi"/>
          <w:i/>
          <w:iCs/>
        </w:rPr>
        <w:t>107</w:t>
      </w:r>
      <w:r w:rsidRPr="00AB1633">
        <w:rPr>
          <w:rFonts w:eastAsiaTheme="minorHAnsi"/>
        </w:rPr>
        <w:t>, 107–115. https://doi.org/10.1016/j.neuroimage.2014.12.006</w:t>
      </w:r>
    </w:p>
    <w:p w14:paraId="6CEFC22D" w14:textId="77777777" w:rsidR="00AB1633" w:rsidRPr="00AB1633" w:rsidRDefault="00AB1633" w:rsidP="00AB1633">
      <w:pPr>
        <w:pStyle w:val="Bibliography"/>
        <w:rPr>
          <w:rFonts w:eastAsiaTheme="minorHAnsi"/>
        </w:rPr>
      </w:pPr>
      <w:r w:rsidRPr="00AB1633">
        <w:rPr>
          <w:rFonts w:eastAsiaTheme="minorHAnsi"/>
        </w:rPr>
        <w:t xml:space="preserve">Rifkin, R., &amp; </w:t>
      </w:r>
      <w:proofErr w:type="spellStart"/>
      <w:r w:rsidRPr="00AB1633">
        <w:rPr>
          <w:rFonts w:eastAsiaTheme="minorHAnsi"/>
        </w:rPr>
        <w:t>Klautau</w:t>
      </w:r>
      <w:proofErr w:type="spellEnd"/>
      <w:r w:rsidRPr="00AB1633">
        <w:rPr>
          <w:rFonts w:eastAsiaTheme="minorHAnsi"/>
        </w:rPr>
        <w:t xml:space="preserve">, A. (2004). In Defense of One-Vs-All Classification. </w:t>
      </w:r>
      <w:r w:rsidRPr="00AB1633">
        <w:rPr>
          <w:rFonts w:eastAsiaTheme="minorHAnsi"/>
          <w:i/>
          <w:iCs/>
        </w:rPr>
        <w:t>Journal of Machine Learning Research</w:t>
      </w:r>
      <w:r w:rsidRPr="00AB1633">
        <w:rPr>
          <w:rFonts w:eastAsiaTheme="minorHAnsi"/>
        </w:rPr>
        <w:t xml:space="preserve">, </w:t>
      </w:r>
      <w:r w:rsidRPr="00AB1633">
        <w:rPr>
          <w:rFonts w:eastAsiaTheme="minorHAnsi"/>
          <w:i/>
          <w:iCs/>
        </w:rPr>
        <w:t>5</w:t>
      </w:r>
      <w:r w:rsidRPr="00AB1633">
        <w:rPr>
          <w:rFonts w:eastAsiaTheme="minorHAnsi"/>
        </w:rPr>
        <w:t>(Jan), 101–141.</w:t>
      </w:r>
    </w:p>
    <w:p w14:paraId="44F93840" w14:textId="77777777" w:rsidR="00AB1633" w:rsidRPr="00AB1633" w:rsidRDefault="00AB1633" w:rsidP="00AB1633">
      <w:pPr>
        <w:pStyle w:val="Bibliography"/>
        <w:rPr>
          <w:rFonts w:eastAsiaTheme="minorHAnsi"/>
        </w:rPr>
      </w:pPr>
      <w:r w:rsidRPr="00AB1633">
        <w:rPr>
          <w:rFonts w:eastAsiaTheme="minorHAnsi"/>
        </w:rPr>
        <w:t xml:space="preserve">Riley, R. D., Snell, K. I., Ensor, J., Burke, D. L., Harrell Jr, F. E., Moons, K. G., &amp; Collins, G. S. (2019). Minimum sample size for developing a multivariable prediction model: PART II ‐ binary and time‐to‐event outcomes. </w:t>
      </w:r>
      <w:r w:rsidRPr="00AB1633">
        <w:rPr>
          <w:rFonts w:eastAsiaTheme="minorHAnsi"/>
          <w:i/>
          <w:iCs/>
        </w:rPr>
        <w:t>Stat Med</w:t>
      </w:r>
      <w:r w:rsidRPr="00AB1633">
        <w:rPr>
          <w:rFonts w:eastAsiaTheme="minorHAnsi"/>
        </w:rPr>
        <w:t xml:space="preserve">, </w:t>
      </w:r>
      <w:r w:rsidRPr="00AB1633">
        <w:rPr>
          <w:rFonts w:eastAsiaTheme="minorHAnsi"/>
          <w:i/>
          <w:iCs/>
        </w:rPr>
        <w:t>38</w:t>
      </w:r>
      <w:r w:rsidRPr="00AB1633">
        <w:rPr>
          <w:rFonts w:eastAsiaTheme="minorHAnsi"/>
        </w:rPr>
        <w:t>(7), 1276–1296. https://doi.org/10.1002/sim.7992</w:t>
      </w:r>
    </w:p>
    <w:p w14:paraId="27EFCB7D" w14:textId="77777777" w:rsidR="00AB1633" w:rsidRPr="00AB1633" w:rsidRDefault="00AB1633" w:rsidP="00AB1633">
      <w:pPr>
        <w:pStyle w:val="Bibliography"/>
        <w:rPr>
          <w:rFonts w:eastAsiaTheme="minorHAnsi"/>
        </w:rPr>
      </w:pPr>
      <w:r w:rsidRPr="00AB1633">
        <w:rPr>
          <w:rFonts w:eastAsiaTheme="minorHAnsi"/>
        </w:rPr>
        <w:t xml:space="preserve">Ryan, M. (2025). </w:t>
      </w:r>
      <w:r w:rsidRPr="00AB1633">
        <w:rPr>
          <w:rFonts w:eastAsiaTheme="minorHAnsi"/>
          <w:i/>
          <w:iCs/>
        </w:rPr>
        <w:t>Machine Learning for Tabular Data.</w:t>
      </w:r>
      <w:r w:rsidRPr="00AB1633">
        <w:rPr>
          <w:rFonts w:eastAsiaTheme="minorHAnsi"/>
        </w:rPr>
        <w:t xml:space="preserve"> (1st ed.). Manning Publications Co. LLC.</w:t>
      </w:r>
    </w:p>
    <w:p w14:paraId="355E44E4" w14:textId="77777777" w:rsidR="00AB1633" w:rsidRPr="00AB1633" w:rsidRDefault="00AB1633" w:rsidP="00AB1633">
      <w:pPr>
        <w:pStyle w:val="Bibliography"/>
        <w:rPr>
          <w:rFonts w:eastAsiaTheme="minorHAnsi"/>
        </w:rPr>
      </w:pPr>
      <w:r w:rsidRPr="00AB1633">
        <w:rPr>
          <w:rFonts w:eastAsiaTheme="minorHAnsi"/>
        </w:rPr>
        <w:t xml:space="preserve">Saad, L. O., do Rosario, M. C., Cesar, R. C., </w:t>
      </w:r>
      <w:proofErr w:type="spellStart"/>
      <w:r w:rsidRPr="00AB1633">
        <w:rPr>
          <w:rFonts w:eastAsiaTheme="minorHAnsi"/>
        </w:rPr>
        <w:t>Batistuzzo</w:t>
      </w:r>
      <w:proofErr w:type="spellEnd"/>
      <w:r w:rsidRPr="00AB1633">
        <w:rPr>
          <w:rFonts w:eastAsiaTheme="minorHAnsi"/>
        </w:rPr>
        <w:t xml:space="preserve">, M. C., Hoexter, M. Q., </w:t>
      </w:r>
      <w:proofErr w:type="spellStart"/>
      <w:r w:rsidRPr="00AB1633">
        <w:rPr>
          <w:rFonts w:eastAsiaTheme="minorHAnsi"/>
        </w:rPr>
        <w:t>Manfro</w:t>
      </w:r>
      <w:proofErr w:type="spellEnd"/>
      <w:r w:rsidRPr="00AB1633">
        <w:rPr>
          <w:rFonts w:eastAsiaTheme="minorHAnsi"/>
        </w:rPr>
        <w:t xml:space="preserve">, G. G., </w:t>
      </w:r>
      <w:proofErr w:type="spellStart"/>
      <w:r w:rsidRPr="00AB1633">
        <w:rPr>
          <w:rFonts w:eastAsiaTheme="minorHAnsi"/>
        </w:rPr>
        <w:t>Shavitt</w:t>
      </w:r>
      <w:proofErr w:type="spellEnd"/>
      <w:r w:rsidRPr="00AB1633">
        <w:rPr>
          <w:rFonts w:eastAsiaTheme="minorHAnsi"/>
        </w:rPr>
        <w:t xml:space="preserve">, R. G., Leckman, J. F., Miguel, E. C., &amp; Alvarenga, P. G. (2017). The Child Behavior Checklist—Obsessive-Compulsive Subscale Detects Severe Psychopathology and Behavioral Problems Among School-Aged Children. </w:t>
      </w:r>
      <w:r w:rsidRPr="00AB1633">
        <w:rPr>
          <w:rFonts w:eastAsiaTheme="minorHAnsi"/>
          <w:i/>
          <w:iCs/>
        </w:rPr>
        <w:t>Journal of Child and Adolescent Psychopharmacology</w:t>
      </w:r>
      <w:r w:rsidRPr="00AB1633">
        <w:rPr>
          <w:rFonts w:eastAsiaTheme="minorHAnsi"/>
        </w:rPr>
        <w:t xml:space="preserve">, </w:t>
      </w:r>
      <w:r w:rsidRPr="00AB1633">
        <w:rPr>
          <w:rFonts w:eastAsiaTheme="minorHAnsi"/>
          <w:i/>
          <w:iCs/>
        </w:rPr>
        <w:t>27</w:t>
      </w:r>
      <w:r w:rsidRPr="00AB1633">
        <w:rPr>
          <w:rFonts w:eastAsiaTheme="minorHAnsi"/>
        </w:rPr>
        <w:t>(4), 342–348. https://doi.org/10.1089/cap.2016.0125</w:t>
      </w:r>
    </w:p>
    <w:p w14:paraId="7C85A76E" w14:textId="77777777" w:rsidR="00AB1633" w:rsidRPr="00AB1633" w:rsidRDefault="00AB1633" w:rsidP="00AB1633">
      <w:pPr>
        <w:pStyle w:val="Bibliography"/>
        <w:rPr>
          <w:rFonts w:eastAsiaTheme="minorHAnsi"/>
        </w:rPr>
      </w:pPr>
      <w:r w:rsidRPr="00AB1633">
        <w:rPr>
          <w:rFonts w:eastAsiaTheme="minorHAnsi"/>
        </w:rPr>
        <w:t xml:space="preserve">Saragosa-Harris, N. M., </w:t>
      </w:r>
      <w:proofErr w:type="spellStart"/>
      <w:r w:rsidRPr="00AB1633">
        <w:rPr>
          <w:rFonts w:eastAsiaTheme="minorHAnsi"/>
        </w:rPr>
        <w:t>Chaku</w:t>
      </w:r>
      <w:proofErr w:type="spellEnd"/>
      <w:r w:rsidRPr="00AB1633">
        <w:rPr>
          <w:rFonts w:eastAsiaTheme="minorHAnsi"/>
        </w:rPr>
        <w:t xml:space="preserve">, N., </w:t>
      </w:r>
      <w:proofErr w:type="spellStart"/>
      <w:r w:rsidRPr="00AB1633">
        <w:rPr>
          <w:rFonts w:eastAsiaTheme="minorHAnsi"/>
        </w:rPr>
        <w:t>MacSweeney</w:t>
      </w:r>
      <w:proofErr w:type="spellEnd"/>
      <w:r w:rsidRPr="00AB1633">
        <w:rPr>
          <w:rFonts w:eastAsiaTheme="minorHAnsi"/>
        </w:rPr>
        <w:t xml:space="preserve">, N., </w:t>
      </w:r>
      <w:proofErr w:type="spellStart"/>
      <w:r w:rsidRPr="00AB1633">
        <w:rPr>
          <w:rFonts w:eastAsiaTheme="minorHAnsi"/>
        </w:rPr>
        <w:t>Guazzelli</w:t>
      </w:r>
      <w:proofErr w:type="spellEnd"/>
      <w:r w:rsidRPr="00AB1633">
        <w:rPr>
          <w:rFonts w:eastAsiaTheme="minorHAnsi"/>
        </w:rPr>
        <w:t xml:space="preserve"> Williamson, V., </w:t>
      </w:r>
      <w:proofErr w:type="spellStart"/>
      <w:r w:rsidRPr="00AB1633">
        <w:rPr>
          <w:rFonts w:eastAsiaTheme="minorHAnsi"/>
        </w:rPr>
        <w:t>Scheuplein</w:t>
      </w:r>
      <w:proofErr w:type="spellEnd"/>
      <w:r w:rsidRPr="00AB1633">
        <w:rPr>
          <w:rFonts w:eastAsiaTheme="minorHAnsi"/>
        </w:rPr>
        <w:t xml:space="preserve">, M., Feola, B., Cardenas-Iniguez, C., Demir-Lira, E., McNeilly, E. A., Huffman, L. G., Whitmore, L., Michalska, K. J., Damme, K. S., Rakesh, D., &amp; Mills, K. L. (2022). A practical guide for researchers and reviewers using the ABCD Study and other large </w:t>
      </w:r>
      <w:r w:rsidRPr="00AB1633">
        <w:rPr>
          <w:rFonts w:eastAsiaTheme="minorHAnsi"/>
        </w:rPr>
        <w:lastRenderedPageBreak/>
        <w:t xml:space="preserve">longitudinal datasets. </w:t>
      </w:r>
      <w:r w:rsidRPr="00AB1633">
        <w:rPr>
          <w:rFonts w:eastAsiaTheme="minorHAnsi"/>
          <w:i/>
          <w:iCs/>
        </w:rPr>
        <w:t>Developmental Cognitive Neuroscience</w:t>
      </w:r>
      <w:r w:rsidRPr="00AB1633">
        <w:rPr>
          <w:rFonts w:eastAsiaTheme="minorHAnsi"/>
        </w:rPr>
        <w:t xml:space="preserve">, </w:t>
      </w:r>
      <w:r w:rsidRPr="00AB1633">
        <w:rPr>
          <w:rFonts w:eastAsiaTheme="minorHAnsi"/>
          <w:i/>
          <w:iCs/>
        </w:rPr>
        <w:t>55</w:t>
      </w:r>
      <w:r w:rsidRPr="00AB1633">
        <w:rPr>
          <w:rFonts w:eastAsiaTheme="minorHAnsi"/>
        </w:rPr>
        <w:t>, 101115. https://doi.org/10.1016/j.dcn.2022.101115</w:t>
      </w:r>
    </w:p>
    <w:p w14:paraId="2E75278A" w14:textId="77777777" w:rsidR="00AB1633" w:rsidRPr="00AB1633" w:rsidRDefault="00AB1633" w:rsidP="00AB1633">
      <w:pPr>
        <w:pStyle w:val="Bibliography"/>
        <w:rPr>
          <w:rFonts w:eastAsiaTheme="minorHAnsi"/>
        </w:rPr>
      </w:pPr>
      <w:r w:rsidRPr="00AB1633">
        <w:rPr>
          <w:rFonts w:eastAsiaTheme="minorHAnsi"/>
        </w:rPr>
        <w:t xml:space="preserve">Satterthwaite, T. D., Wolf, D. H., Loughead, J., Ruparel, K., Elliott, M. A., </w:t>
      </w:r>
      <w:proofErr w:type="spellStart"/>
      <w:r w:rsidRPr="00AB1633">
        <w:rPr>
          <w:rFonts w:eastAsiaTheme="minorHAnsi"/>
        </w:rPr>
        <w:t>Hakonarson</w:t>
      </w:r>
      <w:proofErr w:type="spellEnd"/>
      <w:r w:rsidRPr="00AB1633">
        <w:rPr>
          <w:rFonts w:eastAsiaTheme="minorHAnsi"/>
        </w:rPr>
        <w:t xml:space="preserve">, H., Gur, R. C., &amp; Gur, R. E. (2012). Impact of in-scanner head motion on multiple measures of functional connectivity: Relevance for studies of neurodevelopment in youth. </w:t>
      </w:r>
      <w:r w:rsidRPr="00AB1633">
        <w:rPr>
          <w:rFonts w:eastAsiaTheme="minorHAnsi"/>
          <w:i/>
          <w:iCs/>
        </w:rPr>
        <w:t>Neuroimage</w:t>
      </w:r>
      <w:r w:rsidRPr="00AB1633">
        <w:rPr>
          <w:rFonts w:eastAsiaTheme="minorHAnsi"/>
        </w:rPr>
        <w:t xml:space="preserve">, </w:t>
      </w:r>
      <w:r w:rsidRPr="00AB1633">
        <w:rPr>
          <w:rFonts w:eastAsiaTheme="minorHAnsi"/>
          <w:i/>
          <w:iCs/>
        </w:rPr>
        <w:t>60</w:t>
      </w:r>
      <w:r w:rsidRPr="00AB1633">
        <w:rPr>
          <w:rFonts w:eastAsiaTheme="minorHAnsi"/>
        </w:rPr>
        <w:t>(1), 623–632. https://doi.org/10.1016/j.neuroimage.2011.12.063</w:t>
      </w:r>
    </w:p>
    <w:p w14:paraId="5F7AA748" w14:textId="77777777" w:rsidR="00AB1633" w:rsidRPr="00AB1633" w:rsidRDefault="00AB1633" w:rsidP="00AB1633">
      <w:pPr>
        <w:pStyle w:val="Bibliography"/>
        <w:rPr>
          <w:rFonts w:eastAsiaTheme="minorHAnsi"/>
        </w:rPr>
      </w:pPr>
      <w:proofErr w:type="spellStart"/>
      <w:r w:rsidRPr="00AB1633">
        <w:rPr>
          <w:rFonts w:eastAsiaTheme="minorHAnsi"/>
        </w:rPr>
        <w:t>Schapire</w:t>
      </w:r>
      <w:proofErr w:type="spellEnd"/>
      <w:r w:rsidRPr="00AB1633">
        <w:rPr>
          <w:rFonts w:eastAsiaTheme="minorHAnsi"/>
        </w:rPr>
        <w:t xml:space="preserve">, R. E., &amp; Freund, Y. (2012). </w:t>
      </w:r>
      <w:r w:rsidRPr="00AB1633">
        <w:rPr>
          <w:rFonts w:eastAsiaTheme="minorHAnsi"/>
          <w:i/>
          <w:iCs/>
        </w:rPr>
        <w:t>Boosting: Foundations and Algorithms</w:t>
      </w:r>
      <w:r w:rsidRPr="00AB1633">
        <w:rPr>
          <w:rFonts w:eastAsiaTheme="minorHAnsi"/>
        </w:rPr>
        <w:t>. The MIT Press. https://doi.org/10.7551/mitpress/8291.001.0001</w:t>
      </w:r>
    </w:p>
    <w:p w14:paraId="7F70604D" w14:textId="77777777" w:rsidR="00AB1633" w:rsidRPr="00AB1633" w:rsidRDefault="00AB1633" w:rsidP="00AB1633">
      <w:pPr>
        <w:pStyle w:val="Bibliography"/>
        <w:rPr>
          <w:rFonts w:eastAsiaTheme="minorHAnsi"/>
        </w:rPr>
      </w:pPr>
      <w:proofErr w:type="spellStart"/>
      <w:r w:rsidRPr="00AB1633">
        <w:rPr>
          <w:rFonts w:eastAsiaTheme="minorHAnsi"/>
        </w:rPr>
        <w:t>Ségonne</w:t>
      </w:r>
      <w:proofErr w:type="spellEnd"/>
      <w:r w:rsidRPr="00AB1633">
        <w:rPr>
          <w:rFonts w:eastAsiaTheme="minorHAnsi"/>
        </w:rPr>
        <w:t xml:space="preserve">, F., Dale, A. M., Busa, E., Glessner, M., Salat, D., Hahn, H. K., &amp; Fischl, B. (2004). A hybrid approach to the skull stripping problem in MRI. </w:t>
      </w:r>
      <w:r w:rsidRPr="00AB1633">
        <w:rPr>
          <w:rFonts w:eastAsiaTheme="minorHAnsi"/>
          <w:i/>
          <w:iCs/>
        </w:rPr>
        <w:t>Neuroimage</w:t>
      </w:r>
      <w:r w:rsidRPr="00AB1633">
        <w:rPr>
          <w:rFonts w:eastAsiaTheme="minorHAnsi"/>
        </w:rPr>
        <w:t xml:space="preserve">, </w:t>
      </w:r>
      <w:r w:rsidRPr="00AB1633">
        <w:rPr>
          <w:rFonts w:eastAsiaTheme="minorHAnsi"/>
          <w:i/>
          <w:iCs/>
        </w:rPr>
        <w:t>22</w:t>
      </w:r>
      <w:r w:rsidRPr="00AB1633">
        <w:rPr>
          <w:rFonts w:eastAsiaTheme="minorHAnsi"/>
        </w:rPr>
        <w:t>(3), 1060–1075. https://doi.org/10.1016/s1053-8119(04)00188-0</w:t>
      </w:r>
    </w:p>
    <w:p w14:paraId="152B6070" w14:textId="77777777" w:rsidR="00AB1633" w:rsidRPr="00AB1633" w:rsidRDefault="00AB1633" w:rsidP="00AB1633">
      <w:pPr>
        <w:pStyle w:val="Bibliography"/>
        <w:rPr>
          <w:rFonts w:eastAsiaTheme="minorHAnsi"/>
        </w:rPr>
      </w:pPr>
      <w:r w:rsidRPr="00AB1633">
        <w:rPr>
          <w:rFonts w:eastAsiaTheme="minorHAnsi"/>
        </w:rPr>
        <w:t xml:space="preserve">Segonne, F., Pacheco, J., &amp; Fischl, B. (2007). Geometrically Accurate Topology-Correction of Cortical Surfaces Using </w:t>
      </w:r>
      <w:proofErr w:type="spellStart"/>
      <w:r w:rsidRPr="00AB1633">
        <w:rPr>
          <w:rFonts w:eastAsiaTheme="minorHAnsi"/>
        </w:rPr>
        <w:t>Nonseparating</w:t>
      </w:r>
      <w:proofErr w:type="spellEnd"/>
      <w:r w:rsidRPr="00AB1633">
        <w:rPr>
          <w:rFonts w:eastAsiaTheme="minorHAnsi"/>
        </w:rPr>
        <w:t xml:space="preserve"> Loops. </w:t>
      </w:r>
      <w:r w:rsidRPr="00AB1633">
        <w:rPr>
          <w:rFonts w:eastAsiaTheme="minorHAnsi"/>
          <w:i/>
          <w:iCs/>
        </w:rPr>
        <w:t>IEEE Trans Med Imaging</w:t>
      </w:r>
      <w:r w:rsidRPr="00AB1633">
        <w:rPr>
          <w:rFonts w:eastAsiaTheme="minorHAnsi"/>
        </w:rPr>
        <w:t xml:space="preserve">, </w:t>
      </w:r>
      <w:r w:rsidRPr="00AB1633">
        <w:rPr>
          <w:rFonts w:eastAsiaTheme="minorHAnsi"/>
          <w:i/>
          <w:iCs/>
        </w:rPr>
        <w:t>26</w:t>
      </w:r>
      <w:r w:rsidRPr="00AB1633">
        <w:rPr>
          <w:rFonts w:eastAsiaTheme="minorHAnsi"/>
        </w:rPr>
        <w:t>(4), 518–529. https://doi.org/10.1109/TMI.2006.887364</w:t>
      </w:r>
    </w:p>
    <w:p w14:paraId="3C1F62E8" w14:textId="77777777" w:rsidR="00AB1633" w:rsidRPr="00AB1633" w:rsidRDefault="00AB1633" w:rsidP="00AB1633">
      <w:pPr>
        <w:pStyle w:val="Bibliography"/>
        <w:rPr>
          <w:rFonts w:eastAsiaTheme="minorHAnsi"/>
        </w:rPr>
      </w:pPr>
      <w:r w:rsidRPr="00AB1633">
        <w:rPr>
          <w:rFonts w:eastAsiaTheme="minorHAnsi"/>
        </w:rPr>
        <w:t xml:space="preserve">Shephard, E., Stern, E. R., van den Heuvel, O. A., Costa, D. L. C., </w:t>
      </w:r>
      <w:proofErr w:type="spellStart"/>
      <w:r w:rsidRPr="00AB1633">
        <w:rPr>
          <w:rFonts w:eastAsiaTheme="minorHAnsi"/>
        </w:rPr>
        <w:t>Batistuzzo</w:t>
      </w:r>
      <w:proofErr w:type="spellEnd"/>
      <w:r w:rsidRPr="00AB1633">
        <w:rPr>
          <w:rFonts w:eastAsiaTheme="minorHAnsi"/>
        </w:rPr>
        <w:t xml:space="preserve">, M. C., Godoy, P. B. G., Lopes, A. C., </w:t>
      </w:r>
      <w:proofErr w:type="spellStart"/>
      <w:r w:rsidRPr="00AB1633">
        <w:rPr>
          <w:rFonts w:eastAsiaTheme="minorHAnsi"/>
        </w:rPr>
        <w:t>Brunoni</w:t>
      </w:r>
      <w:proofErr w:type="spellEnd"/>
      <w:r w:rsidRPr="00AB1633">
        <w:rPr>
          <w:rFonts w:eastAsiaTheme="minorHAnsi"/>
        </w:rPr>
        <w:t xml:space="preserve">, A. R., Hoexter, M. Q., </w:t>
      </w:r>
      <w:proofErr w:type="spellStart"/>
      <w:r w:rsidRPr="00AB1633">
        <w:rPr>
          <w:rFonts w:eastAsiaTheme="minorHAnsi"/>
        </w:rPr>
        <w:t>Shavitt</w:t>
      </w:r>
      <w:proofErr w:type="spellEnd"/>
      <w:r w:rsidRPr="00AB1633">
        <w:rPr>
          <w:rFonts w:eastAsiaTheme="minorHAnsi"/>
        </w:rPr>
        <w:t xml:space="preserve">, R. G., Reddy, Y. C. J., Lochner, C., Stein, D. J., Simpson, H. B., &amp; Miguel, E. C. (2021). Toward a neurocircuit-based taxonomy to guide treatment of obsessive–compulsive disorder. </w:t>
      </w:r>
      <w:r w:rsidRPr="00AB1633">
        <w:rPr>
          <w:rFonts w:eastAsiaTheme="minorHAnsi"/>
          <w:i/>
          <w:iCs/>
        </w:rPr>
        <w:t>Mol Psychiatry</w:t>
      </w:r>
      <w:r w:rsidRPr="00AB1633">
        <w:rPr>
          <w:rFonts w:eastAsiaTheme="minorHAnsi"/>
        </w:rPr>
        <w:t xml:space="preserve">, </w:t>
      </w:r>
      <w:r w:rsidRPr="00AB1633">
        <w:rPr>
          <w:rFonts w:eastAsiaTheme="minorHAnsi"/>
          <w:i/>
          <w:iCs/>
        </w:rPr>
        <w:t>26</w:t>
      </w:r>
      <w:r w:rsidRPr="00AB1633">
        <w:rPr>
          <w:rFonts w:eastAsiaTheme="minorHAnsi"/>
        </w:rPr>
        <w:t>(9), 4583–4604. https://doi.org/10.1038/s41380-020-01007-8</w:t>
      </w:r>
    </w:p>
    <w:p w14:paraId="1B223D4B" w14:textId="77777777" w:rsidR="00AB1633" w:rsidRPr="00AB1633" w:rsidRDefault="00AB1633" w:rsidP="00AB1633">
      <w:pPr>
        <w:pStyle w:val="Bibliography"/>
        <w:rPr>
          <w:rFonts w:eastAsiaTheme="minorHAnsi"/>
        </w:rPr>
      </w:pPr>
      <w:r w:rsidRPr="00AB1633">
        <w:rPr>
          <w:rFonts w:eastAsiaTheme="minorHAnsi"/>
        </w:rPr>
        <w:t xml:space="preserve">Shmueli, G. (2011, January 5). </w:t>
      </w:r>
      <w:r w:rsidRPr="00AB1633">
        <w:rPr>
          <w:rFonts w:eastAsiaTheme="minorHAnsi"/>
          <w:i/>
          <w:iCs/>
        </w:rPr>
        <w:t>To Explain or to Predict?</w:t>
      </w:r>
      <w:r w:rsidRPr="00AB1633">
        <w:rPr>
          <w:rFonts w:eastAsiaTheme="minorHAnsi"/>
        </w:rPr>
        <w:t xml:space="preserve"> arXiv.Org. https://doi.org/10.1214/10-STS330</w:t>
      </w:r>
    </w:p>
    <w:p w14:paraId="0B962603" w14:textId="77777777" w:rsidR="00AB1633" w:rsidRPr="00AB1633" w:rsidRDefault="00AB1633" w:rsidP="00AB1633">
      <w:pPr>
        <w:pStyle w:val="Bibliography"/>
        <w:rPr>
          <w:rFonts w:eastAsiaTheme="minorHAnsi"/>
        </w:rPr>
      </w:pPr>
      <w:r w:rsidRPr="00AB1633">
        <w:rPr>
          <w:rFonts w:eastAsiaTheme="minorHAnsi"/>
        </w:rPr>
        <w:t xml:space="preserve">Shwartz-Ziv, R., &amp; Armon, A. (2022). Tabular data: Deep learning is not all you need. </w:t>
      </w:r>
      <w:r w:rsidRPr="00AB1633">
        <w:rPr>
          <w:rFonts w:eastAsiaTheme="minorHAnsi"/>
          <w:i/>
          <w:iCs/>
        </w:rPr>
        <w:t>Information Fusion</w:t>
      </w:r>
      <w:r w:rsidRPr="00AB1633">
        <w:rPr>
          <w:rFonts w:eastAsiaTheme="minorHAnsi"/>
        </w:rPr>
        <w:t xml:space="preserve">, </w:t>
      </w:r>
      <w:r w:rsidRPr="00AB1633">
        <w:rPr>
          <w:rFonts w:eastAsiaTheme="minorHAnsi"/>
          <w:i/>
          <w:iCs/>
        </w:rPr>
        <w:t>81</w:t>
      </w:r>
      <w:r w:rsidRPr="00AB1633">
        <w:rPr>
          <w:rFonts w:eastAsiaTheme="minorHAnsi"/>
        </w:rPr>
        <w:t>, 84–90. https://doi.org/10.1016/j.inffus.2021.11.011</w:t>
      </w:r>
    </w:p>
    <w:p w14:paraId="1A3D0AAC" w14:textId="77777777" w:rsidR="00AB1633" w:rsidRPr="00AB1633" w:rsidRDefault="00AB1633" w:rsidP="00AB1633">
      <w:pPr>
        <w:pStyle w:val="Bibliography"/>
        <w:rPr>
          <w:rFonts w:eastAsiaTheme="minorHAnsi"/>
        </w:rPr>
      </w:pPr>
      <w:r w:rsidRPr="00AB1633">
        <w:rPr>
          <w:rFonts w:eastAsiaTheme="minorHAnsi"/>
        </w:rPr>
        <w:lastRenderedPageBreak/>
        <w:t xml:space="preserve">Sled, J. G., </w:t>
      </w:r>
      <w:proofErr w:type="spellStart"/>
      <w:r w:rsidRPr="00AB1633">
        <w:rPr>
          <w:rFonts w:eastAsiaTheme="minorHAnsi"/>
        </w:rPr>
        <w:t>Zijdenbos</w:t>
      </w:r>
      <w:proofErr w:type="spellEnd"/>
      <w:r w:rsidRPr="00AB1633">
        <w:rPr>
          <w:rFonts w:eastAsiaTheme="minorHAnsi"/>
        </w:rPr>
        <w:t xml:space="preserve">, A. P., &amp; Evans, A. C. (1998). A nonparametric method for automatic correction of intensity nonuniformity in MRI data. </w:t>
      </w:r>
      <w:r w:rsidRPr="00AB1633">
        <w:rPr>
          <w:rFonts w:eastAsiaTheme="minorHAnsi"/>
          <w:i/>
          <w:iCs/>
        </w:rPr>
        <w:t>IEEE Trans Med Imaging</w:t>
      </w:r>
      <w:r w:rsidRPr="00AB1633">
        <w:rPr>
          <w:rFonts w:eastAsiaTheme="minorHAnsi"/>
        </w:rPr>
        <w:t xml:space="preserve">, </w:t>
      </w:r>
      <w:r w:rsidRPr="00AB1633">
        <w:rPr>
          <w:rFonts w:eastAsiaTheme="minorHAnsi"/>
          <w:i/>
          <w:iCs/>
        </w:rPr>
        <w:t>17</w:t>
      </w:r>
      <w:r w:rsidRPr="00AB1633">
        <w:rPr>
          <w:rFonts w:eastAsiaTheme="minorHAnsi"/>
        </w:rPr>
        <w:t>(1), 87–97. https://doi.org/10.1109/42.668698</w:t>
      </w:r>
    </w:p>
    <w:p w14:paraId="32CF2A33" w14:textId="77777777" w:rsidR="00AB1633" w:rsidRPr="00AB1633" w:rsidRDefault="00AB1633" w:rsidP="00AB1633">
      <w:pPr>
        <w:pStyle w:val="Bibliography"/>
        <w:rPr>
          <w:rFonts w:eastAsiaTheme="minorHAnsi"/>
        </w:rPr>
      </w:pPr>
      <w:r w:rsidRPr="00AB1633">
        <w:rPr>
          <w:rFonts w:eastAsiaTheme="minorHAnsi"/>
        </w:rPr>
        <w:t xml:space="preserve">Storch, E. A., Kay, B., Wu, M. S., Nadeau, J. M., &amp; Riemann, B. (2017). Suicidal and Death Ideation among Adults with Obsessive-Compulsive Disorder Presenting for Intensive Intervention. </w:t>
      </w:r>
      <w:r w:rsidRPr="00AB1633">
        <w:rPr>
          <w:rFonts w:eastAsiaTheme="minorHAnsi"/>
          <w:i/>
          <w:iCs/>
        </w:rPr>
        <w:t>Ann Clin Psychiatry</w:t>
      </w:r>
      <w:r w:rsidRPr="00AB1633">
        <w:rPr>
          <w:rFonts w:eastAsiaTheme="minorHAnsi"/>
        </w:rPr>
        <w:t xml:space="preserve">, </w:t>
      </w:r>
      <w:r w:rsidRPr="00AB1633">
        <w:rPr>
          <w:rFonts w:eastAsiaTheme="minorHAnsi"/>
          <w:i/>
          <w:iCs/>
        </w:rPr>
        <w:t>29</w:t>
      </w:r>
      <w:r w:rsidRPr="00AB1633">
        <w:rPr>
          <w:rFonts w:eastAsiaTheme="minorHAnsi"/>
        </w:rPr>
        <w:t>(1), 46–53. https://doi.org/10.1177/104012371702900109</w:t>
      </w:r>
    </w:p>
    <w:p w14:paraId="5092A577" w14:textId="77777777" w:rsidR="00AB1633" w:rsidRPr="00AB1633" w:rsidRDefault="00AB1633" w:rsidP="00AB1633">
      <w:pPr>
        <w:pStyle w:val="Bibliography"/>
        <w:rPr>
          <w:rFonts w:eastAsiaTheme="minorHAnsi"/>
        </w:rPr>
      </w:pPr>
      <w:r w:rsidRPr="00AB1633">
        <w:rPr>
          <w:rFonts w:eastAsiaTheme="minorHAnsi"/>
        </w:rPr>
        <w:t xml:space="preserve">Ting, K. M. (2002). An instance-weighting method to induce cost-sensitive trees. </w:t>
      </w:r>
      <w:r w:rsidRPr="00AB1633">
        <w:rPr>
          <w:rFonts w:eastAsiaTheme="minorHAnsi"/>
          <w:i/>
          <w:iCs/>
        </w:rPr>
        <w:t>IEEE Transactions on Knowledge and Data Engineering</w:t>
      </w:r>
      <w:r w:rsidRPr="00AB1633">
        <w:rPr>
          <w:rFonts w:eastAsiaTheme="minorHAnsi"/>
        </w:rPr>
        <w:t xml:space="preserve">, </w:t>
      </w:r>
      <w:r w:rsidRPr="00AB1633">
        <w:rPr>
          <w:rFonts w:eastAsiaTheme="minorHAnsi"/>
          <w:i/>
          <w:iCs/>
        </w:rPr>
        <w:t>14</w:t>
      </w:r>
      <w:r w:rsidRPr="00AB1633">
        <w:rPr>
          <w:rFonts w:eastAsiaTheme="minorHAnsi"/>
        </w:rPr>
        <w:t>(3), 659–665. https://doi.org/10.1109/TKDE.2002.1000348</w:t>
      </w:r>
    </w:p>
    <w:p w14:paraId="24E2B640" w14:textId="77777777" w:rsidR="00AB1633" w:rsidRPr="00AB1633" w:rsidRDefault="00AB1633" w:rsidP="00AB1633">
      <w:pPr>
        <w:pStyle w:val="Bibliography"/>
        <w:rPr>
          <w:rFonts w:eastAsiaTheme="minorHAnsi"/>
        </w:rPr>
      </w:pPr>
      <w:proofErr w:type="spellStart"/>
      <w:r w:rsidRPr="00AB1633">
        <w:rPr>
          <w:rFonts w:eastAsiaTheme="minorHAnsi"/>
          <w:lang w:val="nb-NO"/>
        </w:rPr>
        <w:t>Tisdall</w:t>
      </w:r>
      <w:proofErr w:type="spellEnd"/>
      <w:r w:rsidRPr="00AB1633">
        <w:rPr>
          <w:rFonts w:eastAsiaTheme="minorHAnsi"/>
          <w:lang w:val="nb-NO"/>
        </w:rPr>
        <w:t xml:space="preserve">, M. D., Hess, A. T., Reuter, M., </w:t>
      </w:r>
      <w:proofErr w:type="spellStart"/>
      <w:r w:rsidRPr="00AB1633">
        <w:rPr>
          <w:rFonts w:eastAsiaTheme="minorHAnsi"/>
          <w:lang w:val="nb-NO"/>
        </w:rPr>
        <w:t>Meintjes</w:t>
      </w:r>
      <w:proofErr w:type="spellEnd"/>
      <w:r w:rsidRPr="00AB1633">
        <w:rPr>
          <w:rFonts w:eastAsiaTheme="minorHAnsi"/>
          <w:lang w:val="nb-NO"/>
        </w:rPr>
        <w:t xml:space="preserve">, E. M., </w:t>
      </w:r>
      <w:proofErr w:type="spellStart"/>
      <w:r w:rsidRPr="00AB1633">
        <w:rPr>
          <w:rFonts w:eastAsiaTheme="minorHAnsi"/>
          <w:lang w:val="nb-NO"/>
        </w:rPr>
        <w:t>Fischl</w:t>
      </w:r>
      <w:proofErr w:type="spellEnd"/>
      <w:r w:rsidRPr="00AB1633">
        <w:rPr>
          <w:rFonts w:eastAsiaTheme="minorHAnsi"/>
          <w:lang w:val="nb-NO"/>
        </w:rPr>
        <w:t xml:space="preserve">, B., &amp; van der </w:t>
      </w:r>
      <w:proofErr w:type="spellStart"/>
      <w:r w:rsidRPr="00AB1633">
        <w:rPr>
          <w:rFonts w:eastAsiaTheme="minorHAnsi"/>
          <w:lang w:val="nb-NO"/>
        </w:rPr>
        <w:t>Kouwe</w:t>
      </w:r>
      <w:proofErr w:type="spellEnd"/>
      <w:r w:rsidRPr="00AB1633">
        <w:rPr>
          <w:rFonts w:eastAsiaTheme="minorHAnsi"/>
          <w:lang w:val="nb-NO"/>
        </w:rPr>
        <w:t xml:space="preserve">, A. J. W. (2012). </w:t>
      </w:r>
      <w:r w:rsidRPr="00AB1633">
        <w:rPr>
          <w:rFonts w:eastAsiaTheme="minorHAnsi"/>
        </w:rPr>
        <w:t xml:space="preserve">Volumetric navigators for prospective motion correction and selective reacquisition in neuroanatomical MRI. </w:t>
      </w:r>
      <w:r w:rsidRPr="00AB1633">
        <w:rPr>
          <w:rFonts w:eastAsiaTheme="minorHAnsi"/>
          <w:i/>
          <w:iCs/>
        </w:rPr>
        <w:t>Magnetic Resonance Medicine</w:t>
      </w:r>
      <w:r w:rsidRPr="00AB1633">
        <w:rPr>
          <w:rFonts w:eastAsiaTheme="minorHAnsi"/>
        </w:rPr>
        <w:t xml:space="preserve">, </w:t>
      </w:r>
      <w:r w:rsidRPr="00AB1633">
        <w:rPr>
          <w:rFonts w:eastAsiaTheme="minorHAnsi"/>
          <w:i/>
          <w:iCs/>
        </w:rPr>
        <w:t>68</w:t>
      </w:r>
      <w:r w:rsidRPr="00AB1633">
        <w:rPr>
          <w:rFonts w:eastAsiaTheme="minorHAnsi"/>
        </w:rPr>
        <w:t>(2), 389–399. https://doi.org/10.1002/mrm.23228</w:t>
      </w:r>
    </w:p>
    <w:p w14:paraId="28767DEF" w14:textId="77777777" w:rsidR="00AB1633" w:rsidRPr="00AB1633" w:rsidRDefault="00AB1633" w:rsidP="00AB1633">
      <w:pPr>
        <w:pStyle w:val="Bibliography"/>
        <w:rPr>
          <w:rFonts w:eastAsiaTheme="minorHAnsi"/>
        </w:rPr>
      </w:pPr>
      <w:r w:rsidRPr="00AB1633">
        <w:rPr>
          <w:rFonts w:eastAsiaTheme="minorHAnsi"/>
        </w:rPr>
        <w:t>Tisdall, M. D., Reuter, M., Qureshi, A., Buckner, R. L., Fischl, B., &amp; van der Kouwe, A. J. W. (2016). Prospective motion correction with volumetric navigators (</w:t>
      </w:r>
      <w:proofErr w:type="spellStart"/>
      <w:r w:rsidRPr="00AB1633">
        <w:rPr>
          <w:rFonts w:eastAsiaTheme="minorHAnsi"/>
        </w:rPr>
        <w:t>vNavs</w:t>
      </w:r>
      <w:proofErr w:type="spellEnd"/>
      <w:r w:rsidRPr="00AB1633">
        <w:rPr>
          <w:rFonts w:eastAsiaTheme="minorHAnsi"/>
        </w:rPr>
        <w:t xml:space="preserve">) reduces the bias and variance in brain morphometry induced by subject motion. </w:t>
      </w:r>
      <w:r w:rsidRPr="00AB1633">
        <w:rPr>
          <w:rFonts w:eastAsiaTheme="minorHAnsi"/>
          <w:i/>
          <w:iCs/>
        </w:rPr>
        <w:t>Neuroimage</w:t>
      </w:r>
      <w:r w:rsidRPr="00AB1633">
        <w:rPr>
          <w:rFonts w:eastAsiaTheme="minorHAnsi"/>
        </w:rPr>
        <w:t xml:space="preserve">, </w:t>
      </w:r>
      <w:r w:rsidRPr="00AB1633">
        <w:rPr>
          <w:rFonts w:eastAsiaTheme="minorHAnsi"/>
          <w:i/>
          <w:iCs/>
        </w:rPr>
        <w:t>127</w:t>
      </w:r>
      <w:r w:rsidRPr="00AB1633">
        <w:rPr>
          <w:rFonts w:eastAsiaTheme="minorHAnsi"/>
        </w:rPr>
        <w:t>, 11–22. https://doi.org/10.1016/j.neuroimage.2015.11.054</w:t>
      </w:r>
    </w:p>
    <w:p w14:paraId="64C9F4A4" w14:textId="77777777" w:rsidR="00AB1633" w:rsidRPr="00AB1633" w:rsidRDefault="00AB1633" w:rsidP="00AB1633">
      <w:pPr>
        <w:pStyle w:val="Bibliography"/>
        <w:rPr>
          <w:rFonts w:eastAsiaTheme="minorHAnsi"/>
        </w:rPr>
      </w:pPr>
      <w:r w:rsidRPr="00AB1633">
        <w:rPr>
          <w:rFonts w:eastAsiaTheme="minorHAnsi"/>
        </w:rPr>
        <w:t xml:space="preserve">Van </w:t>
      </w:r>
      <w:proofErr w:type="spellStart"/>
      <w:r w:rsidRPr="00AB1633">
        <w:rPr>
          <w:rFonts w:eastAsiaTheme="minorHAnsi"/>
        </w:rPr>
        <w:t>Calster</w:t>
      </w:r>
      <w:proofErr w:type="spellEnd"/>
      <w:r w:rsidRPr="00AB1633">
        <w:rPr>
          <w:rFonts w:eastAsiaTheme="minorHAnsi"/>
        </w:rPr>
        <w:t xml:space="preserve">, B., McLernon, D. J., van Smeden, M., Wynants, L., &amp; </w:t>
      </w:r>
      <w:proofErr w:type="spellStart"/>
      <w:r w:rsidRPr="00AB1633">
        <w:rPr>
          <w:rFonts w:eastAsiaTheme="minorHAnsi"/>
        </w:rPr>
        <w:t>Steyerberg</w:t>
      </w:r>
      <w:proofErr w:type="spellEnd"/>
      <w:r w:rsidRPr="00AB1633">
        <w:rPr>
          <w:rFonts w:eastAsiaTheme="minorHAnsi"/>
        </w:rPr>
        <w:t xml:space="preserve">, E. W. (2019). Calibration: The Achilles heel of predictive analytics. </w:t>
      </w:r>
      <w:r w:rsidRPr="00AB1633">
        <w:rPr>
          <w:rFonts w:eastAsiaTheme="minorHAnsi"/>
          <w:i/>
          <w:iCs/>
        </w:rPr>
        <w:t>BMC Med</w:t>
      </w:r>
      <w:r w:rsidRPr="00AB1633">
        <w:rPr>
          <w:rFonts w:eastAsiaTheme="minorHAnsi"/>
        </w:rPr>
        <w:t xml:space="preserve">, </w:t>
      </w:r>
      <w:r w:rsidRPr="00AB1633">
        <w:rPr>
          <w:rFonts w:eastAsiaTheme="minorHAnsi"/>
          <w:i/>
          <w:iCs/>
        </w:rPr>
        <w:t>17</w:t>
      </w:r>
      <w:r w:rsidRPr="00AB1633">
        <w:rPr>
          <w:rFonts w:eastAsiaTheme="minorHAnsi"/>
        </w:rPr>
        <w:t>(1), 230–230. https://doi.org/10.1186/s12916-019-1466-7</w:t>
      </w:r>
    </w:p>
    <w:p w14:paraId="32BB27F9" w14:textId="77777777" w:rsidR="00AB1633" w:rsidRPr="00AB1633" w:rsidRDefault="00AB1633" w:rsidP="00AB1633">
      <w:pPr>
        <w:pStyle w:val="Bibliography"/>
        <w:rPr>
          <w:rFonts w:eastAsiaTheme="minorHAnsi"/>
        </w:rPr>
      </w:pPr>
      <w:r w:rsidRPr="00AB1633">
        <w:rPr>
          <w:rFonts w:eastAsiaTheme="minorHAnsi"/>
        </w:rPr>
        <w:t xml:space="preserve">Van </w:t>
      </w:r>
      <w:proofErr w:type="spellStart"/>
      <w:r w:rsidRPr="00AB1633">
        <w:rPr>
          <w:rFonts w:eastAsiaTheme="minorHAnsi"/>
        </w:rPr>
        <w:t>Calster</w:t>
      </w:r>
      <w:proofErr w:type="spellEnd"/>
      <w:r w:rsidRPr="00AB1633">
        <w:rPr>
          <w:rFonts w:eastAsiaTheme="minorHAnsi"/>
        </w:rPr>
        <w:t xml:space="preserve">, B., McLernon, D. J., van Smeden, M., Wynants, L., </w:t>
      </w:r>
      <w:proofErr w:type="spellStart"/>
      <w:r w:rsidRPr="00AB1633">
        <w:rPr>
          <w:rFonts w:eastAsiaTheme="minorHAnsi"/>
        </w:rPr>
        <w:t>Steyerberg</w:t>
      </w:r>
      <w:proofErr w:type="spellEnd"/>
      <w:r w:rsidRPr="00AB1633">
        <w:rPr>
          <w:rFonts w:eastAsiaTheme="minorHAnsi"/>
        </w:rPr>
        <w:t xml:space="preserve">, E. W., Bossuyt, P., Collins, G. S., Macaskill, P., McLernon, D. J., Moons, K. G. M., </w:t>
      </w:r>
      <w:proofErr w:type="spellStart"/>
      <w:r w:rsidRPr="00AB1633">
        <w:rPr>
          <w:rFonts w:eastAsiaTheme="minorHAnsi"/>
        </w:rPr>
        <w:t>Steyerberg</w:t>
      </w:r>
      <w:proofErr w:type="spellEnd"/>
      <w:r w:rsidRPr="00AB1633">
        <w:rPr>
          <w:rFonts w:eastAsiaTheme="minorHAnsi"/>
        </w:rPr>
        <w:t xml:space="preserve">, E. W., </w:t>
      </w:r>
      <w:r w:rsidRPr="00AB1633">
        <w:rPr>
          <w:rFonts w:eastAsiaTheme="minorHAnsi"/>
        </w:rPr>
        <w:lastRenderedPageBreak/>
        <w:t>Van </w:t>
      </w:r>
      <w:proofErr w:type="spellStart"/>
      <w:r w:rsidRPr="00AB1633">
        <w:rPr>
          <w:rFonts w:eastAsiaTheme="minorHAnsi"/>
        </w:rPr>
        <w:t>Calster</w:t>
      </w:r>
      <w:proofErr w:type="spellEnd"/>
      <w:r w:rsidRPr="00AB1633">
        <w:rPr>
          <w:rFonts w:eastAsiaTheme="minorHAnsi"/>
        </w:rPr>
        <w:t xml:space="preserve">, B., van Smeden, M., Vickers, A. J., &amp; On behalf of Topic Group ‘Evaluating diagnostic tests and prediction models’ of the STRATOS initiative. (2019). Calibration: The Achilles heel of predictive analytics. </w:t>
      </w:r>
      <w:r w:rsidRPr="00AB1633">
        <w:rPr>
          <w:rFonts w:eastAsiaTheme="minorHAnsi"/>
          <w:i/>
          <w:iCs/>
        </w:rPr>
        <w:t>BMC Medicine</w:t>
      </w:r>
      <w:r w:rsidRPr="00AB1633">
        <w:rPr>
          <w:rFonts w:eastAsiaTheme="minorHAnsi"/>
        </w:rPr>
        <w:t xml:space="preserve">, </w:t>
      </w:r>
      <w:r w:rsidRPr="00AB1633">
        <w:rPr>
          <w:rFonts w:eastAsiaTheme="minorHAnsi"/>
          <w:i/>
          <w:iCs/>
        </w:rPr>
        <w:t>17</w:t>
      </w:r>
      <w:r w:rsidRPr="00AB1633">
        <w:rPr>
          <w:rFonts w:eastAsiaTheme="minorHAnsi"/>
        </w:rPr>
        <w:t>(1), 230. https://doi.org/10.1186/s12916-019-1466-7</w:t>
      </w:r>
    </w:p>
    <w:p w14:paraId="50F9409D" w14:textId="77777777" w:rsidR="00AB1633" w:rsidRPr="00AB1633" w:rsidRDefault="00AB1633" w:rsidP="00AB1633">
      <w:pPr>
        <w:pStyle w:val="Bibliography"/>
        <w:rPr>
          <w:rFonts w:eastAsiaTheme="minorHAnsi"/>
        </w:rPr>
      </w:pPr>
      <w:r w:rsidRPr="00AB1633">
        <w:rPr>
          <w:rFonts w:eastAsiaTheme="minorHAnsi"/>
        </w:rPr>
        <w:t xml:space="preserve">van den Heuvel, O. A., Boedhoe, P. S. W., </w:t>
      </w:r>
      <w:proofErr w:type="spellStart"/>
      <w:r w:rsidRPr="00AB1633">
        <w:rPr>
          <w:rFonts w:eastAsiaTheme="minorHAnsi"/>
        </w:rPr>
        <w:t>Bertolin</w:t>
      </w:r>
      <w:proofErr w:type="spellEnd"/>
      <w:r w:rsidRPr="00AB1633">
        <w:rPr>
          <w:rFonts w:eastAsiaTheme="minorHAnsi"/>
        </w:rPr>
        <w:t xml:space="preserve">, S., Bruin, W. B., Francks, C., Ivanov, I., Jahanshad, N., Kong, X.-Z., Kwon, J. S., O’Neill, J., Paus, T., Patel, Y., </w:t>
      </w:r>
      <w:proofErr w:type="spellStart"/>
      <w:r w:rsidRPr="00AB1633">
        <w:rPr>
          <w:rFonts w:eastAsiaTheme="minorHAnsi"/>
        </w:rPr>
        <w:t>Piras</w:t>
      </w:r>
      <w:proofErr w:type="spellEnd"/>
      <w:r w:rsidRPr="00AB1633">
        <w:rPr>
          <w:rFonts w:eastAsiaTheme="minorHAnsi"/>
        </w:rPr>
        <w:t xml:space="preserve">, F., </w:t>
      </w:r>
      <w:proofErr w:type="spellStart"/>
      <w:r w:rsidRPr="00AB1633">
        <w:rPr>
          <w:rFonts w:eastAsiaTheme="minorHAnsi"/>
        </w:rPr>
        <w:t>Schmaal</w:t>
      </w:r>
      <w:proofErr w:type="spellEnd"/>
      <w:r w:rsidRPr="00AB1633">
        <w:rPr>
          <w:rFonts w:eastAsiaTheme="minorHAnsi"/>
        </w:rPr>
        <w:t xml:space="preserve">, L., Soriano-Mas, C., Spalletta, G., van </w:t>
      </w:r>
      <w:proofErr w:type="spellStart"/>
      <w:r w:rsidRPr="00AB1633">
        <w:rPr>
          <w:rFonts w:eastAsiaTheme="minorHAnsi"/>
        </w:rPr>
        <w:t>Wingen</w:t>
      </w:r>
      <w:proofErr w:type="spellEnd"/>
      <w:r w:rsidRPr="00AB1633">
        <w:rPr>
          <w:rFonts w:eastAsiaTheme="minorHAnsi"/>
        </w:rPr>
        <w:t xml:space="preserve">, G. A., Yun, J.-Y., </w:t>
      </w:r>
      <w:proofErr w:type="spellStart"/>
      <w:r w:rsidRPr="00AB1633">
        <w:rPr>
          <w:rFonts w:eastAsiaTheme="minorHAnsi"/>
        </w:rPr>
        <w:t>Vriend</w:t>
      </w:r>
      <w:proofErr w:type="spellEnd"/>
      <w:r w:rsidRPr="00AB1633">
        <w:rPr>
          <w:rFonts w:eastAsiaTheme="minorHAnsi"/>
        </w:rPr>
        <w:t xml:space="preserve">, C., … ENIGMA-OCD working group. (2022). An overview of the first 5 years of the ENIGMA obsessive-compulsive disorder working group: The power of worldwide collaboration. </w:t>
      </w:r>
      <w:r w:rsidRPr="00AB1633">
        <w:rPr>
          <w:rFonts w:eastAsiaTheme="minorHAnsi"/>
          <w:i/>
          <w:iCs/>
        </w:rPr>
        <w:t>Human Brain Mapping</w:t>
      </w:r>
      <w:r w:rsidRPr="00AB1633">
        <w:rPr>
          <w:rFonts w:eastAsiaTheme="minorHAnsi"/>
        </w:rPr>
        <w:t xml:space="preserve">, </w:t>
      </w:r>
      <w:r w:rsidRPr="00AB1633">
        <w:rPr>
          <w:rFonts w:eastAsiaTheme="minorHAnsi"/>
          <w:i/>
          <w:iCs/>
        </w:rPr>
        <w:t>43</w:t>
      </w:r>
      <w:r w:rsidRPr="00AB1633">
        <w:rPr>
          <w:rFonts w:eastAsiaTheme="minorHAnsi"/>
        </w:rPr>
        <w:t>(1), 23–36. https://doi.org/10.1002/hbm.24972</w:t>
      </w:r>
    </w:p>
    <w:p w14:paraId="0530B9FB" w14:textId="77777777" w:rsidR="00AB1633" w:rsidRPr="00AB1633" w:rsidRDefault="00AB1633" w:rsidP="00AB1633">
      <w:pPr>
        <w:pStyle w:val="Bibliography"/>
        <w:rPr>
          <w:rFonts w:eastAsiaTheme="minorHAnsi"/>
        </w:rPr>
      </w:pPr>
      <w:r w:rsidRPr="00AB1633">
        <w:rPr>
          <w:rFonts w:eastAsiaTheme="minorHAnsi"/>
        </w:rPr>
        <w:t xml:space="preserve">van den Heuvel, O. A., van </w:t>
      </w:r>
      <w:proofErr w:type="spellStart"/>
      <w:r w:rsidRPr="00AB1633">
        <w:rPr>
          <w:rFonts w:eastAsiaTheme="minorHAnsi"/>
        </w:rPr>
        <w:t>Wingen</w:t>
      </w:r>
      <w:proofErr w:type="spellEnd"/>
      <w:r w:rsidRPr="00AB1633">
        <w:rPr>
          <w:rFonts w:eastAsiaTheme="minorHAnsi"/>
        </w:rPr>
        <w:t xml:space="preserve">, G., Soriano-Mas, C., Alonso, P., Chamberlain, S. R., </w:t>
      </w:r>
      <w:proofErr w:type="spellStart"/>
      <w:r w:rsidRPr="00AB1633">
        <w:rPr>
          <w:rFonts w:eastAsiaTheme="minorHAnsi"/>
        </w:rPr>
        <w:t>Nakamae</w:t>
      </w:r>
      <w:proofErr w:type="spellEnd"/>
      <w:r w:rsidRPr="00AB1633">
        <w:rPr>
          <w:rFonts w:eastAsiaTheme="minorHAnsi"/>
        </w:rPr>
        <w:t xml:space="preserve">, T., Denys, D., </w:t>
      </w:r>
      <w:proofErr w:type="spellStart"/>
      <w:r w:rsidRPr="00AB1633">
        <w:rPr>
          <w:rFonts w:eastAsiaTheme="minorHAnsi"/>
        </w:rPr>
        <w:t>Goudriaan</w:t>
      </w:r>
      <w:proofErr w:type="spellEnd"/>
      <w:r w:rsidRPr="00AB1633">
        <w:rPr>
          <w:rFonts w:eastAsiaTheme="minorHAnsi"/>
        </w:rPr>
        <w:t xml:space="preserve">, A. E., &amp; Veltman, D. J. (2016). Brain circuitry of compulsivity. </w:t>
      </w:r>
      <w:r w:rsidRPr="00AB1633">
        <w:rPr>
          <w:rFonts w:eastAsiaTheme="minorHAnsi"/>
          <w:i/>
          <w:iCs/>
        </w:rPr>
        <w:t>European Neuropsychopharmacology: The Journal of the European College of Neuropsychopharmacology</w:t>
      </w:r>
      <w:r w:rsidRPr="00AB1633">
        <w:rPr>
          <w:rFonts w:eastAsiaTheme="minorHAnsi"/>
        </w:rPr>
        <w:t xml:space="preserve">, </w:t>
      </w:r>
      <w:r w:rsidRPr="00AB1633">
        <w:rPr>
          <w:rFonts w:eastAsiaTheme="minorHAnsi"/>
          <w:i/>
          <w:iCs/>
        </w:rPr>
        <w:t>26</w:t>
      </w:r>
      <w:r w:rsidRPr="00AB1633">
        <w:rPr>
          <w:rFonts w:eastAsiaTheme="minorHAnsi"/>
        </w:rPr>
        <w:t>(5), 810–827. https://doi.org/10.1016/j.euroneuro.2015.12.005</w:t>
      </w:r>
    </w:p>
    <w:p w14:paraId="395B77B9" w14:textId="77777777" w:rsidR="00AB1633" w:rsidRPr="00AB1633" w:rsidRDefault="00AB1633" w:rsidP="00AB1633">
      <w:pPr>
        <w:pStyle w:val="Bibliography"/>
        <w:rPr>
          <w:rFonts w:eastAsiaTheme="minorHAnsi"/>
        </w:rPr>
      </w:pPr>
      <w:r w:rsidRPr="00AB1633">
        <w:rPr>
          <w:rFonts w:eastAsiaTheme="minorHAnsi"/>
        </w:rPr>
        <w:t xml:space="preserve">Wald, L., Schmitt, F., &amp; Dale, A. (2001). Systematic spatial distortion in MRI due to gradient non-linearities. </w:t>
      </w:r>
      <w:proofErr w:type="spellStart"/>
      <w:r w:rsidRPr="00AB1633">
        <w:rPr>
          <w:rFonts w:eastAsiaTheme="minorHAnsi"/>
          <w:i/>
          <w:iCs/>
        </w:rPr>
        <w:t>NeuroImage</w:t>
      </w:r>
      <w:proofErr w:type="spellEnd"/>
      <w:r w:rsidRPr="00AB1633">
        <w:rPr>
          <w:rFonts w:eastAsiaTheme="minorHAnsi"/>
          <w:i/>
          <w:iCs/>
        </w:rPr>
        <w:t xml:space="preserve"> (Orlando, Fla.)</w:t>
      </w:r>
      <w:r w:rsidRPr="00AB1633">
        <w:rPr>
          <w:rFonts w:eastAsiaTheme="minorHAnsi"/>
        </w:rPr>
        <w:t xml:space="preserve">, </w:t>
      </w:r>
      <w:r w:rsidRPr="00AB1633">
        <w:rPr>
          <w:rFonts w:eastAsiaTheme="minorHAnsi"/>
          <w:i/>
          <w:iCs/>
        </w:rPr>
        <w:t>13</w:t>
      </w:r>
      <w:r w:rsidRPr="00AB1633">
        <w:rPr>
          <w:rFonts w:eastAsiaTheme="minorHAnsi"/>
        </w:rPr>
        <w:t>(6), 50–50. https://doi.org/10.1016/S1053-8119(01)91393-X</w:t>
      </w:r>
    </w:p>
    <w:p w14:paraId="050CCE20" w14:textId="77777777" w:rsidR="00AB1633" w:rsidRPr="00AB1633" w:rsidRDefault="00AB1633" w:rsidP="00AB1633">
      <w:pPr>
        <w:pStyle w:val="Bibliography"/>
        <w:rPr>
          <w:rFonts w:eastAsiaTheme="minorHAnsi"/>
        </w:rPr>
      </w:pPr>
      <w:r w:rsidRPr="00AB1633">
        <w:rPr>
          <w:rFonts w:eastAsiaTheme="minorHAnsi"/>
        </w:rPr>
        <w:t xml:space="preserve">Wang, Z., Fontaine, M., Cyr, M., Rynn, M. A., Simpson, H. B., Marsh, R., &amp; </w:t>
      </w:r>
      <w:proofErr w:type="spellStart"/>
      <w:r w:rsidRPr="00AB1633">
        <w:rPr>
          <w:rFonts w:eastAsiaTheme="minorHAnsi"/>
        </w:rPr>
        <w:t>Pagliaccio</w:t>
      </w:r>
      <w:proofErr w:type="spellEnd"/>
      <w:r w:rsidRPr="00AB1633">
        <w:rPr>
          <w:rFonts w:eastAsiaTheme="minorHAnsi"/>
        </w:rPr>
        <w:t xml:space="preserve">, D. (2022). Subcortical shape in pediatric and adult obsessive-compulsive disorder. </w:t>
      </w:r>
      <w:r w:rsidRPr="00AB1633">
        <w:rPr>
          <w:rFonts w:eastAsiaTheme="minorHAnsi"/>
          <w:i/>
          <w:iCs/>
        </w:rPr>
        <w:t>Depression and Anxiety</w:t>
      </w:r>
      <w:r w:rsidRPr="00AB1633">
        <w:rPr>
          <w:rFonts w:eastAsiaTheme="minorHAnsi"/>
        </w:rPr>
        <w:t xml:space="preserve">, </w:t>
      </w:r>
      <w:r w:rsidRPr="00AB1633">
        <w:rPr>
          <w:rFonts w:eastAsiaTheme="minorHAnsi"/>
          <w:i/>
          <w:iCs/>
        </w:rPr>
        <w:t>39</w:t>
      </w:r>
      <w:r w:rsidRPr="00AB1633">
        <w:rPr>
          <w:rFonts w:eastAsiaTheme="minorHAnsi"/>
        </w:rPr>
        <w:t>(6), 504–514. https://doi.org/10.1002/da.23261</w:t>
      </w:r>
    </w:p>
    <w:p w14:paraId="574C53E7" w14:textId="77777777" w:rsidR="00AB1633" w:rsidRPr="00AB1633" w:rsidRDefault="00AB1633" w:rsidP="00AB1633">
      <w:pPr>
        <w:pStyle w:val="Bibliography"/>
        <w:rPr>
          <w:rFonts w:eastAsiaTheme="minorHAnsi"/>
        </w:rPr>
      </w:pPr>
      <w:r w:rsidRPr="00AB1633">
        <w:rPr>
          <w:rFonts w:eastAsiaTheme="minorHAnsi"/>
        </w:rPr>
        <w:lastRenderedPageBreak/>
        <w:t xml:space="preserve">Weisz, J. R., Doss, A. J., &amp; Hawley, K. M. (2005). Youth Psychotherapy Outcome Research: A Review and Critique of the Evidence Base. </w:t>
      </w:r>
      <w:r w:rsidRPr="00AB1633">
        <w:rPr>
          <w:rFonts w:eastAsiaTheme="minorHAnsi"/>
          <w:i/>
          <w:iCs/>
        </w:rPr>
        <w:t>Annual Review of Psychology</w:t>
      </w:r>
      <w:r w:rsidRPr="00AB1633">
        <w:rPr>
          <w:rFonts w:eastAsiaTheme="minorHAnsi"/>
        </w:rPr>
        <w:t xml:space="preserve">, </w:t>
      </w:r>
      <w:r w:rsidRPr="00AB1633">
        <w:rPr>
          <w:rFonts w:eastAsiaTheme="minorHAnsi"/>
          <w:i/>
          <w:iCs/>
        </w:rPr>
        <w:t>56</w:t>
      </w:r>
      <w:r w:rsidRPr="00AB1633">
        <w:rPr>
          <w:rFonts w:eastAsiaTheme="minorHAnsi"/>
        </w:rPr>
        <w:t>(Volume 56, 2005), 337–363. https://doi.org/10.1146/annurev.psych.55.090902.141449</w:t>
      </w:r>
    </w:p>
    <w:p w14:paraId="263B9A30" w14:textId="77777777" w:rsidR="00AB1633" w:rsidRPr="00AB1633" w:rsidRDefault="00AB1633" w:rsidP="00AB1633">
      <w:pPr>
        <w:pStyle w:val="Bibliography"/>
        <w:rPr>
          <w:rFonts w:eastAsiaTheme="minorHAnsi"/>
        </w:rPr>
      </w:pPr>
      <w:r w:rsidRPr="00AB1633">
        <w:rPr>
          <w:rFonts w:eastAsiaTheme="minorHAnsi"/>
        </w:rPr>
        <w:t xml:space="preserve">Wells, W. M., Viola, P., Atsumi, H., Nakajima, S., &amp; </w:t>
      </w:r>
      <w:proofErr w:type="spellStart"/>
      <w:r w:rsidRPr="00AB1633">
        <w:rPr>
          <w:rFonts w:eastAsiaTheme="minorHAnsi"/>
        </w:rPr>
        <w:t>Kikinis</w:t>
      </w:r>
      <w:proofErr w:type="spellEnd"/>
      <w:r w:rsidRPr="00AB1633">
        <w:rPr>
          <w:rFonts w:eastAsiaTheme="minorHAnsi"/>
        </w:rPr>
        <w:t xml:space="preserve">, R. (1996). Multi-modal volume registration by maximization of mutual information. </w:t>
      </w:r>
      <w:r w:rsidRPr="00AB1633">
        <w:rPr>
          <w:rFonts w:eastAsiaTheme="minorHAnsi"/>
          <w:i/>
          <w:iCs/>
        </w:rPr>
        <w:t>Med Image Anal</w:t>
      </w:r>
      <w:r w:rsidRPr="00AB1633">
        <w:rPr>
          <w:rFonts w:eastAsiaTheme="minorHAnsi"/>
        </w:rPr>
        <w:t xml:space="preserve">, </w:t>
      </w:r>
      <w:r w:rsidRPr="00AB1633">
        <w:rPr>
          <w:rFonts w:eastAsiaTheme="minorHAnsi"/>
          <w:i/>
          <w:iCs/>
        </w:rPr>
        <w:t>1</w:t>
      </w:r>
      <w:r w:rsidRPr="00AB1633">
        <w:rPr>
          <w:rFonts w:eastAsiaTheme="minorHAnsi"/>
        </w:rPr>
        <w:t>(1), 35–51. https://doi.org/10.1016/S1361-8415(01)80004-9</w:t>
      </w:r>
    </w:p>
    <w:p w14:paraId="5796F209" w14:textId="77777777" w:rsidR="00AB1633" w:rsidRPr="00AB1633" w:rsidRDefault="00AB1633" w:rsidP="00AB1633">
      <w:pPr>
        <w:pStyle w:val="Bibliography"/>
        <w:rPr>
          <w:rFonts w:eastAsiaTheme="minorHAnsi"/>
        </w:rPr>
      </w:pPr>
      <w:r w:rsidRPr="00AB1633">
        <w:rPr>
          <w:rFonts w:eastAsiaTheme="minorHAnsi"/>
          <w:lang w:val="nb-NO"/>
        </w:rPr>
        <w:t xml:space="preserve">White, N., </w:t>
      </w:r>
      <w:proofErr w:type="spellStart"/>
      <w:r w:rsidRPr="00AB1633">
        <w:rPr>
          <w:rFonts w:eastAsiaTheme="minorHAnsi"/>
          <w:lang w:val="nb-NO"/>
        </w:rPr>
        <w:t>Roddey</w:t>
      </w:r>
      <w:proofErr w:type="spellEnd"/>
      <w:r w:rsidRPr="00AB1633">
        <w:rPr>
          <w:rFonts w:eastAsiaTheme="minorHAnsi"/>
          <w:lang w:val="nb-NO"/>
        </w:rPr>
        <w:t xml:space="preserve">, C., </w:t>
      </w:r>
      <w:proofErr w:type="spellStart"/>
      <w:r w:rsidRPr="00AB1633">
        <w:rPr>
          <w:rFonts w:eastAsiaTheme="minorHAnsi"/>
          <w:lang w:val="nb-NO"/>
        </w:rPr>
        <w:t>Shankaranarayanan</w:t>
      </w:r>
      <w:proofErr w:type="spellEnd"/>
      <w:r w:rsidRPr="00AB1633">
        <w:rPr>
          <w:rFonts w:eastAsiaTheme="minorHAnsi"/>
          <w:lang w:val="nb-NO"/>
        </w:rPr>
        <w:t xml:space="preserve">, A., Han, E., Rettmann, D., Santos, J., </w:t>
      </w:r>
      <w:proofErr w:type="spellStart"/>
      <w:r w:rsidRPr="00AB1633">
        <w:rPr>
          <w:rFonts w:eastAsiaTheme="minorHAnsi"/>
          <w:lang w:val="nb-NO"/>
        </w:rPr>
        <w:t>Kuperman</w:t>
      </w:r>
      <w:proofErr w:type="spellEnd"/>
      <w:r w:rsidRPr="00AB1633">
        <w:rPr>
          <w:rFonts w:eastAsiaTheme="minorHAnsi"/>
          <w:lang w:val="nb-NO"/>
        </w:rPr>
        <w:t xml:space="preserve">, J., &amp; Dale, A. (2010). </w:t>
      </w:r>
      <w:r w:rsidRPr="00AB1633">
        <w:rPr>
          <w:rFonts w:eastAsiaTheme="minorHAnsi"/>
        </w:rPr>
        <w:t xml:space="preserve">PROMO: Real-time prospective motion correction in MRI using image-based tracking. </w:t>
      </w:r>
      <w:r w:rsidRPr="00AB1633">
        <w:rPr>
          <w:rFonts w:eastAsiaTheme="minorHAnsi"/>
          <w:i/>
          <w:iCs/>
        </w:rPr>
        <w:t xml:space="preserve">Magn. </w:t>
      </w:r>
      <w:proofErr w:type="spellStart"/>
      <w:r w:rsidRPr="00AB1633">
        <w:rPr>
          <w:rFonts w:eastAsiaTheme="minorHAnsi"/>
          <w:i/>
          <w:iCs/>
        </w:rPr>
        <w:t>Reson</w:t>
      </w:r>
      <w:proofErr w:type="spellEnd"/>
      <w:r w:rsidRPr="00AB1633">
        <w:rPr>
          <w:rFonts w:eastAsiaTheme="minorHAnsi"/>
          <w:i/>
          <w:iCs/>
        </w:rPr>
        <w:t>. Med</w:t>
      </w:r>
      <w:r w:rsidRPr="00AB1633">
        <w:rPr>
          <w:rFonts w:eastAsiaTheme="minorHAnsi"/>
        </w:rPr>
        <w:t xml:space="preserve">, </w:t>
      </w:r>
      <w:r w:rsidRPr="00AB1633">
        <w:rPr>
          <w:rFonts w:eastAsiaTheme="minorHAnsi"/>
          <w:i/>
          <w:iCs/>
        </w:rPr>
        <w:t>63</w:t>
      </w:r>
      <w:r w:rsidRPr="00AB1633">
        <w:rPr>
          <w:rFonts w:eastAsiaTheme="minorHAnsi"/>
        </w:rPr>
        <w:t>(1), 91–105. https://doi.org/10.1002/mrm.22176</w:t>
      </w:r>
    </w:p>
    <w:p w14:paraId="54D031DD" w14:textId="77777777" w:rsidR="00AB1633" w:rsidRPr="00AB1633" w:rsidRDefault="00AB1633" w:rsidP="00AB1633">
      <w:pPr>
        <w:pStyle w:val="Bibliography"/>
        <w:rPr>
          <w:rFonts w:eastAsiaTheme="minorHAnsi"/>
        </w:rPr>
      </w:pPr>
      <w:r w:rsidRPr="00AB1633">
        <w:rPr>
          <w:rFonts w:eastAsiaTheme="minorHAnsi"/>
        </w:rPr>
        <w:t xml:space="preserve">Wu, M. S., Geller, D. A., Schneider, S. C., Small, B. J., Murphy, T. K., Wilhelm, S., &amp; Storch, E. A. (2019). Comorbid Psychopathology and the Clinical Profile of Family Accommodation in Pediatric OCD. </w:t>
      </w:r>
      <w:r w:rsidRPr="00AB1633">
        <w:rPr>
          <w:rFonts w:eastAsiaTheme="minorHAnsi"/>
          <w:i/>
          <w:iCs/>
        </w:rPr>
        <w:t>Child Psychiatry Hum Dev</w:t>
      </w:r>
      <w:r w:rsidRPr="00AB1633">
        <w:rPr>
          <w:rFonts w:eastAsiaTheme="minorHAnsi"/>
        </w:rPr>
        <w:t xml:space="preserve">, </w:t>
      </w:r>
      <w:r w:rsidRPr="00AB1633">
        <w:rPr>
          <w:rFonts w:eastAsiaTheme="minorHAnsi"/>
          <w:i/>
          <w:iCs/>
        </w:rPr>
        <w:t>50</w:t>
      </w:r>
      <w:r w:rsidRPr="00AB1633">
        <w:rPr>
          <w:rFonts w:eastAsiaTheme="minorHAnsi"/>
        </w:rPr>
        <w:t>(5), 717–726. https://doi.org/10.1007/s10578-019-00876-7</w:t>
      </w:r>
    </w:p>
    <w:p w14:paraId="5215C905" w14:textId="77777777" w:rsidR="00AB1633" w:rsidRPr="00AB1633" w:rsidRDefault="00AB1633" w:rsidP="00AB1633">
      <w:pPr>
        <w:pStyle w:val="Bibliography"/>
        <w:rPr>
          <w:rFonts w:eastAsiaTheme="minorHAnsi"/>
        </w:rPr>
      </w:pPr>
      <w:r w:rsidRPr="00AB1633">
        <w:rPr>
          <w:rFonts w:eastAsiaTheme="minorHAnsi"/>
        </w:rPr>
        <w:t xml:space="preserve">Wu, X., Yu, G., Zhang, K., Feng, J., Zhang, J., Sahakian, B. J., &amp; Robbins, T. W. (2022). Symptom-Based Profiling and Multimodal Neuroimaging of a Large </w:t>
      </w:r>
      <w:proofErr w:type="spellStart"/>
      <w:r w:rsidRPr="00AB1633">
        <w:rPr>
          <w:rFonts w:eastAsiaTheme="minorHAnsi"/>
        </w:rPr>
        <w:t>Preteenage</w:t>
      </w:r>
      <w:proofErr w:type="spellEnd"/>
      <w:r w:rsidRPr="00AB1633">
        <w:rPr>
          <w:rFonts w:eastAsiaTheme="minorHAnsi"/>
        </w:rPr>
        <w:t xml:space="preserve"> Population Identifies Distinct Obsessive-Compulsive Disorder–like Subtypes </w:t>
      </w:r>
      <w:proofErr w:type="gramStart"/>
      <w:r w:rsidRPr="00AB1633">
        <w:rPr>
          <w:rFonts w:eastAsiaTheme="minorHAnsi"/>
        </w:rPr>
        <w:t>With</w:t>
      </w:r>
      <w:proofErr w:type="gramEnd"/>
      <w:r w:rsidRPr="00AB1633">
        <w:rPr>
          <w:rFonts w:eastAsiaTheme="minorHAnsi"/>
        </w:rPr>
        <w:t xml:space="preserve"> Neurocognitive Differences. </w:t>
      </w:r>
      <w:r w:rsidRPr="00AB1633">
        <w:rPr>
          <w:rFonts w:eastAsiaTheme="minorHAnsi"/>
          <w:i/>
          <w:iCs/>
        </w:rPr>
        <w:t xml:space="preserve">Biological </w:t>
      </w:r>
      <w:proofErr w:type="gramStart"/>
      <w:r w:rsidRPr="00AB1633">
        <w:rPr>
          <w:rFonts w:eastAsiaTheme="minorHAnsi"/>
          <w:i/>
          <w:iCs/>
        </w:rPr>
        <w:t>Psychiatry :</w:t>
      </w:r>
      <w:proofErr w:type="gramEnd"/>
      <w:r w:rsidRPr="00AB1633">
        <w:rPr>
          <w:rFonts w:eastAsiaTheme="minorHAnsi"/>
          <w:i/>
          <w:iCs/>
        </w:rPr>
        <w:t xml:space="preserve"> Cognitive Neuroscience and Neuroimaging</w:t>
      </w:r>
      <w:r w:rsidRPr="00AB1633">
        <w:rPr>
          <w:rFonts w:eastAsiaTheme="minorHAnsi"/>
        </w:rPr>
        <w:t xml:space="preserve">, </w:t>
      </w:r>
      <w:r w:rsidRPr="00AB1633">
        <w:rPr>
          <w:rFonts w:eastAsiaTheme="minorHAnsi"/>
          <w:i/>
          <w:iCs/>
        </w:rPr>
        <w:t>7</w:t>
      </w:r>
      <w:r w:rsidRPr="00AB1633">
        <w:rPr>
          <w:rFonts w:eastAsiaTheme="minorHAnsi"/>
        </w:rPr>
        <w:t>(11), 1078–1089. https://doi.org/10.1016/j.bpsc.2021.06.011</w:t>
      </w:r>
    </w:p>
    <w:p w14:paraId="28CDA793" w14:textId="77777777" w:rsidR="00AB1633" w:rsidRPr="00AB1633" w:rsidRDefault="00AB1633" w:rsidP="00AB1633">
      <w:pPr>
        <w:pStyle w:val="Bibliography"/>
        <w:rPr>
          <w:rFonts w:eastAsiaTheme="minorHAnsi"/>
        </w:rPr>
      </w:pPr>
      <w:proofErr w:type="spellStart"/>
      <w:r w:rsidRPr="00AB1633">
        <w:rPr>
          <w:rFonts w:eastAsiaTheme="minorHAnsi"/>
          <w:i/>
          <w:iCs/>
        </w:rPr>
        <w:t>XGBoost</w:t>
      </w:r>
      <w:proofErr w:type="spellEnd"/>
      <w:r w:rsidRPr="00AB1633">
        <w:rPr>
          <w:rFonts w:eastAsiaTheme="minorHAnsi"/>
        </w:rPr>
        <w:t>. (2022). https://xgboost.readthedocs.io/en/stable/parameter.html</w:t>
      </w:r>
    </w:p>
    <w:p w14:paraId="74A2754F" w14:textId="77777777" w:rsidR="00AB1633" w:rsidRPr="00AB1633" w:rsidRDefault="00AB1633" w:rsidP="00AB1633">
      <w:pPr>
        <w:pStyle w:val="Bibliography"/>
        <w:rPr>
          <w:rFonts w:eastAsiaTheme="minorHAnsi"/>
        </w:rPr>
      </w:pPr>
      <w:proofErr w:type="spellStart"/>
      <w:r w:rsidRPr="00AB1633">
        <w:rPr>
          <w:rFonts w:eastAsiaTheme="minorHAnsi"/>
        </w:rPr>
        <w:t>XGBoost</w:t>
      </w:r>
      <w:proofErr w:type="spellEnd"/>
      <w:r w:rsidRPr="00AB1633">
        <w:rPr>
          <w:rFonts w:eastAsiaTheme="minorHAnsi"/>
        </w:rPr>
        <w:t xml:space="preserve"> Developers. (2022). </w:t>
      </w:r>
      <w:proofErr w:type="spellStart"/>
      <w:r w:rsidRPr="00AB1633">
        <w:rPr>
          <w:rFonts w:eastAsiaTheme="minorHAnsi"/>
          <w:i/>
          <w:iCs/>
        </w:rPr>
        <w:t>XGBoost</w:t>
      </w:r>
      <w:proofErr w:type="spellEnd"/>
      <w:r w:rsidRPr="00AB1633">
        <w:rPr>
          <w:rFonts w:eastAsiaTheme="minorHAnsi"/>
          <w:i/>
          <w:iCs/>
        </w:rPr>
        <w:t xml:space="preserve"> Parameters—</w:t>
      </w:r>
      <w:proofErr w:type="spellStart"/>
      <w:r w:rsidRPr="00AB1633">
        <w:rPr>
          <w:rFonts w:eastAsiaTheme="minorHAnsi"/>
          <w:i/>
          <w:iCs/>
        </w:rPr>
        <w:t>Xgboost</w:t>
      </w:r>
      <w:proofErr w:type="spellEnd"/>
      <w:r w:rsidRPr="00AB1633">
        <w:rPr>
          <w:rFonts w:eastAsiaTheme="minorHAnsi"/>
          <w:i/>
          <w:iCs/>
        </w:rPr>
        <w:t xml:space="preserve"> 3.1.0-dev documentation</w:t>
      </w:r>
      <w:r w:rsidRPr="00AB1633">
        <w:rPr>
          <w:rFonts w:eastAsiaTheme="minorHAnsi"/>
        </w:rPr>
        <w:t>. https://xgboost.readthedocs.io/en/latest/parameter.html#general-parameters</w:t>
      </w:r>
    </w:p>
    <w:p w14:paraId="177B5FC6" w14:textId="77777777" w:rsidR="00AB1633" w:rsidRPr="00AB1633" w:rsidRDefault="00AB1633" w:rsidP="00AB1633">
      <w:pPr>
        <w:pStyle w:val="Bibliography"/>
        <w:rPr>
          <w:rFonts w:eastAsiaTheme="minorHAnsi"/>
        </w:rPr>
      </w:pPr>
      <w:proofErr w:type="spellStart"/>
      <w:r w:rsidRPr="00AB1633">
        <w:rPr>
          <w:rFonts w:eastAsiaTheme="minorHAnsi"/>
          <w:i/>
          <w:iCs/>
        </w:rPr>
        <w:lastRenderedPageBreak/>
        <w:t>xgboost</w:t>
      </w:r>
      <w:proofErr w:type="spellEnd"/>
      <w:r w:rsidRPr="00AB1633">
        <w:rPr>
          <w:rFonts w:eastAsiaTheme="minorHAnsi"/>
          <w:i/>
          <w:iCs/>
        </w:rPr>
        <w:t xml:space="preserve"> Grid Search—R</w:t>
      </w:r>
      <w:r w:rsidRPr="00AB1633">
        <w:rPr>
          <w:rFonts w:eastAsiaTheme="minorHAnsi"/>
        </w:rPr>
        <w:t>. (n.d.). Retrieved April 20, 2025, from https://kaggle.com/code/silverstone1903/xgboost-grid-search-r</w:t>
      </w:r>
    </w:p>
    <w:p w14:paraId="7315DD02" w14:textId="77777777" w:rsidR="00AB1633" w:rsidRPr="00AB1633" w:rsidRDefault="00AB1633" w:rsidP="00AB1633">
      <w:pPr>
        <w:pStyle w:val="Bibliography"/>
        <w:rPr>
          <w:rFonts w:eastAsiaTheme="minorHAnsi"/>
        </w:rPr>
      </w:pPr>
      <w:r w:rsidRPr="00AB1633">
        <w:rPr>
          <w:rFonts w:eastAsiaTheme="minorHAnsi"/>
        </w:rPr>
        <w:t xml:space="preserve">Youngstrom, E., Loeber, R., &amp; </w:t>
      </w:r>
      <w:proofErr w:type="spellStart"/>
      <w:r w:rsidRPr="00AB1633">
        <w:rPr>
          <w:rFonts w:eastAsiaTheme="minorHAnsi"/>
        </w:rPr>
        <w:t>Stouthamer</w:t>
      </w:r>
      <w:proofErr w:type="spellEnd"/>
      <w:r w:rsidRPr="00AB1633">
        <w:rPr>
          <w:rFonts w:eastAsiaTheme="minorHAnsi"/>
        </w:rPr>
        <w:t xml:space="preserve">-Loeber, M. (2000). Patterns and correlates of agreement between parent, teacher, and male adolescent ratings of externalizing and internalizing problems. </w:t>
      </w:r>
      <w:r w:rsidRPr="00AB1633">
        <w:rPr>
          <w:rFonts w:eastAsiaTheme="minorHAnsi"/>
          <w:i/>
          <w:iCs/>
        </w:rPr>
        <w:t>Journal of Consulting and Clinical Psychology</w:t>
      </w:r>
      <w:r w:rsidRPr="00AB1633">
        <w:rPr>
          <w:rFonts w:eastAsiaTheme="minorHAnsi"/>
        </w:rPr>
        <w:t xml:space="preserve">, </w:t>
      </w:r>
      <w:r w:rsidRPr="00AB1633">
        <w:rPr>
          <w:rFonts w:eastAsiaTheme="minorHAnsi"/>
          <w:i/>
          <w:iCs/>
        </w:rPr>
        <w:t>68</w:t>
      </w:r>
      <w:r w:rsidRPr="00AB1633">
        <w:rPr>
          <w:rFonts w:eastAsiaTheme="minorHAnsi"/>
        </w:rPr>
        <w:t>(6), 1038–1050. https://doi.org/10.1037/0022-006X.68.6.1038</w:t>
      </w:r>
    </w:p>
    <w:p w14:paraId="28CC8AC4" w14:textId="77777777" w:rsidR="00AB1633" w:rsidRPr="00AB1633" w:rsidRDefault="00AB1633" w:rsidP="00AB1633">
      <w:pPr>
        <w:pStyle w:val="Bibliography"/>
        <w:rPr>
          <w:rFonts w:eastAsiaTheme="minorHAnsi"/>
        </w:rPr>
      </w:pPr>
      <w:r w:rsidRPr="00AB1633">
        <w:rPr>
          <w:rFonts w:eastAsiaTheme="minorHAnsi"/>
        </w:rPr>
        <w:t xml:space="preserve">Zhu, X., &amp; Goldberg, A. B. (2009). </w:t>
      </w:r>
      <w:r w:rsidRPr="00AB1633">
        <w:rPr>
          <w:rFonts w:eastAsiaTheme="minorHAnsi"/>
          <w:i/>
          <w:iCs/>
        </w:rPr>
        <w:t>Introduction to Semi-Supervised Learning</w:t>
      </w:r>
      <w:r w:rsidRPr="00AB1633">
        <w:rPr>
          <w:rFonts w:eastAsiaTheme="minorHAnsi"/>
        </w:rPr>
        <w:t xml:space="preserve">. </w:t>
      </w:r>
      <w:r w:rsidRPr="00AB1633">
        <w:rPr>
          <w:rFonts w:eastAsiaTheme="minorHAnsi"/>
          <w:i/>
          <w:iCs/>
        </w:rPr>
        <w:t>3</w:t>
      </w:r>
      <w:r w:rsidRPr="00AB1633">
        <w:rPr>
          <w:rFonts w:eastAsiaTheme="minorHAnsi"/>
        </w:rPr>
        <w:t>(1), 1–130. https://doi.org/10.2200/S00196ED1V01Y200906AIM006</w:t>
      </w:r>
    </w:p>
    <w:p w14:paraId="49F45067" w14:textId="77777777" w:rsidR="00AB1633" w:rsidRPr="00AB1633" w:rsidRDefault="00AB1633" w:rsidP="00AB1633">
      <w:pPr>
        <w:pStyle w:val="Bibliography"/>
        <w:rPr>
          <w:rFonts w:eastAsiaTheme="minorHAnsi"/>
        </w:rPr>
      </w:pPr>
      <w:r w:rsidRPr="00AB1633">
        <w:rPr>
          <w:rFonts w:eastAsiaTheme="minorHAnsi"/>
        </w:rPr>
        <w:t xml:space="preserve">Zucker, R. A., Gonzalez, R., Feldstein Ewing, S. W., Paulus, M. P., Arroyo, J., </w:t>
      </w:r>
      <w:proofErr w:type="spellStart"/>
      <w:r w:rsidRPr="00AB1633">
        <w:rPr>
          <w:rFonts w:eastAsiaTheme="minorHAnsi"/>
        </w:rPr>
        <w:t>Fuligni</w:t>
      </w:r>
      <w:proofErr w:type="spellEnd"/>
      <w:r w:rsidRPr="00AB1633">
        <w:rPr>
          <w:rFonts w:eastAsiaTheme="minorHAnsi"/>
        </w:rPr>
        <w:t xml:space="preserve">, A., Morris, A. S., Sanchez, M., &amp; Wills, T. (2018). Assessment of culture and environment in the Adolescent Brain and Cognitive Development Study: Rationale, description of measures, and early data. </w:t>
      </w:r>
      <w:r w:rsidRPr="00AB1633">
        <w:rPr>
          <w:rFonts w:eastAsiaTheme="minorHAnsi"/>
          <w:i/>
          <w:iCs/>
        </w:rPr>
        <w:t>Developmental Cognitive Neuroscience</w:t>
      </w:r>
      <w:r w:rsidRPr="00AB1633">
        <w:rPr>
          <w:rFonts w:eastAsiaTheme="minorHAnsi"/>
        </w:rPr>
        <w:t xml:space="preserve">, </w:t>
      </w:r>
      <w:r w:rsidRPr="00AB1633">
        <w:rPr>
          <w:rFonts w:eastAsiaTheme="minorHAnsi"/>
          <w:i/>
          <w:iCs/>
        </w:rPr>
        <w:t>32</w:t>
      </w:r>
      <w:r w:rsidRPr="00AB1633">
        <w:rPr>
          <w:rFonts w:eastAsiaTheme="minorHAnsi"/>
        </w:rPr>
        <w:t>, 107–120. https://doi.org/10.1016/j.dcn.2018.03.004</w:t>
      </w:r>
    </w:p>
    <w:p w14:paraId="1EC0E261" w14:textId="3CBD5908" w:rsidR="0085206F" w:rsidRDefault="006E6A88" w:rsidP="00AB1633">
      <w:pPr>
        <w:pStyle w:val="Bibliography"/>
        <w:rPr>
          <w:color w:val="000000" w:themeColor="text1"/>
        </w:rPr>
      </w:pPr>
      <w:r>
        <w:rPr>
          <w:color w:val="000000" w:themeColor="text1"/>
        </w:rPr>
        <w:fldChar w:fldCharType="end"/>
      </w:r>
    </w:p>
    <w:p w14:paraId="73BB444B" w14:textId="77777777" w:rsidR="003E72D0" w:rsidRDefault="003E72D0" w:rsidP="00426923">
      <w:pPr>
        <w:spacing w:line="240" w:lineRule="auto"/>
        <w:rPr>
          <w:color w:val="000000" w:themeColor="text1"/>
        </w:rPr>
      </w:pPr>
    </w:p>
    <w:p w14:paraId="7D819D9E" w14:textId="77777777" w:rsidR="003E72D0" w:rsidRDefault="003E72D0" w:rsidP="00426923">
      <w:pPr>
        <w:spacing w:line="240" w:lineRule="auto"/>
        <w:rPr>
          <w:color w:val="000000" w:themeColor="text1"/>
        </w:rPr>
      </w:pPr>
    </w:p>
    <w:p w14:paraId="4787470E" w14:textId="77777777" w:rsidR="003E72D0" w:rsidRDefault="003E72D0" w:rsidP="00426923">
      <w:pPr>
        <w:spacing w:line="240" w:lineRule="auto"/>
        <w:rPr>
          <w:color w:val="000000" w:themeColor="text1"/>
        </w:rPr>
      </w:pPr>
    </w:p>
    <w:p w14:paraId="28F84119" w14:textId="79D5D817" w:rsidR="003E72D0" w:rsidRDefault="003E72D0" w:rsidP="003E72D0">
      <w:pPr>
        <w:pStyle w:val="Style1"/>
      </w:pPr>
      <w:bookmarkStart w:id="70" w:name="_Toc197292380"/>
      <w:r>
        <w:t>Appendix I</w:t>
      </w:r>
      <w:bookmarkEnd w:id="70"/>
    </w:p>
    <w:p w14:paraId="3A815161" w14:textId="77777777" w:rsidR="00B551A2" w:rsidRPr="00B551A2" w:rsidRDefault="00B551A2" w:rsidP="00B551A2">
      <w:pPr>
        <w:pStyle w:val="Style2"/>
      </w:pPr>
      <w:r w:rsidRPr="00B551A2">
        <w:t>Summary of Linear Regression Models Predicting Internalizing Symptoms</w:t>
      </w:r>
    </w:p>
    <w:p w14:paraId="0E1BDB18" w14:textId="3603F04D" w:rsidR="00B551A2" w:rsidRPr="00B551A2" w:rsidRDefault="00B551A2" w:rsidP="00B551A2">
      <w:r w:rsidRPr="00B551A2">
        <w:t xml:space="preserve">Linear regression models were conducted to assess the contribution of demographic, psychosocial, and neuroimaging predictors to internalizing symptoms as reported by parents and children. The outcome variables were T-scores from the </w:t>
      </w:r>
      <w:r>
        <w:t>CBCL</w:t>
      </w:r>
      <w:r w:rsidRPr="00B551A2">
        <w:t xml:space="preserve"> for parent reports and the </w:t>
      </w:r>
      <w:r>
        <w:t>BPM</w:t>
      </w:r>
      <w:r w:rsidRPr="00B551A2">
        <w:t xml:space="preserve"> for child self-reports. Model fit statistics for each regression are summarized below.</w:t>
      </w:r>
    </w:p>
    <w:p w14:paraId="3B2D6297" w14:textId="77777777" w:rsidR="00521BBD" w:rsidRPr="00BE58BA" w:rsidRDefault="00521BBD" w:rsidP="00BE58BA"/>
    <w:p w14:paraId="290AB063" w14:textId="280C427C" w:rsidR="00B86453" w:rsidRDefault="00B86453" w:rsidP="00A82F50">
      <w:pPr>
        <w:rPr>
          <w:b/>
          <w:bCs/>
        </w:rPr>
      </w:pPr>
      <w:r>
        <w:rPr>
          <w:b/>
          <w:bCs/>
        </w:rPr>
        <w:t>Table 1.</w:t>
      </w:r>
    </w:p>
    <w:p w14:paraId="65642167" w14:textId="3A99452E" w:rsidR="00FD0052" w:rsidRPr="00A6525E" w:rsidRDefault="00A6525E" w:rsidP="00A6525E">
      <w:pPr>
        <w:rPr>
          <w:i/>
          <w:iCs/>
        </w:rPr>
      </w:pPr>
      <w:r w:rsidRPr="00A6525E">
        <w:rPr>
          <w:i/>
          <w:iCs/>
        </w:rPr>
        <w:t xml:space="preserve">Summary of Linear Regression Models Predicting </w:t>
      </w:r>
      <w:r>
        <w:rPr>
          <w:i/>
          <w:iCs/>
        </w:rPr>
        <w:t xml:space="preserve">Parent Reported </w:t>
      </w:r>
      <w:r w:rsidRPr="00A6525E">
        <w:rPr>
          <w:i/>
          <w:iCs/>
        </w:rPr>
        <w:t>Internalizing Symptoms</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3330"/>
        <w:gridCol w:w="1549"/>
        <w:gridCol w:w="756"/>
        <w:gridCol w:w="1394"/>
        <w:gridCol w:w="1231"/>
        <w:gridCol w:w="839"/>
      </w:tblGrid>
      <w:tr w:rsidR="00A6525E" w:rsidRPr="00A6525E" w14:paraId="57B26D23" w14:textId="77777777" w:rsidTr="00B551A2">
        <w:trPr>
          <w:cnfStyle w:val="100000000000" w:firstRow="1" w:lastRow="0" w:firstColumn="0" w:lastColumn="0" w:oddVBand="0" w:evenVBand="0" w:oddHBand="0"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bottom w:val="single" w:sz="4" w:space="0" w:color="auto"/>
            </w:tcBorders>
            <w:hideMark/>
          </w:tcPr>
          <w:p w14:paraId="6A4AFA71" w14:textId="77777777" w:rsidR="00A6525E" w:rsidRPr="00A6525E" w:rsidRDefault="00A6525E" w:rsidP="00A6525E">
            <w:pPr>
              <w:rPr>
                <w:b w:val="0"/>
                <w:bCs w:val="0"/>
              </w:rPr>
            </w:pPr>
            <w:r w:rsidRPr="00A6525E">
              <w:rPr>
                <w:b w:val="0"/>
                <w:bCs w:val="0"/>
              </w:rPr>
              <w:lastRenderedPageBreak/>
              <w:t>Model</w:t>
            </w:r>
          </w:p>
        </w:tc>
        <w:tc>
          <w:tcPr>
            <w:tcW w:w="1549" w:type="dxa"/>
            <w:tcBorders>
              <w:top w:val="single" w:sz="4" w:space="0" w:color="auto"/>
              <w:bottom w:val="single" w:sz="4" w:space="0" w:color="auto"/>
            </w:tcBorders>
            <w:hideMark/>
          </w:tcPr>
          <w:p w14:paraId="5976A3E2" w14:textId="77777777" w:rsidR="00A6525E" w:rsidRPr="00A6525E" w:rsidRDefault="00A6525E" w:rsidP="00A6525E">
            <w:pPr>
              <w:cnfStyle w:val="100000000000" w:firstRow="1" w:lastRow="0" w:firstColumn="0" w:lastColumn="0" w:oddVBand="0" w:evenVBand="0" w:oddHBand="0" w:evenHBand="0" w:firstRowFirstColumn="0" w:firstRowLastColumn="0" w:lastRowFirstColumn="0" w:lastRowLastColumn="0"/>
              <w:rPr>
                <w:b w:val="0"/>
                <w:bCs w:val="0"/>
              </w:rPr>
            </w:pPr>
            <w:r w:rsidRPr="00A6525E">
              <w:rPr>
                <w:b w:val="0"/>
                <w:bCs w:val="0"/>
              </w:rPr>
              <w:t>Residual SE</w:t>
            </w:r>
          </w:p>
        </w:tc>
        <w:tc>
          <w:tcPr>
            <w:tcW w:w="701" w:type="dxa"/>
            <w:tcBorders>
              <w:top w:val="single" w:sz="4" w:space="0" w:color="auto"/>
              <w:bottom w:val="single" w:sz="4" w:space="0" w:color="auto"/>
            </w:tcBorders>
            <w:hideMark/>
          </w:tcPr>
          <w:p w14:paraId="3779F5FC" w14:textId="77777777" w:rsidR="00A6525E" w:rsidRPr="00A6525E" w:rsidRDefault="00A6525E" w:rsidP="00A6525E">
            <w:pPr>
              <w:cnfStyle w:val="100000000000" w:firstRow="1" w:lastRow="0" w:firstColumn="0" w:lastColumn="0" w:oddVBand="0" w:evenVBand="0" w:oddHBand="0" w:evenHBand="0" w:firstRowFirstColumn="0" w:firstRowLastColumn="0" w:lastRowFirstColumn="0" w:lastRowLastColumn="0"/>
              <w:rPr>
                <w:b w:val="0"/>
                <w:bCs w:val="0"/>
              </w:rPr>
            </w:pPr>
            <w:r w:rsidRPr="00A6525E">
              <w:rPr>
                <w:b w:val="0"/>
                <w:bCs w:val="0"/>
              </w:rPr>
              <w:t>R²</w:t>
            </w:r>
          </w:p>
        </w:tc>
        <w:tc>
          <w:tcPr>
            <w:tcW w:w="1394" w:type="dxa"/>
            <w:tcBorders>
              <w:top w:val="single" w:sz="4" w:space="0" w:color="auto"/>
              <w:bottom w:val="single" w:sz="4" w:space="0" w:color="auto"/>
            </w:tcBorders>
            <w:hideMark/>
          </w:tcPr>
          <w:p w14:paraId="5CDE9911" w14:textId="77777777" w:rsidR="00A6525E" w:rsidRPr="00A6525E" w:rsidRDefault="00A6525E" w:rsidP="00A6525E">
            <w:pPr>
              <w:cnfStyle w:val="100000000000" w:firstRow="1" w:lastRow="0" w:firstColumn="0" w:lastColumn="0" w:oddVBand="0" w:evenVBand="0" w:oddHBand="0" w:evenHBand="0" w:firstRowFirstColumn="0" w:firstRowLastColumn="0" w:lastRowFirstColumn="0" w:lastRowLastColumn="0"/>
              <w:rPr>
                <w:b w:val="0"/>
                <w:bCs w:val="0"/>
              </w:rPr>
            </w:pPr>
            <w:r w:rsidRPr="00A6525E">
              <w:rPr>
                <w:b w:val="0"/>
                <w:bCs w:val="0"/>
              </w:rPr>
              <w:t>Adjusted R²</w:t>
            </w:r>
          </w:p>
        </w:tc>
        <w:tc>
          <w:tcPr>
            <w:tcW w:w="1231" w:type="dxa"/>
            <w:tcBorders>
              <w:top w:val="single" w:sz="4" w:space="0" w:color="auto"/>
              <w:bottom w:val="single" w:sz="4" w:space="0" w:color="auto"/>
            </w:tcBorders>
            <w:hideMark/>
          </w:tcPr>
          <w:p w14:paraId="62A2F6D1" w14:textId="77777777" w:rsidR="00A6525E" w:rsidRPr="00A6525E" w:rsidRDefault="00A6525E" w:rsidP="00A6525E">
            <w:pPr>
              <w:cnfStyle w:val="100000000000" w:firstRow="1" w:lastRow="0" w:firstColumn="0" w:lastColumn="0" w:oddVBand="0" w:evenVBand="0" w:oddHBand="0" w:evenHBand="0" w:firstRowFirstColumn="0" w:firstRowLastColumn="0" w:lastRowFirstColumn="0" w:lastRowLastColumn="0"/>
              <w:rPr>
                <w:b w:val="0"/>
                <w:bCs w:val="0"/>
              </w:rPr>
            </w:pPr>
            <w:r w:rsidRPr="00A6525E">
              <w:rPr>
                <w:b w:val="0"/>
                <w:bCs w:val="0"/>
              </w:rPr>
              <w:t>F (</w:t>
            </w:r>
            <w:proofErr w:type="spellStart"/>
            <w:r w:rsidRPr="00A6525E">
              <w:rPr>
                <w:b w:val="0"/>
                <w:bCs w:val="0"/>
              </w:rPr>
              <w:t>df</w:t>
            </w:r>
            <w:proofErr w:type="spellEnd"/>
            <w:r w:rsidRPr="00A6525E">
              <w:rPr>
                <w:b w:val="0"/>
                <w:bCs w:val="0"/>
              </w:rPr>
              <w:t>)</w:t>
            </w:r>
          </w:p>
        </w:tc>
        <w:tc>
          <w:tcPr>
            <w:tcW w:w="839" w:type="dxa"/>
            <w:tcBorders>
              <w:top w:val="single" w:sz="4" w:space="0" w:color="auto"/>
              <w:bottom w:val="single" w:sz="4" w:space="0" w:color="auto"/>
            </w:tcBorders>
            <w:hideMark/>
          </w:tcPr>
          <w:p w14:paraId="20E3A15F" w14:textId="77777777" w:rsidR="00A6525E" w:rsidRPr="00A6525E" w:rsidRDefault="00A6525E" w:rsidP="00A6525E">
            <w:pPr>
              <w:cnfStyle w:val="100000000000" w:firstRow="1" w:lastRow="0" w:firstColumn="0" w:lastColumn="0" w:oddVBand="0" w:evenVBand="0" w:oddHBand="0" w:evenHBand="0" w:firstRowFirstColumn="0" w:firstRowLastColumn="0" w:lastRowFirstColumn="0" w:lastRowLastColumn="0"/>
              <w:rPr>
                <w:b w:val="0"/>
                <w:bCs w:val="0"/>
              </w:rPr>
            </w:pPr>
            <w:r w:rsidRPr="00A6525E">
              <w:rPr>
                <w:b w:val="0"/>
                <w:bCs w:val="0"/>
              </w:rPr>
              <w:t>p-value</w:t>
            </w:r>
          </w:p>
        </w:tc>
      </w:tr>
      <w:tr w:rsidR="00521BBD" w:rsidRPr="00A6525E" w14:paraId="3B756260" w14:textId="77777777" w:rsidTr="00B551A2">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bottom w:val="none" w:sz="0" w:space="0" w:color="auto"/>
            </w:tcBorders>
            <w:hideMark/>
          </w:tcPr>
          <w:p w14:paraId="7311B752" w14:textId="5DB69FCE" w:rsidR="00A6525E" w:rsidRPr="00A6525E" w:rsidRDefault="00A6525E" w:rsidP="00A6525E">
            <w:pPr>
              <w:rPr>
                <w:b w:val="0"/>
                <w:bCs w:val="0"/>
              </w:rPr>
            </w:pPr>
            <w:r w:rsidRPr="00A6525E">
              <w:rPr>
                <w:b w:val="0"/>
                <w:bCs w:val="0"/>
              </w:rPr>
              <w:t>Age, Sex, Race/Ethnicity</w:t>
            </w:r>
          </w:p>
        </w:tc>
        <w:tc>
          <w:tcPr>
            <w:tcW w:w="1549" w:type="dxa"/>
            <w:tcBorders>
              <w:top w:val="single" w:sz="4" w:space="0" w:color="auto"/>
              <w:bottom w:val="none" w:sz="0" w:space="0" w:color="auto"/>
            </w:tcBorders>
            <w:hideMark/>
          </w:tcPr>
          <w:p w14:paraId="09B2BC4E" w14:textId="77777777" w:rsidR="00A6525E" w:rsidRPr="00A6525E" w:rsidRDefault="00A6525E" w:rsidP="00A6525E">
            <w:pPr>
              <w:cnfStyle w:val="000000100000" w:firstRow="0" w:lastRow="0" w:firstColumn="0" w:lastColumn="0" w:oddVBand="0" w:evenVBand="0" w:oddHBand="1" w:evenHBand="0" w:firstRowFirstColumn="0" w:firstRowLastColumn="0" w:lastRowFirstColumn="0" w:lastRowLastColumn="0"/>
            </w:pPr>
            <w:r w:rsidRPr="00A6525E">
              <w:t>9.7</w:t>
            </w:r>
          </w:p>
        </w:tc>
        <w:tc>
          <w:tcPr>
            <w:tcW w:w="701" w:type="dxa"/>
            <w:tcBorders>
              <w:top w:val="single" w:sz="4" w:space="0" w:color="auto"/>
              <w:bottom w:val="none" w:sz="0" w:space="0" w:color="auto"/>
            </w:tcBorders>
            <w:hideMark/>
          </w:tcPr>
          <w:p w14:paraId="28EEA506" w14:textId="77777777" w:rsidR="00A6525E" w:rsidRPr="00A6525E" w:rsidRDefault="00A6525E" w:rsidP="00A6525E">
            <w:pPr>
              <w:cnfStyle w:val="000000100000" w:firstRow="0" w:lastRow="0" w:firstColumn="0" w:lastColumn="0" w:oddVBand="0" w:evenVBand="0" w:oddHBand="1" w:evenHBand="0" w:firstRowFirstColumn="0" w:firstRowLastColumn="0" w:lastRowFirstColumn="0" w:lastRowLastColumn="0"/>
            </w:pPr>
            <w:r w:rsidRPr="00A6525E">
              <w:t>0.016</w:t>
            </w:r>
          </w:p>
        </w:tc>
        <w:tc>
          <w:tcPr>
            <w:tcW w:w="1394" w:type="dxa"/>
            <w:tcBorders>
              <w:top w:val="single" w:sz="4" w:space="0" w:color="auto"/>
              <w:bottom w:val="none" w:sz="0" w:space="0" w:color="auto"/>
            </w:tcBorders>
            <w:hideMark/>
          </w:tcPr>
          <w:p w14:paraId="663DA2DB" w14:textId="77777777" w:rsidR="00A6525E" w:rsidRPr="00A6525E" w:rsidRDefault="00A6525E" w:rsidP="00A6525E">
            <w:pPr>
              <w:cnfStyle w:val="000000100000" w:firstRow="0" w:lastRow="0" w:firstColumn="0" w:lastColumn="0" w:oddVBand="0" w:evenVBand="0" w:oddHBand="1" w:evenHBand="0" w:firstRowFirstColumn="0" w:firstRowLastColumn="0" w:lastRowFirstColumn="0" w:lastRowLastColumn="0"/>
            </w:pPr>
            <w:r w:rsidRPr="00A6525E">
              <w:t>0.014</w:t>
            </w:r>
          </w:p>
        </w:tc>
        <w:tc>
          <w:tcPr>
            <w:tcW w:w="1231" w:type="dxa"/>
            <w:tcBorders>
              <w:top w:val="single" w:sz="4" w:space="0" w:color="auto"/>
              <w:bottom w:val="none" w:sz="0" w:space="0" w:color="auto"/>
            </w:tcBorders>
            <w:hideMark/>
          </w:tcPr>
          <w:p w14:paraId="659D96EE" w14:textId="77777777" w:rsidR="00A6525E" w:rsidRPr="00A6525E" w:rsidRDefault="00A6525E" w:rsidP="00A6525E">
            <w:pPr>
              <w:cnfStyle w:val="000000100000" w:firstRow="0" w:lastRow="0" w:firstColumn="0" w:lastColumn="0" w:oddVBand="0" w:evenVBand="0" w:oddHBand="1" w:evenHBand="0" w:firstRowFirstColumn="0" w:firstRowLastColumn="0" w:lastRowFirstColumn="0" w:lastRowLastColumn="0"/>
              <w:rPr>
                <w:color w:val="3A7C22" w:themeColor="accent6" w:themeShade="BF"/>
              </w:rPr>
            </w:pPr>
            <w:r w:rsidRPr="00A6525E">
              <w:rPr>
                <w:color w:val="3A7C22" w:themeColor="accent6" w:themeShade="BF"/>
              </w:rPr>
              <w:t>12.07 (6, 4515)</w:t>
            </w:r>
          </w:p>
        </w:tc>
        <w:tc>
          <w:tcPr>
            <w:tcW w:w="839" w:type="dxa"/>
            <w:tcBorders>
              <w:top w:val="single" w:sz="4" w:space="0" w:color="auto"/>
              <w:bottom w:val="none" w:sz="0" w:space="0" w:color="auto"/>
            </w:tcBorders>
            <w:hideMark/>
          </w:tcPr>
          <w:p w14:paraId="69B40D76" w14:textId="77777777" w:rsidR="00A6525E" w:rsidRPr="00A6525E" w:rsidRDefault="00A6525E" w:rsidP="00A6525E">
            <w:pPr>
              <w:cnfStyle w:val="000000100000" w:firstRow="0" w:lastRow="0" w:firstColumn="0" w:lastColumn="0" w:oddVBand="0" w:evenVBand="0" w:oddHBand="1" w:evenHBand="0" w:firstRowFirstColumn="0" w:firstRowLastColumn="0" w:lastRowFirstColumn="0" w:lastRowLastColumn="0"/>
            </w:pPr>
            <w:r w:rsidRPr="00A6525E">
              <w:t>&lt; .001</w:t>
            </w:r>
          </w:p>
        </w:tc>
      </w:tr>
      <w:tr w:rsidR="00B551A2" w:rsidRPr="00A6525E" w14:paraId="1807EECE" w14:textId="77777777" w:rsidTr="00B551A2">
        <w:trPr>
          <w:trHeight w:val="167"/>
        </w:trPr>
        <w:tc>
          <w:tcPr>
            <w:cnfStyle w:val="001000000000" w:firstRow="0" w:lastRow="0" w:firstColumn="1" w:lastColumn="0" w:oddVBand="0" w:evenVBand="0" w:oddHBand="0" w:evenHBand="0" w:firstRowFirstColumn="0" w:firstRowLastColumn="0" w:lastRowFirstColumn="0" w:lastRowLastColumn="0"/>
            <w:tcW w:w="3330" w:type="dxa"/>
            <w:hideMark/>
          </w:tcPr>
          <w:p w14:paraId="214BD60B" w14:textId="554C0012" w:rsidR="00A6525E" w:rsidRPr="00A6525E" w:rsidRDefault="00A6525E" w:rsidP="00A6525E">
            <w:pPr>
              <w:rPr>
                <w:b w:val="0"/>
                <w:bCs w:val="0"/>
              </w:rPr>
            </w:pPr>
            <w:r w:rsidRPr="00A6525E">
              <w:rPr>
                <w:b w:val="0"/>
                <w:bCs w:val="0"/>
              </w:rPr>
              <w:t>Latent SES, Social Risk, Perinatal Risk</w:t>
            </w:r>
          </w:p>
        </w:tc>
        <w:tc>
          <w:tcPr>
            <w:tcW w:w="1549" w:type="dxa"/>
            <w:hideMark/>
          </w:tcPr>
          <w:p w14:paraId="755F1D50" w14:textId="77777777" w:rsidR="00A6525E" w:rsidRPr="00A6525E" w:rsidRDefault="00A6525E" w:rsidP="00A6525E">
            <w:pPr>
              <w:cnfStyle w:val="000000000000" w:firstRow="0" w:lastRow="0" w:firstColumn="0" w:lastColumn="0" w:oddVBand="0" w:evenVBand="0" w:oddHBand="0" w:evenHBand="0" w:firstRowFirstColumn="0" w:firstRowLastColumn="0" w:lastRowFirstColumn="0" w:lastRowLastColumn="0"/>
            </w:pPr>
            <w:r w:rsidRPr="00A6525E">
              <w:t>9.73</w:t>
            </w:r>
          </w:p>
        </w:tc>
        <w:tc>
          <w:tcPr>
            <w:tcW w:w="701" w:type="dxa"/>
            <w:hideMark/>
          </w:tcPr>
          <w:p w14:paraId="5CF4848A" w14:textId="77777777" w:rsidR="00A6525E" w:rsidRPr="00A6525E" w:rsidRDefault="00A6525E" w:rsidP="00A6525E">
            <w:pPr>
              <w:cnfStyle w:val="000000000000" w:firstRow="0" w:lastRow="0" w:firstColumn="0" w:lastColumn="0" w:oddVBand="0" w:evenVBand="0" w:oddHBand="0" w:evenHBand="0" w:firstRowFirstColumn="0" w:firstRowLastColumn="0" w:lastRowFirstColumn="0" w:lastRowLastColumn="0"/>
            </w:pPr>
            <w:r w:rsidRPr="00A6525E">
              <w:t>0.01</w:t>
            </w:r>
          </w:p>
        </w:tc>
        <w:tc>
          <w:tcPr>
            <w:tcW w:w="1394" w:type="dxa"/>
            <w:hideMark/>
          </w:tcPr>
          <w:p w14:paraId="2B8D935A" w14:textId="77777777" w:rsidR="00A6525E" w:rsidRPr="00A6525E" w:rsidRDefault="00A6525E" w:rsidP="00A6525E">
            <w:pPr>
              <w:cnfStyle w:val="000000000000" w:firstRow="0" w:lastRow="0" w:firstColumn="0" w:lastColumn="0" w:oddVBand="0" w:evenVBand="0" w:oddHBand="0" w:evenHBand="0" w:firstRowFirstColumn="0" w:firstRowLastColumn="0" w:lastRowFirstColumn="0" w:lastRowLastColumn="0"/>
            </w:pPr>
            <w:r w:rsidRPr="00A6525E">
              <w:t>0.009</w:t>
            </w:r>
          </w:p>
        </w:tc>
        <w:tc>
          <w:tcPr>
            <w:tcW w:w="1231" w:type="dxa"/>
            <w:hideMark/>
          </w:tcPr>
          <w:p w14:paraId="715AA8C7" w14:textId="77777777" w:rsidR="00A6525E" w:rsidRPr="00A6525E" w:rsidRDefault="00A6525E" w:rsidP="00A6525E">
            <w:pPr>
              <w:cnfStyle w:val="000000000000" w:firstRow="0" w:lastRow="0" w:firstColumn="0" w:lastColumn="0" w:oddVBand="0" w:evenVBand="0" w:oddHBand="0" w:evenHBand="0" w:firstRowFirstColumn="0" w:firstRowLastColumn="0" w:lastRowFirstColumn="0" w:lastRowLastColumn="0"/>
              <w:rPr>
                <w:color w:val="3A7C22" w:themeColor="accent6" w:themeShade="BF"/>
              </w:rPr>
            </w:pPr>
            <w:r w:rsidRPr="00A6525E">
              <w:rPr>
                <w:color w:val="3A7C22" w:themeColor="accent6" w:themeShade="BF"/>
              </w:rPr>
              <w:t>14.56 (3, 4518)</w:t>
            </w:r>
          </w:p>
        </w:tc>
        <w:tc>
          <w:tcPr>
            <w:tcW w:w="839" w:type="dxa"/>
            <w:hideMark/>
          </w:tcPr>
          <w:p w14:paraId="3E09C644" w14:textId="77777777" w:rsidR="00A6525E" w:rsidRPr="00A6525E" w:rsidRDefault="00A6525E" w:rsidP="00A6525E">
            <w:pPr>
              <w:cnfStyle w:val="000000000000" w:firstRow="0" w:lastRow="0" w:firstColumn="0" w:lastColumn="0" w:oddVBand="0" w:evenVBand="0" w:oddHBand="0" w:evenHBand="0" w:firstRowFirstColumn="0" w:firstRowLastColumn="0" w:lastRowFirstColumn="0" w:lastRowLastColumn="0"/>
            </w:pPr>
            <w:r w:rsidRPr="00A6525E">
              <w:t>&lt; .001</w:t>
            </w:r>
          </w:p>
        </w:tc>
      </w:tr>
      <w:tr w:rsidR="00521BBD" w:rsidRPr="00A6525E" w14:paraId="32D4A5E1" w14:textId="77777777" w:rsidTr="00B551A2">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3330" w:type="dxa"/>
            <w:tcBorders>
              <w:top w:val="none" w:sz="0" w:space="0" w:color="auto"/>
              <w:bottom w:val="none" w:sz="0" w:space="0" w:color="auto"/>
            </w:tcBorders>
            <w:hideMark/>
          </w:tcPr>
          <w:p w14:paraId="03610EFC" w14:textId="3ED1F473" w:rsidR="00A6525E" w:rsidRPr="00A6525E" w:rsidRDefault="00B551A2" w:rsidP="00A6525E">
            <w:pPr>
              <w:rPr>
                <w:b w:val="0"/>
                <w:bCs w:val="0"/>
              </w:rPr>
            </w:pPr>
            <w:r>
              <w:rPr>
                <w:b w:val="0"/>
                <w:bCs w:val="0"/>
              </w:rPr>
              <w:t>sMRI</w:t>
            </w:r>
          </w:p>
        </w:tc>
        <w:tc>
          <w:tcPr>
            <w:tcW w:w="1549" w:type="dxa"/>
            <w:tcBorders>
              <w:top w:val="none" w:sz="0" w:space="0" w:color="auto"/>
              <w:bottom w:val="none" w:sz="0" w:space="0" w:color="auto"/>
            </w:tcBorders>
            <w:hideMark/>
          </w:tcPr>
          <w:p w14:paraId="3D888B3A" w14:textId="77777777" w:rsidR="00A6525E" w:rsidRPr="00A6525E" w:rsidRDefault="00A6525E" w:rsidP="00A6525E">
            <w:pPr>
              <w:cnfStyle w:val="000000100000" w:firstRow="0" w:lastRow="0" w:firstColumn="0" w:lastColumn="0" w:oddVBand="0" w:evenVBand="0" w:oddHBand="1" w:evenHBand="0" w:firstRowFirstColumn="0" w:firstRowLastColumn="0" w:lastRowFirstColumn="0" w:lastRowLastColumn="0"/>
            </w:pPr>
            <w:r w:rsidRPr="00A6525E">
              <w:t>9.68</w:t>
            </w:r>
          </w:p>
        </w:tc>
        <w:tc>
          <w:tcPr>
            <w:tcW w:w="701" w:type="dxa"/>
            <w:tcBorders>
              <w:top w:val="none" w:sz="0" w:space="0" w:color="auto"/>
              <w:bottom w:val="none" w:sz="0" w:space="0" w:color="auto"/>
            </w:tcBorders>
            <w:hideMark/>
          </w:tcPr>
          <w:p w14:paraId="3A51F3F5" w14:textId="77777777" w:rsidR="00A6525E" w:rsidRPr="00A6525E" w:rsidRDefault="00A6525E" w:rsidP="00A6525E">
            <w:pPr>
              <w:cnfStyle w:val="000000100000" w:firstRow="0" w:lastRow="0" w:firstColumn="0" w:lastColumn="0" w:oddVBand="0" w:evenVBand="0" w:oddHBand="1" w:evenHBand="0" w:firstRowFirstColumn="0" w:firstRowLastColumn="0" w:lastRowFirstColumn="0" w:lastRowLastColumn="0"/>
            </w:pPr>
            <w:r w:rsidRPr="00A6525E">
              <w:t>0.06</w:t>
            </w:r>
          </w:p>
        </w:tc>
        <w:tc>
          <w:tcPr>
            <w:tcW w:w="1394" w:type="dxa"/>
            <w:tcBorders>
              <w:top w:val="none" w:sz="0" w:space="0" w:color="auto"/>
              <w:bottom w:val="none" w:sz="0" w:space="0" w:color="auto"/>
            </w:tcBorders>
            <w:hideMark/>
          </w:tcPr>
          <w:p w14:paraId="7508C735" w14:textId="77777777" w:rsidR="00A6525E" w:rsidRPr="00A6525E" w:rsidRDefault="00A6525E" w:rsidP="00A6525E">
            <w:pPr>
              <w:cnfStyle w:val="000000100000" w:firstRow="0" w:lastRow="0" w:firstColumn="0" w:lastColumn="0" w:oddVBand="0" w:evenVBand="0" w:oddHBand="1" w:evenHBand="0" w:firstRowFirstColumn="0" w:firstRowLastColumn="0" w:lastRowFirstColumn="0" w:lastRowLastColumn="0"/>
            </w:pPr>
            <w:r w:rsidRPr="00A6525E">
              <w:t>0.019</w:t>
            </w:r>
          </w:p>
        </w:tc>
        <w:tc>
          <w:tcPr>
            <w:tcW w:w="1231" w:type="dxa"/>
            <w:tcBorders>
              <w:top w:val="none" w:sz="0" w:space="0" w:color="auto"/>
              <w:bottom w:val="none" w:sz="0" w:space="0" w:color="auto"/>
            </w:tcBorders>
            <w:hideMark/>
          </w:tcPr>
          <w:p w14:paraId="6CCF27D9" w14:textId="77777777" w:rsidR="00A6525E" w:rsidRPr="00A6525E" w:rsidRDefault="00A6525E" w:rsidP="00A6525E">
            <w:pPr>
              <w:cnfStyle w:val="000000100000" w:firstRow="0" w:lastRow="0" w:firstColumn="0" w:lastColumn="0" w:oddVBand="0" w:evenVBand="0" w:oddHBand="1" w:evenHBand="0" w:firstRowFirstColumn="0" w:firstRowLastColumn="0" w:lastRowFirstColumn="0" w:lastRowLastColumn="0"/>
              <w:rPr>
                <w:color w:val="3A7C22" w:themeColor="accent6" w:themeShade="BF"/>
              </w:rPr>
            </w:pPr>
            <w:r w:rsidRPr="00A6525E">
              <w:rPr>
                <w:color w:val="3A7C22" w:themeColor="accent6" w:themeShade="BF"/>
              </w:rPr>
              <w:t>1.45 (191, 4330)</w:t>
            </w:r>
          </w:p>
        </w:tc>
        <w:tc>
          <w:tcPr>
            <w:tcW w:w="839" w:type="dxa"/>
            <w:tcBorders>
              <w:top w:val="none" w:sz="0" w:space="0" w:color="auto"/>
              <w:bottom w:val="none" w:sz="0" w:space="0" w:color="auto"/>
            </w:tcBorders>
            <w:hideMark/>
          </w:tcPr>
          <w:p w14:paraId="6238A9BD" w14:textId="77777777" w:rsidR="00A6525E" w:rsidRPr="00A6525E" w:rsidRDefault="00A6525E" w:rsidP="00A6525E">
            <w:pPr>
              <w:cnfStyle w:val="000000100000" w:firstRow="0" w:lastRow="0" w:firstColumn="0" w:lastColumn="0" w:oddVBand="0" w:evenVBand="0" w:oddHBand="1" w:evenHBand="0" w:firstRowFirstColumn="0" w:firstRowLastColumn="0" w:lastRowFirstColumn="0" w:lastRowLastColumn="0"/>
            </w:pPr>
            <w:r w:rsidRPr="00A6525E">
              <w:t>&lt; .001</w:t>
            </w:r>
          </w:p>
        </w:tc>
      </w:tr>
      <w:tr w:rsidR="00B551A2" w:rsidRPr="00A6525E" w14:paraId="1EEE57FE" w14:textId="77777777" w:rsidTr="00B551A2">
        <w:trPr>
          <w:trHeight w:val="167"/>
        </w:trPr>
        <w:tc>
          <w:tcPr>
            <w:cnfStyle w:val="001000000000" w:firstRow="0" w:lastRow="0" w:firstColumn="1" w:lastColumn="0" w:oddVBand="0" w:evenVBand="0" w:oddHBand="0" w:evenHBand="0" w:firstRowFirstColumn="0" w:firstRowLastColumn="0" w:lastRowFirstColumn="0" w:lastRowLastColumn="0"/>
            <w:tcW w:w="3330" w:type="dxa"/>
            <w:hideMark/>
          </w:tcPr>
          <w:p w14:paraId="22EC89FF" w14:textId="15DAC674" w:rsidR="00A6525E" w:rsidRPr="00A6525E" w:rsidRDefault="00BE58BA" w:rsidP="00A6525E">
            <w:pPr>
              <w:rPr>
                <w:b w:val="0"/>
                <w:bCs w:val="0"/>
              </w:rPr>
            </w:pPr>
            <w:r w:rsidRPr="00A6525E">
              <w:rPr>
                <w:b w:val="0"/>
                <w:bCs w:val="0"/>
              </w:rPr>
              <w:t xml:space="preserve">All Predictors </w:t>
            </w:r>
          </w:p>
        </w:tc>
        <w:tc>
          <w:tcPr>
            <w:tcW w:w="1549" w:type="dxa"/>
            <w:hideMark/>
          </w:tcPr>
          <w:p w14:paraId="6776CCA2" w14:textId="77777777" w:rsidR="00A6525E" w:rsidRPr="00A6525E" w:rsidRDefault="00A6525E" w:rsidP="00A6525E">
            <w:pPr>
              <w:cnfStyle w:val="000000000000" w:firstRow="0" w:lastRow="0" w:firstColumn="0" w:lastColumn="0" w:oddVBand="0" w:evenVBand="0" w:oddHBand="0" w:evenHBand="0" w:firstRowFirstColumn="0" w:firstRowLastColumn="0" w:lastRowFirstColumn="0" w:lastRowLastColumn="0"/>
            </w:pPr>
            <w:r w:rsidRPr="00A6525E">
              <w:t>9.62</w:t>
            </w:r>
          </w:p>
        </w:tc>
        <w:tc>
          <w:tcPr>
            <w:tcW w:w="701" w:type="dxa"/>
            <w:hideMark/>
          </w:tcPr>
          <w:p w14:paraId="53954A40" w14:textId="77777777" w:rsidR="00A6525E" w:rsidRPr="00A6525E" w:rsidRDefault="00A6525E" w:rsidP="00A6525E">
            <w:pPr>
              <w:cnfStyle w:val="000000000000" w:firstRow="0" w:lastRow="0" w:firstColumn="0" w:lastColumn="0" w:oddVBand="0" w:evenVBand="0" w:oddHBand="0" w:evenHBand="0" w:firstRowFirstColumn="0" w:firstRowLastColumn="0" w:lastRowFirstColumn="0" w:lastRowLastColumn="0"/>
            </w:pPr>
            <w:r w:rsidRPr="00A6525E">
              <w:t>0.073</w:t>
            </w:r>
          </w:p>
        </w:tc>
        <w:tc>
          <w:tcPr>
            <w:tcW w:w="1394" w:type="dxa"/>
            <w:hideMark/>
          </w:tcPr>
          <w:p w14:paraId="214E6C91" w14:textId="77777777" w:rsidR="00A6525E" w:rsidRPr="00A6525E" w:rsidRDefault="00A6525E" w:rsidP="00A6525E">
            <w:pPr>
              <w:cnfStyle w:val="000000000000" w:firstRow="0" w:lastRow="0" w:firstColumn="0" w:lastColumn="0" w:oddVBand="0" w:evenVBand="0" w:oddHBand="0" w:evenHBand="0" w:firstRowFirstColumn="0" w:firstRowLastColumn="0" w:lastRowFirstColumn="0" w:lastRowLastColumn="0"/>
            </w:pPr>
            <w:r w:rsidRPr="00A6525E">
              <w:t>0.031</w:t>
            </w:r>
          </w:p>
        </w:tc>
        <w:tc>
          <w:tcPr>
            <w:tcW w:w="1231" w:type="dxa"/>
            <w:hideMark/>
          </w:tcPr>
          <w:p w14:paraId="58A7BF0E" w14:textId="77777777" w:rsidR="00A6525E" w:rsidRPr="00A6525E" w:rsidRDefault="00A6525E" w:rsidP="00A6525E">
            <w:pPr>
              <w:cnfStyle w:val="000000000000" w:firstRow="0" w:lastRow="0" w:firstColumn="0" w:lastColumn="0" w:oddVBand="0" w:evenVBand="0" w:oddHBand="0" w:evenHBand="0" w:firstRowFirstColumn="0" w:firstRowLastColumn="0" w:lastRowFirstColumn="0" w:lastRowLastColumn="0"/>
              <w:rPr>
                <w:color w:val="3A7C22" w:themeColor="accent6" w:themeShade="BF"/>
              </w:rPr>
            </w:pPr>
            <w:r w:rsidRPr="00A6525E">
              <w:rPr>
                <w:color w:val="3A7C22" w:themeColor="accent6" w:themeShade="BF"/>
              </w:rPr>
              <w:t>1.73 (196, 4325)</w:t>
            </w:r>
          </w:p>
        </w:tc>
        <w:tc>
          <w:tcPr>
            <w:tcW w:w="839" w:type="dxa"/>
            <w:hideMark/>
          </w:tcPr>
          <w:p w14:paraId="365967C2" w14:textId="77777777" w:rsidR="00A6525E" w:rsidRPr="00A6525E" w:rsidRDefault="00A6525E" w:rsidP="00A6525E">
            <w:pPr>
              <w:cnfStyle w:val="000000000000" w:firstRow="0" w:lastRow="0" w:firstColumn="0" w:lastColumn="0" w:oddVBand="0" w:evenVBand="0" w:oddHBand="0" w:evenHBand="0" w:firstRowFirstColumn="0" w:firstRowLastColumn="0" w:lastRowFirstColumn="0" w:lastRowLastColumn="0"/>
            </w:pPr>
            <w:r w:rsidRPr="00A6525E">
              <w:t>&lt; .001</w:t>
            </w:r>
          </w:p>
        </w:tc>
      </w:tr>
    </w:tbl>
    <w:p w14:paraId="1CF49FEA" w14:textId="6FA7829C" w:rsidR="00B551A2" w:rsidRDefault="00A6525E" w:rsidP="00A6525E">
      <w:r w:rsidRPr="00A6525E">
        <w:rPr>
          <w:rFonts w:eastAsiaTheme="majorEastAsia"/>
          <w:i/>
          <w:iCs/>
        </w:rPr>
        <w:t>Note.</w:t>
      </w:r>
      <w:r w:rsidRPr="00A6525E">
        <w:rPr>
          <w:rFonts w:eastAsiaTheme="majorEastAsia"/>
        </w:rPr>
        <w:t> </w:t>
      </w:r>
      <w:r w:rsidRPr="00A6525E">
        <w:t>Residual SE = Residual Standard Error.</w:t>
      </w:r>
      <w:r w:rsidRPr="00A6525E">
        <w:rPr>
          <w:rFonts w:eastAsiaTheme="majorEastAsia"/>
        </w:rPr>
        <w:t> R² </w:t>
      </w:r>
      <w:r w:rsidRPr="00A6525E">
        <w:t>= Coefficient of Determination. All models used CBCL Internalizing T-score as the outcome variable.</w:t>
      </w:r>
      <w:r w:rsidRPr="00A6525E">
        <w:t xml:space="preserve"> </w:t>
      </w:r>
      <w:r w:rsidRPr="00A6525E">
        <w:t>This table presents a summary of four linear regression models examining predictors of internalizing symptoms as measured by the CBCL T-scores. Each model includes a different combination of demographic, latent psychosocial, and neuroimaging variables. Key model fit indices are reported, including residual standard error,</w:t>
      </w:r>
      <w:r w:rsidRPr="00A6525E">
        <w:rPr>
          <w:rFonts w:eastAsiaTheme="majorEastAsia"/>
        </w:rPr>
        <w:t> R²</w:t>
      </w:r>
      <w:r w:rsidRPr="00A6525E">
        <w:t>, adjusted</w:t>
      </w:r>
      <w:r w:rsidRPr="00A6525E">
        <w:rPr>
          <w:rFonts w:eastAsiaTheme="majorEastAsia"/>
        </w:rPr>
        <w:t> R²</w:t>
      </w:r>
      <w:r w:rsidRPr="00A6525E">
        <w:t>, F-statistics, and associated</w:t>
      </w:r>
      <w:r w:rsidRPr="00A6525E">
        <w:rPr>
          <w:rFonts w:eastAsiaTheme="majorEastAsia"/>
        </w:rPr>
        <w:t> p</w:t>
      </w:r>
      <w:r w:rsidRPr="00A6525E">
        <w:t>-values.</w:t>
      </w:r>
    </w:p>
    <w:p w14:paraId="3107966B" w14:textId="77777777" w:rsidR="00B551A2" w:rsidRDefault="00B551A2" w:rsidP="00A6525E"/>
    <w:p w14:paraId="41039CF6" w14:textId="2CF5066C" w:rsidR="00BE58BA" w:rsidRDefault="00BE58BA" w:rsidP="00A6525E">
      <w:pPr>
        <w:rPr>
          <w:b/>
          <w:bCs/>
        </w:rPr>
      </w:pPr>
      <w:r>
        <w:rPr>
          <w:b/>
          <w:bCs/>
        </w:rPr>
        <w:t xml:space="preserve">Table 2. </w:t>
      </w:r>
    </w:p>
    <w:p w14:paraId="6B29FA77" w14:textId="5E5CBBC2" w:rsidR="00BE58BA" w:rsidRPr="00706136" w:rsidRDefault="00706136" w:rsidP="00A6525E">
      <w:pPr>
        <w:rPr>
          <w:i/>
          <w:iCs/>
        </w:rPr>
      </w:pPr>
      <w:r w:rsidRPr="00A6525E">
        <w:rPr>
          <w:i/>
          <w:iCs/>
        </w:rPr>
        <w:t xml:space="preserve">Summary of Linear Regression Models Predicting </w:t>
      </w:r>
      <w:r>
        <w:rPr>
          <w:i/>
          <w:iCs/>
        </w:rPr>
        <w:t>Child</w:t>
      </w:r>
      <w:r>
        <w:rPr>
          <w:i/>
          <w:iCs/>
        </w:rPr>
        <w:t xml:space="preserve"> Reported </w:t>
      </w:r>
      <w:r w:rsidRPr="00A6525E">
        <w:rPr>
          <w:i/>
          <w:iCs/>
        </w:rPr>
        <w:t>Internalizing Symptoms</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2790"/>
        <w:gridCol w:w="1530"/>
        <w:gridCol w:w="900"/>
        <w:gridCol w:w="1559"/>
        <w:gridCol w:w="1286"/>
        <w:gridCol w:w="1277"/>
      </w:tblGrid>
      <w:tr w:rsidR="00706136" w:rsidRPr="00706136" w14:paraId="0EB1BEC2" w14:textId="77777777" w:rsidTr="00B551A2">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tcBorders>
            <w:hideMark/>
          </w:tcPr>
          <w:p w14:paraId="57EA37B3" w14:textId="77777777" w:rsidR="00706136" w:rsidRPr="00706136" w:rsidRDefault="00706136" w:rsidP="00706136">
            <w:pPr>
              <w:rPr>
                <w:b w:val="0"/>
                <w:bCs w:val="0"/>
              </w:rPr>
            </w:pPr>
            <w:r w:rsidRPr="00706136">
              <w:rPr>
                <w:b w:val="0"/>
                <w:bCs w:val="0"/>
              </w:rPr>
              <w:t>Model</w:t>
            </w:r>
          </w:p>
        </w:tc>
        <w:tc>
          <w:tcPr>
            <w:tcW w:w="1530" w:type="dxa"/>
            <w:tcBorders>
              <w:top w:val="single" w:sz="4" w:space="0" w:color="auto"/>
            </w:tcBorders>
            <w:hideMark/>
          </w:tcPr>
          <w:p w14:paraId="4F67C2EA" w14:textId="08E8E990" w:rsidR="00706136" w:rsidRPr="00706136" w:rsidRDefault="00B551A2" w:rsidP="00706136">
            <w:pPr>
              <w:cnfStyle w:val="100000000000" w:firstRow="1" w:lastRow="0" w:firstColumn="0" w:lastColumn="0" w:oddVBand="0" w:evenVBand="0" w:oddHBand="0" w:evenHBand="0" w:firstRowFirstColumn="0" w:firstRowLastColumn="0" w:lastRowFirstColumn="0" w:lastRowLastColumn="0"/>
              <w:rPr>
                <w:b w:val="0"/>
                <w:bCs w:val="0"/>
              </w:rPr>
            </w:pPr>
            <w:r w:rsidRPr="00A6525E">
              <w:rPr>
                <w:b w:val="0"/>
                <w:bCs w:val="0"/>
              </w:rPr>
              <w:t>Residual SE</w:t>
            </w:r>
          </w:p>
        </w:tc>
        <w:tc>
          <w:tcPr>
            <w:tcW w:w="900" w:type="dxa"/>
            <w:tcBorders>
              <w:top w:val="single" w:sz="4" w:space="0" w:color="auto"/>
            </w:tcBorders>
            <w:hideMark/>
          </w:tcPr>
          <w:p w14:paraId="5AAD72A2" w14:textId="4BBA9A7F" w:rsidR="00706136" w:rsidRPr="00706136" w:rsidRDefault="00B551A2" w:rsidP="00706136">
            <w:pPr>
              <w:cnfStyle w:val="100000000000" w:firstRow="1" w:lastRow="0" w:firstColumn="0" w:lastColumn="0" w:oddVBand="0" w:evenVBand="0" w:oddHBand="0" w:evenHBand="0" w:firstRowFirstColumn="0" w:firstRowLastColumn="0" w:lastRowFirstColumn="0" w:lastRowLastColumn="0"/>
              <w:rPr>
                <w:b w:val="0"/>
                <w:bCs w:val="0"/>
              </w:rPr>
            </w:pPr>
            <w:r w:rsidRPr="00A6525E">
              <w:rPr>
                <w:b w:val="0"/>
                <w:bCs w:val="0"/>
              </w:rPr>
              <w:t>R²</w:t>
            </w:r>
          </w:p>
        </w:tc>
        <w:tc>
          <w:tcPr>
            <w:tcW w:w="1559" w:type="dxa"/>
            <w:tcBorders>
              <w:top w:val="single" w:sz="4" w:space="0" w:color="auto"/>
            </w:tcBorders>
            <w:hideMark/>
          </w:tcPr>
          <w:p w14:paraId="4B1392B5" w14:textId="3F4B25B7" w:rsidR="00706136" w:rsidRPr="00706136" w:rsidRDefault="00B551A2" w:rsidP="00706136">
            <w:pPr>
              <w:cnfStyle w:val="100000000000" w:firstRow="1" w:lastRow="0" w:firstColumn="0" w:lastColumn="0" w:oddVBand="0" w:evenVBand="0" w:oddHBand="0" w:evenHBand="0" w:firstRowFirstColumn="0" w:firstRowLastColumn="0" w:lastRowFirstColumn="0" w:lastRowLastColumn="0"/>
              <w:rPr>
                <w:b w:val="0"/>
                <w:bCs w:val="0"/>
              </w:rPr>
            </w:pPr>
            <w:r w:rsidRPr="00A6525E">
              <w:rPr>
                <w:b w:val="0"/>
                <w:bCs w:val="0"/>
              </w:rPr>
              <w:t>Adjusted R²</w:t>
            </w:r>
          </w:p>
        </w:tc>
        <w:tc>
          <w:tcPr>
            <w:tcW w:w="1286" w:type="dxa"/>
            <w:tcBorders>
              <w:top w:val="single" w:sz="4" w:space="0" w:color="auto"/>
            </w:tcBorders>
            <w:hideMark/>
          </w:tcPr>
          <w:p w14:paraId="48F00C22" w14:textId="7967AA99" w:rsidR="00706136" w:rsidRPr="00706136" w:rsidRDefault="00B551A2" w:rsidP="00706136">
            <w:pPr>
              <w:cnfStyle w:val="100000000000" w:firstRow="1" w:lastRow="0" w:firstColumn="0" w:lastColumn="0" w:oddVBand="0" w:evenVBand="0" w:oddHBand="0" w:evenHBand="0" w:firstRowFirstColumn="0" w:firstRowLastColumn="0" w:lastRowFirstColumn="0" w:lastRowLastColumn="0"/>
              <w:rPr>
                <w:b w:val="0"/>
                <w:bCs w:val="0"/>
              </w:rPr>
            </w:pPr>
            <w:r w:rsidRPr="00A6525E">
              <w:rPr>
                <w:b w:val="0"/>
                <w:bCs w:val="0"/>
              </w:rPr>
              <w:t>F (</w:t>
            </w:r>
            <w:proofErr w:type="spellStart"/>
            <w:r w:rsidRPr="00A6525E">
              <w:rPr>
                <w:b w:val="0"/>
                <w:bCs w:val="0"/>
              </w:rPr>
              <w:t>df</w:t>
            </w:r>
            <w:proofErr w:type="spellEnd"/>
            <w:r w:rsidRPr="00A6525E">
              <w:rPr>
                <w:b w:val="0"/>
                <w:bCs w:val="0"/>
              </w:rPr>
              <w:t>)</w:t>
            </w:r>
          </w:p>
        </w:tc>
        <w:tc>
          <w:tcPr>
            <w:tcW w:w="1277" w:type="dxa"/>
            <w:tcBorders>
              <w:top w:val="single" w:sz="4" w:space="0" w:color="auto"/>
            </w:tcBorders>
            <w:hideMark/>
          </w:tcPr>
          <w:p w14:paraId="3C0E6126" w14:textId="77777777" w:rsidR="00706136" w:rsidRPr="00706136" w:rsidRDefault="00706136" w:rsidP="00706136">
            <w:pPr>
              <w:cnfStyle w:val="100000000000" w:firstRow="1" w:lastRow="0" w:firstColumn="0" w:lastColumn="0" w:oddVBand="0" w:evenVBand="0" w:oddHBand="0" w:evenHBand="0" w:firstRowFirstColumn="0" w:firstRowLastColumn="0" w:lastRowFirstColumn="0" w:lastRowLastColumn="0"/>
              <w:rPr>
                <w:b w:val="0"/>
                <w:bCs w:val="0"/>
              </w:rPr>
            </w:pPr>
            <w:r w:rsidRPr="00706136">
              <w:rPr>
                <w:b w:val="0"/>
                <w:bCs w:val="0"/>
              </w:rPr>
              <w:t>p-value</w:t>
            </w:r>
          </w:p>
        </w:tc>
      </w:tr>
      <w:tr w:rsidR="00B551A2" w:rsidRPr="00706136" w14:paraId="6521CDFB" w14:textId="77777777" w:rsidTr="00B551A2">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790" w:type="dxa"/>
            <w:hideMark/>
          </w:tcPr>
          <w:p w14:paraId="53EFC4AF" w14:textId="49917071" w:rsidR="00706136" w:rsidRPr="00706136" w:rsidRDefault="00B551A2" w:rsidP="00706136">
            <w:pPr>
              <w:rPr>
                <w:b w:val="0"/>
                <w:bCs w:val="0"/>
              </w:rPr>
            </w:pPr>
            <w:r w:rsidRPr="00A6525E">
              <w:rPr>
                <w:b w:val="0"/>
                <w:bCs w:val="0"/>
              </w:rPr>
              <w:t>Age, Sex, Race/Ethnicity</w:t>
            </w:r>
          </w:p>
        </w:tc>
        <w:tc>
          <w:tcPr>
            <w:tcW w:w="1530" w:type="dxa"/>
            <w:hideMark/>
          </w:tcPr>
          <w:p w14:paraId="30594DDC" w14:textId="77777777" w:rsidR="00706136" w:rsidRPr="00706136" w:rsidRDefault="00706136" w:rsidP="00706136">
            <w:pPr>
              <w:cnfStyle w:val="000000100000" w:firstRow="0" w:lastRow="0" w:firstColumn="0" w:lastColumn="0" w:oddVBand="0" w:evenVBand="0" w:oddHBand="1" w:evenHBand="0" w:firstRowFirstColumn="0" w:firstRowLastColumn="0" w:lastRowFirstColumn="0" w:lastRowLastColumn="0"/>
            </w:pPr>
            <w:r w:rsidRPr="00706136">
              <w:t>5.106</w:t>
            </w:r>
          </w:p>
        </w:tc>
        <w:tc>
          <w:tcPr>
            <w:tcW w:w="900" w:type="dxa"/>
            <w:hideMark/>
          </w:tcPr>
          <w:p w14:paraId="6D0CB40E" w14:textId="77777777" w:rsidR="00706136" w:rsidRPr="00706136" w:rsidRDefault="00706136" w:rsidP="00706136">
            <w:pPr>
              <w:cnfStyle w:val="000000100000" w:firstRow="0" w:lastRow="0" w:firstColumn="0" w:lastColumn="0" w:oddVBand="0" w:evenVBand="0" w:oddHBand="1" w:evenHBand="0" w:firstRowFirstColumn="0" w:firstRowLastColumn="0" w:lastRowFirstColumn="0" w:lastRowLastColumn="0"/>
            </w:pPr>
            <w:r w:rsidRPr="00706136">
              <w:t>0.005</w:t>
            </w:r>
          </w:p>
        </w:tc>
        <w:tc>
          <w:tcPr>
            <w:tcW w:w="1559" w:type="dxa"/>
            <w:hideMark/>
          </w:tcPr>
          <w:p w14:paraId="1B6473B3" w14:textId="77777777" w:rsidR="00706136" w:rsidRPr="00706136" w:rsidRDefault="00706136" w:rsidP="00706136">
            <w:pPr>
              <w:cnfStyle w:val="000000100000" w:firstRow="0" w:lastRow="0" w:firstColumn="0" w:lastColumn="0" w:oddVBand="0" w:evenVBand="0" w:oddHBand="1" w:evenHBand="0" w:firstRowFirstColumn="0" w:firstRowLastColumn="0" w:lastRowFirstColumn="0" w:lastRowLastColumn="0"/>
            </w:pPr>
            <w:r w:rsidRPr="00706136">
              <w:t>0.004</w:t>
            </w:r>
          </w:p>
        </w:tc>
        <w:tc>
          <w:tcPr>
            <w:tcW w:w="1286" w:type="dxa"/>
            <w:hideMark/>
          </w:tcPr>
          <w:p w14:paraId="77B7622E" w14:textId="77777777" w:rsidR="00706136" w:rsidRPr="00706136" w:rsidRDefault="00706136" w:rsidP="00706136">
            <w:pPr>
              <w:cnfStyle w:val="000000100000" w:firstRow="0" w:lastRow="0" w:firstColumn="0" w:lastColumn="0" w:oddVBand="0" w:evenVBand="0" w:oddHBand="1" w:evenHBand="0" w:firstRowFirstColumn="0" w:firstRowLastColumn="0" w:lastRowFirstColumn="0" w:lastRowLastColumn="0"/>
            </w:pPr>
            <w:r w:rsidRPr="00706136">
              <w:t>4.128</w:t>
            </w:r>
          </w:p>
        </w:tc>
        <w:tc>
          <w:tcPr>
            <w:tcW w:w="1277" w:type="dxa"/>
            <w:hideMark/>
          </w:tcPr>
          <w:p w14:paraId="513E7BD7" w14:textId="77777777" w:rsidR="00706136" w:rsidRPr="00706136" w:rsidRDefault="00706136" w:rsidP="00706136">
            <w:pPr>
              <w:cnfStyle w:val="000000100000" w:firstRow="0" w:lastRow="0" w:firstColumn="0" w:lastColumn="0" w:oddVBand="0" w:evenVBand="0" w:oddHBand="1" w:evenHBand="0" w:firstRowFirstColumn="0" w:firstRowLastColumn="0" w:lastRowFirstColumn="0" w:lastRowLastColumn="0"/>
            </w:pPr>
            <w:r w:rsidRPr="00706136">
              <w:t>0.00039</w:t>
            </w:r>
          </w:p>
        </w:tc>
      </w:tr>
      <w:tr w:rsidR="00B551A2" w:rsidRPr="00706136" w14:paraId="4FE737E0" w14:textId="77777777" w:rsidTr="00B551A2">
        <w:trPr>
          <w:trHeight w:val="292"/>
        </w:trPr>
        <w:tc>
          <w:tcPr>
            <w:cnfStyle w:val="001000000000" w:firstRow="0" w:lastRow="0" w:firstColumn="1" w:lastColumn="0" w:oddVBand="0" w:evenVBand="0" w:oddHBand="0" w:evenHBand="0" w:firstRowFirstColumn="0" w:firstRowLastColumn="0" w:lastRowFirstColumn="0" w:lastRowLastColumn="0"/>
            <w:tcW w:w="2790" w:type="dxa"/>
            <w:hideMark/>
          </w:tcPr>
          <w:p w14:paraId="5CE7FF15" w14:textId="2C85A301" w:rsidR="00706136" w:rsidRPr="00706136" w:rsidRDefault="00B551A2" w:rsidP="00706136">
            <w:pPr>
              <w:rPr>
                <w:b w:val="0"/>
                <w:bCs w:val="0"/>
              </w:rPr>
            </w:pPr>
            <w:r w:rsidRPr="00A6525E">
              <w:rPr>
                <w:b w:val="0"/>
                <w:bCs w:val="0"/>
              </w:rPr>
              <w:t>Latent SES, Social Risk, Perinatal Risk</w:t>
            </w:r>
          </w:p>
        </w:tc>
        <w:tc>
          <w:tcPr>
            <w:tcW w:w="1530" w:type="dxa"/>
            <w:hideMark/>
          </w:tcPr>
          <w:p w14:paraId="4B31ADDB" w14:textId="77777777" w:rsidR="00706136" w:rsidRPr="00706136" w:rsidRDefault="00706136" w:rsidP="00706136">
            <w:pPr>
              <w:cnfStyle w:val="000000000000" w:firstRow="0" w:lastRow="0" w:firstColumn="0" w:lastColumn="0" w:oddVBand="0" w:evenVBand="0" w:oddHBand="0" w:evenHBand="0" w:firstRowFirstColumn="0" w:firstRowLastColumn="0" w:lastRowFirstColumn="0" w:lastRowLastColumn="0"/>
            </w:pPr>
            <w:r w:rsidRPr="00706136">
              <w:t>5.075</w:t>
            </w:r>
          </w:p>
        </w:tc>
        <w:tc>
          <w:tcPr>
            <w:tcW w:w="900" w:type="dxa"/>
            <w:hideMark/>
          </w:tcPr>
          <w:p w14:paraId="4BE7939C" w14:textId="77777777" w:rsidR="00706136" w:rsidRPr="00706136" w:rsidRDefault="00706136" w:rsidP="00706136">
            <w:pPr>
              <w:cnfStyle w:val="000000000000" w:firstRow="0" w:lastRow="0" w:firstColumn="0" w:lastColumn="0" w:oddVBand="0" w:evenVBand="0" w:oddHBand="0" w:evenHBand="0" w:firstRowFirstColumn="0" w:firstRowLastColumn="0" w:lastRowFirstColumn="0" w:lastRowLastColumn="0"/>
            </w:pPr>
            <w:r w:rsidRPr="00706136">
              <w:t>0.017</w:t>
            </w:r>
          </w:p>
        </w:tc>
        <w:tc>
          <w:tcPr>
            <w:tcW w:w="1559" w:type="dxa"/>
            <w:hideMark/>
          </w:tcPr>
          <w:p w14:paraId="0E16947A" w14:textId="77777777" w:rsidR="00706136" w:rsidRPr="00706136" w:rsidRDefault="00706136" w:rsidP="00706136">
            <w:pPr>
              <w:cnfStyle w:val="000000000000" w:firstRow="0" w:lastRow="0" w:firstColumn="0" w:lastColumn="0" w:oddVBand="0" w:evenVBand="0" w:oddHBand="0" w:evenHBand="0" w:firstRowFirstColumn="0" w:firstRowLastColumn="0" w:lastRowFirstColumn="0" w:lastRowLastColumn="0"/>
            </w:pPr>
            <w:r w:rsidRPr="00706136">
              <w:t>0.016</w:t>
            </w:r>
          </w:p>
        </w:tc>
        <w:tc>
          <w:tcPr>
            <w:tcW w:w="1286" w:type="dxa"/>
            <w:hideMark/>
          </w:tcPr>
          <w:p w14:paraId="134AC6C4" w14:textId="77777777" w:rsidR="00706136" w:rsidRPr="00706136" w:rsidRDefault="00706136" w:rsidP="00706136">
            <w:pPr>
              <w:cnfStyle w:val="000000000000" w:firstRow="0" w:lastRow="0" w:firstColumn="0" w:lastColumn="0" w:oddVBand="0" w:evenVBand="0" w:oddHBand="0" w:evenHBand="0" w:firstRowFirstColumn="0" w:firstRowLastColumn="0" w:lastRowFirstColumn="0" w:lastRowLastColumn="0"/>
            </w:pPr>
            <w:r w:rsidRPr="00706136">
              <w:t>25.63</w:t>
            </w:r>
          </w:p>
        </w:tc>
        <w:tc>
          <w:tcPr>
            <w:tcW w:w="1277" w:type="dxa"/>
            <w:hideMark/>
          </w:tcPr>
          <w:p w14:paraId="36B81AC1" w14:textId="77777777" w:rsidR="00706136" w:rsidRPr="00706136" w:rsidRDefault="00706136" w:rsidP="00706136">
            <w:pPr>
              <w:cnfStyle w:val="000000000000" w:firstRow="0" w:lastRow="0" w:firstColumn="0" w:lastColumn="0" w:oddVBand="0" w:evenVBand="0" w:oddHBand="0" w:evenHBand="0" w:firstRowFirstColumn="0" w:firstRowLastColumn="0" w:lastRowFirstColumn="0" w:lastRowLastColumn="0"/>
            </w:pPr>
            <w:r w:rsidRPr="00706136">
              <w:t>&lt;.001</w:t>
            </w:r>
          </w:p>
        </w:tc>
      </w:tr>
      <w:tr w:rsidR="00B551A2" w:rsidRPr="00706136" w14:paraId="051C6381" w14:textId="77777777" w:rsidTr="00B551A2">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790" w:type="dxa"/>
            <w:hideMark/>
          </w:tcPr>
          <w:p w14:paraId="74577D70" w14:textId="558FA9E4" w:rsidR="00706136" w:rsidRPr="00706136" w:rsidRDefault="00B551A2" w:rsidP="00706136">
            <w:pPr>
              <w:rPr>
                <w:b w:val="0"/>
                <w:bCs w:val="0"/>
              </w:rPr>
            </w:pPr>
            <w:r>
              <w:rPr>
                <w:b w:val="0"/>
                <w:bCs w:val="0"/>
              </w:rPr>
              <w:t>sMRI</w:t>
            </w:r>
          </w:p>
        </w:tc>
        <w:tc>
          <w:tcPr>
            <w:tcW w:w="1530" w:type="dxa"/>
            <w:hideMark/>
          </w:tcPr>
          <w:p w14:paraId="5B74358F" w14:textId="77777777" w:rsidR="00706136" w:rsidRPr="00706136" w:rsidRDefault="00706136" w:rsidP="00706136">
            <w:pPr>
              <w:cnfStyle w:val="000000100000" w:firstRow="0" w:lastRow="0" w:firstColumn="0" w:lastColumn="0" w:oddVBand="0" w:evenVBand="0" w:oddHBand="1" w:evenHBand="0" w:firstRowFirstColumn="0" w:firstRowLastColumn="0" w:lastRowFirstColumn="0" w:lastRowLastColumn="0"/>
            </w:pPr>
            <w:r w:rsidRPr="00706136">
              <w:t>5.07</w:t>
            </w:r>
          </w:p>
        </w:tc>
        <w:tc>
          <w:tcPr>
            <w:tcW w:w="900" w:type="dxa"/>
            <w:hideMark/>
          </w:tcPr>
          <w:p w14:paraId="1437A32A" w14:textId="77777777" w:rsidR="00706136" w:rsidRPr="00706136" w:rsidRDefault="00706136" w:rsidP="00706136">
            <w:pPr>
              <w:cnfStyle w:val="000000100000" w:firstRow="0" w:lastRow="0" w:firstColumn="0" w:lastColumn="0" w:oddVBand="0" w:evenVBand="0" w:oddHBand="1" w:evenHBand="0" w:firstRowFirstColumn="0" w:firstRowLastColumn="0" w:lastRowFirstColumn="0" w:lastRowLastColumn="0"/>
            </w:pPr>
            <w:r w:rsidRPr="00706136">
              <w:t>0.06</w:t>
            </w:r>
          </w:p>
        </w:tc>
        <w:tc>
          <w:tcPr>
            <w:tcW w:w="1559" w:type="dxa"/>
            <w:hideMark/>
          </w:tcPr>
          <w:p w14:paraId="357B5188" w14:textId="77777777" w:rsidR="00706136" w:rsidRPr="00706136" w:rsidRDefault="00706136" w:rsidP="00706136">
            <w:pPr>
              <w:cnfStyle w:val="000000100000" w:firstRow="0" w:lastRow="0" w:firstColumn="0" w:lastColumn="0" w:oddVBand="0" w:evenVBand="0" w:oddHBand="1" w:evenHBand="0" w:firstRowFirstColumn="0" w:firstRowLastColumn="0" w:lastRowFirstColumn="0" w:lastRowLastColumn="0"/>
            </w:pPr>
            <w:r w:rsidRPr="00706136">
              <w:t>0.018</w:t>
            </w:r>
          </w:p>
        </w:tc>
        <w:tc>
          <w:tcPr>
            <w:tcW w:w="1286" w:type="dxa"/>
            <w:hideMark/>
          </w:tcPr>
          <w:p w14:paraId="56F3AEFD" w14:textId="77777777" w:rsidR="00706136" w:rsidRPr="00706136" w:rsidRDefault="00706136" w:rsidP="00706136">
            <w:pPr>
              <w:cnfStyle w:val="000000100000" w:firstRow="0" w:lastRow="0" w:firstColumn="0" w:lastColumn="0" w:oddVBand="0" w:evenVBand="0" w:oddHBand="1" w:evenHBand="0" w:firstRowFirstColumn="0" w:firstRowLastColumn="0" w:lastRowFirstColumn="0" w:lastRowLastColumn="0"/>
            </w:pPr>
            <w:r w:rsidRPr="00706136">
              <w:t>1.439</w:t>
            </w:r>
          </w:p>
        </w:tc>
        <w:tc>
          <w:tcPr>
            <w:tcW w:w="1277" w:type="dxa"/>
            <w:hideMark/>
          </w:tcPr>
          <w:p w14:paraId="5D8CFEEB" w14:textId="77777777" w:rsidR="00706136" w:rsidRPr="00706136" w:rsidRDefault="00706136" w:rsidP="00706136">
            <w:pPr>
              <w:cnfStyle w:val="000000100000" w:firstRow="0" w:lastRow="0" w:firstColumn="0" w:lastColumn="0" w:oddVBand="0" w:evenVBand="0" w:oddHBand="1" w:evenHBand="0" w:firstRowFirstColumn="0" w:firstRowLastColumn="0" w:lastRowFirstColumn="0" w:lastRowLastColumn="0"/>
            </w:pPr>
            <w:r w:rsidRPr="00706136">
              <w:t>0.0001</w:t>
            </w:r>
          </w:p>
        </w:tc>
      </w:tr>
      <w:tr w:rsidR="00B551A2" w:rsidRPr="00706136" w14:paraId="5B37C639" w14:textId="77777777" w:rsidTr="00B551A2">
        <w:trPr>
          <w:trHeight w:val="292"/>
        </w:trPr>
        <w:tc>
          <w:tcPr>
            <w:cnfStyle w:val="001000000000" w:firstRow="0" w:lastRow="0" w:firstColumn="1" w:lastColumn="0" w:oddVBand="0" w:evenVBand="0" w:oddHBand="0" w:evenHBand="0" w:firstRowFirstColumn="0" w:firstRowLastColumn="0" w:lastRowFirstColumn="0" w:lastRowLastColumn="0"/>
            <w:tcW w:w="2790" w:type="dxa"/>
            <w:hideMark/>
          </w:tcPr>
          <w:p w14:paraId="2D21EF15" w14:textId="0C222B10" w:rsidR="00706136" w:rsidRPr="00706136" w:rsidRDefault="00B551A2" w:rsidP="00B551A2">
            <w:pPr>
              <w:rPr>
                <w:b w:val="0"/>
                <w:bCs w:val="0"/>
              </w:rPr>
            </w:pPr>
            <w:r w:rsidRPr="00A6525E">
              <w:rPr>
                <w:b w:val="0"/>
                <w:bCs w:val="0"/>
              </w:rPr>
              <w:t xml:space="preserve">All Predictors </w:t>
            </w:r>
          </w:p>
        </w:tc>
        <w:tc>
          <w:tcPr>
            <w:tcW w:w="1530" w:type="dxa"/>
            <w:hideMark/>
          </w:tcPr>
          <w:p w14:paraId="09DDBA58" w14:textId="77777777" w:rsidR="00706136" w:rsidRPr="00706136" w:rsidRDefault="00706136" w:rsidP="00B551A2">
            <w:pPr>
              <w:cnfStyle w:val="000000000000" w:firstRow="0" w:lastRow="0" w:firstColumn="0" w:lastColumn="0" w:oddVBand="0" w:evenVBand="0" w:oddHBand="0" w:evenHBand="0" w:firstRowFirstColumn="0" w:firstRowLastColumn="0" w:lastRowFirstColumn="0" w:lastRowLastColumn="0"/>
            </w:pPr>
            <w:r w:rsidRPr="00706136">
              <w:t>5.033</w:t>
            </w:r>
          </w:p>
        </w:tc>
        <w:tc>
          <w:tcPr>
            <w:tcW w:w="900" w:type="dxa"/>
            <w:hideMark/>
          </w:tcPr>
          <w:p w14:paraId="1A4280E9" w14:textId="77777777" w:rsidR="00706136" w:rsidRPr="00706136" w:rsidRDefault="00706136" w:rsidP="00B551A2">
            <w:pPr>
              <w:cnfStyle w:val="000000000000" w:firstRow="0" w:lastRow="0" w:firstColumn="0" w:lastColumn="0" w:oddVBand="0" w:evenVBand="0" w:oddHBand="0" w:evenHBand="0" w:firstRowFirstColumn="0" w:firstRowLastColumn="0" w:lastRowFirstColumn="0" w:lastRowLastColumn="0"/>
            </w:pPr>
            <w:r w:rsidRPr="00706136">
              <w:t>0.074</w:t>
            </w:r>
          </w:p>
        </w:tc>
        <w:tc>
          <w:tcPr>
            <w:tcW w:w="1559" w:type="dxa"/>
            <w:hideMark/>
          </w:tcPr>
          <w:p w14:paraId="0458344E" w14:textId="77777777" w:rsidR="00706136" w:rsidRPr="00706136" w:rsidRDefault="00706136" w:rsidP="00B551A2">
            <w:pPr>
              <w:cnfStyle w:val="000000000000" w:firstRow="0" w:lastRow="0" w:firstColumn="0" w:lastColumn="0" w:oddVBand="0" w:evenVBand="0" w:oddHBand="0" w:evenHBand="0" w:firstRowFirstColumn="0" w:firstRowLastColumn="0" w:lastRowFirstColumn="0" w:lastRowLastColumn="0"/>
            </w:pPr>
            <w:r w:rsidRPr="00706136">
              <w:t>0.032</w:t>
            </w:r>
          </w:p>
        </w:tc>
        <w:tc>
          <w:tcPr>
            <w:tcW w:w="1286" w:type="dxa"/>
            <w:hideMark/>
          </w:tcPr>
          <w:p w14:paraId="46DB36A7" w14:textId="77777777" w:rsidR="00706136" w:rsidRPr="00706136" w:rsidRDefault="00706136" w:rsidP="00B551A2">
            <w:pPr>
              <w:cnfStyle w:val="000000000000" w:firstRow="0" w:lastRow="0" w:firstColumn="0" w:lastColumn="0" w:oddVBand="0" w:evenVBand="0" w:oddHBand="0" w:evenHBand="0" w:firstRowFirstColumn="0" w:firstRowLastColumn="0" w:lastRowFirstColumn="0" w:lastRowLastColumn="0"/>
            </w:pPr>
            <w:r w:rsidRPr="00706136">
              <w:t>1.773</w:t>
            </w:r>
          </w:p>
        </w:tc>
        <w:tc>
          <w:tcPr>
            <w:tcW w:w="1277" w:type="dxa"/>
            <w:hideMark/>
          </w:tcPr>
          <w:p w14:paraId="62CC85D9" w14:textId="77777777" w:rsidR="00706136" w:rsidRPr="00706136" w:rsidRDefault="00706136" w:rsidP="00B551A2">
            <w:pPr>
              <w:cnfStyle w:val="000000000000" w:firstRow="0" w:lastRow="0" w:firstColumn="0" w:lastColumn="0" w:oddVBand="0" w:evenVBand="0" w:oddHBand="0" w:evenHBand="0" w:firstRowFirstColumn="0" w:firstRowLastColumn="0" w:lastRowFirstColumn="0" w:lastRowLastColumn="0"/>
            </w:pPr>
            <w:r w:rsidRPr="00706136">
              <w:t>&lt;.001</w:t>
            </w:r>
          </w:p>
        </w:tc>
      </w:tr>
    </w:tbl>
    <w:p w14:paraId="37362B64" w14:textId="77777777" w:rsidR="00FD0052" w:rsidRDefault="00FD0052" w:rsidP="00A82F50"/>
    <w:p w14:paraId="7DDC6728" w14:textId="77777777" w:rsidR="00706136" w:rsidRDefault="00706136">
      <w:pPr>
        <w:spacing w:line="240" w:lineRule="auto"/>
        <w:rPr>
          <w:rFonts w:eastAsiaTheme="majorEastAsia" w:cstheme="majorBidi"/>
          <w:b/>
          <w:color w:val="000000" w:themeColor="text1"/>
          <w:szCs w:val="40"/>
        </w:rPr>
      </w:pPr>
      <w:bookmarkStart w:id="71" w:name="_Toc197292381"/>
      <w:r>
        <w:br w:type="page"/>
      </w:r>
    </w:p>
    <w:p w14:paraId="7FF61E6A" w14:textId="7C0C45BD" w:rsidR="00FD0052" w:rsidRDefault="00FD0052" w:rsidP="00FD0052">
      <w:pPr>
        <w:pStyle w:val="Style1"/>
      </w:pPr>
      <w:r>
        <w:lastRenderedPageBreak/>
        <w:t>Appendix II</w:t>
      </w:r>
      <w:bookmarkEnd w:id="71"/>
    </w:p>
    <w:p w14:paraId="49B13F19" w14:textId="038DE69F" w:rsidR="009B4F28" w:rsidRPr="009B4F28" w:rsidRDefault="009B4F28" w:rsidP="009B4F28">
      <w:pPr>
        <w:pStyle w:val="Style2"/>
      </w:pPr>
      <w:r w:rsidRPr="009B4F28">
        <w:t>Data Splitting and Class Distributions</w:t>
      </w:r>
    </w:p>
    <w:p w14:paraId="49F87D77" w14:textId="6C72C23E" w:rsidR="008D3496" w:rsidRPr="009B4F28" w:rsidRDefault="009B4F28" w:rsidP="009B4F28">
      <w:r w:rsidRPr="009B4F28">
        <w:t>To ensure appropriate model training and evaluation, the CBCL internalizing dataset was randomly divided into training (70%), calibration (15%), and test (15%) subsets using</w:t>
      </w:r>
      <w:r w:rsidRPr="009B4F28">
        <w:rPr>
          <w:rFonts w:eastAsiaTheme="majorEastAsia"/>
        </w:rPr>
        <w:t> stratified random sampling </w:t>
      </w:r>
      <w:r w:rsidRPr="009B4F28">
        <w:t>via the</w:t>
      </w:r>
      <w:r w:rsidRPr="009B4F28">
        <w:rPr>
          <w:rFonts w:eastAsiaTheme="majorEastAsia"/>
        </w:rPr>
        <w:t> create</w:t>
      </w:r>
      <w:r>
        <w:rPr>
          <w:rFonts w:eastAsiaTheme="majorEastAsia"/>
        </w:rPr>
        <w:t xml:space="preserve"> </w:t>
      </w:r>
      <w:proofErr w:type="spellStart"/>
      <w:r w:rsidRPr="009B4F28">
        <w:rPr>
          <w:rFonts w:eastAsiaTheme="majorEastAsia"/>
        </w:rPr>
        <w:t>DataPartition</w:t>
      </w:r>
      <w:proofErr w:type="spellEnd"/>
      <w:r w:rsidR="000B7B04">
        <w:rPr>
          <w:rFonts w:eastAsiaTheme="majorEastAsia"/>
        </w:rPr>
        <w:t xml:space="preserve"> </w:t>
      </w:r>
      <w:r w:rsidRPr="009B4F28">
        <w:t>function from the</w:t>
      </w:r>
      <w:r w:rsidRPr="009B4F28">
        <w:rPr>
          <w:rFonts w:eastAsiaTheme="majorEastAsia"/>
        </w:rPr>
        <w:t> caret </w:t>
      </w:r>
      <w:r w:rsidRPr="009B4F28">
        <w:t>package in R. A fixed seed (</w:t>
      </w:r>
      <w:proofErr w:type="spellStart"/>
      <w:proofErr w:type="gramStart"/>
      <w:r w:rsidRPr="009B4F28">
        <w:rPr>
          <w:rFonts w:eastAsiaTheme="majorEastAsia"/>
        </w:rPr>
        <w:t>set.seed</w:t>
      </w:r>
      <w:proofErr w:type="spellEnd"/>
      <w:proofErr w:type="gramEnd"/>
      <w:r w:rsidRPr="009B4F28">
        <w:rPr>
          <w:rFonts w:eastAsiaTheme="majorEastAsia"/>
        </w:rPr>
        <w:t>(123)</w:t>
      </w:r>
      <w:r w:rsidRPr="009B4F28">
        <w:t>) was used to ensure reproducibility. Stratification was based on internalizing class labels (</w:t>
      </w:r>
      <w:r w:rsidR="000B7B04">
        <w:t>h</w:t>
      </w:r>
      <w:r w:rsidRPr="009B4F28">
        <w:t xml:space="preserve">ealthy, </w:t>
      </w:r>
      <w:r w:rsidR="000B7B04">
        <w:t>b</w:t>
      </w:r>
      <w:r w:rsidRPr="009B4F28">
        <w:t xml:space="preserve">orderline, </w:t>
      </w:r>
      <w:r w:rsidR="000B7B04">
        <w:t>c</w:t>
      </w:r>
      <w:r w:rsidRPr="009B4F28">
        <w:t>linical) to maintain class proportions across splits.</w:t>
      </w:r>
    </w:p>
    <w:p w14:paraId="57DBA76B" w14:textId="3C742F48" w:rsidR="008D3496" w:rsidRDefault="008D3496" w:rsidP="00CD121F">
      <w:pPr>
        <w:rPr>
          <w:b/>
          <w:bCs/>
        </w:rPr>
      </w:pPr>
      <w:r>
        <w:rPr>
          <w:b/>
          <w:bCs/>
        </w:rPr>
        <w:t>Table 1.</w:t>
      </w:r>
    </w:p>
    <w:p w14:paraId="1A87D43D" w14:textId="5C854173" w:rsidR="008D3496" w:rsidRPr="00CD121F" w:rsidRDefault="008D3496" w:rsidP="008D3496">
      <w:pPr>
        <w:rPr>
          <w:i/>
          <w:iCs/>
        </w:rPr>
      </w:pPr>
      <w:r w:rsidRPr="00CD121F">
        <w:rPr>
          <w:i/>
          <w:iCs/>
        </w:rPr>
        <w:t>Class Distribution Across Dataset Splits</w:t>
      </w:r>
      <w:r>
        <w:rPr>
          <w:i/>
          <w:iCs/>
        </w:rPr>
        <w:t xml:space="preserve"> for </w:t>
      </w:r>
      <w:r>
        <w:rPr>
          <w:i/>
          <w:iCs/>
        </w:rPr>
        <w:t>In</w:t>
      </w:r>
      <w:r>
        <w:rPr>
          <w:i/>
          <w:iCs/>
        </w:rPr>
        <w:t>ternalizing Domain</w:t>
      </w:r>
    </w:p>
    <w:tbl>
      <w:tblPr>
        <w:tblStyle w:val="PlainTable2"/>
        <w:tblW w:w="9493" w:type="dxa"/>
        <w:tblBorders>
          <w:top w:val="none" w:sz="0" w:space="0" w:color="auto"/>
          <w:bottom w:val="none" w:sz="0" w:space="0" w:color="auto"/>
        </w:tblBorders>
        <w:tblLook w:val="04A0" w:firstRow="1" w:lastRow="0" w:firstColumn="1" w:lastColumn="0" w:noHBand="0" w:noVBand="1"/>
      </w:tblPr>
      <w:tblGrid>
        <w:gridCol w:w="1880"/>
        <w:gridCol w:w="1416"/>
        <w:gridCol w:w="1803"/>
        <w:gridCol w:w="1416"/>
        <w:gridCol w:w="1049"/>
        <w:gridCol w:w="1929"/>
      </w:tblGrid>
      <w:tr w:rsidR="00B551A2" w:rsidRPr="0084635A" w14:paraId="1CF14369" w14:textId="77777777" w:rsidTr="007E24E1">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0" w:type="auto"/>
            <w:gridSpan w:val="6"/>
            <w:tcBorders>
              <w:top w:val="single" w:sz="4" w:space="0" w:color="auto"/>
              <w:bottom w:val="single" w:sz="4" w:space="0" w:color="auto"/>
            </w:tcBorders>
          </w:tcPr>
          <w:p w14:paraId="2AFBE79D" w14:textId="77777777" w:rsidR="00B551A2" w:rsidRPr="003871E5" w:rsidRDefault="00B551A2" w:rsidP="007E24E1">
            <w:pPr>
              <w:jc w:val="center"/>
              <w:rPr>
                <w:b w:val="0"/>
                <w:bCs w:val="0"/>
              </w:rPr>
            </w:pPr>
            <w:r w:rsidRPr="003871E5">
              <w:rPr>
                <w:b w:val="0"/>
                <w:bCs w:val="0"/>
              </w:rPr>
              <w:t>CBCL</w:t>
            </w:r>
          </w:p>
        </w:tc>
      </w:tr>
      <w:tr w:rsidR="00B551A2" w:rsidRPr="0084635A" w14:paraId="5E3A3278" w14:textId="77777777" w:rsidTr="007E24E1">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hideMark/>
          </w:tcPr>
          <w:p w14:paraId="6EB3D0A8" w14:textId="77777777" w:rsidR="00B551A2" w:rsidRPr="0084635A" w:rsidRDefault="00B551A2" w:rsidP="007E24E1">
            <w:pPr>
              <w:rPr>
                <w:b w:val="0"/>
                <w:bCs w:val="0"/>
              </w:rPr>
            </w:pPr>
            <w:r w:rsidRPr="003871E5">
              <w:rPr>
                <w:b w:val="0"/>
                <w:bCs w:val="0"/>
              </w:rPr>
              <w:t>Split</w:t>
            </w:r>
          </w:p>
        </w:tc>
        <w:tc>
          <w:tcPr>
            <w:tcW w:w="0" w:type="auto"/>
            <w:tcBorders>
              <w:top w:val="single" w:sz="4" w:space="0" w:color="auto"/>
            </w:tcBorders>
            <w:hideMark/>
          </w:tcPr>
          <w:p w14:paraId="0358C21C" w14:textId="77777777" w:rsidR="00B551A2" w:rsidRPr="0084635A" w:rsidRDefault="00B551A2" w:rsidP="007E24E1">
            <w:pPr>
              <w:cnfStyle w:val="000000100000" w:firstRow="0" w:lastRow="0" w:firstColumn="0" w:lastColumn="0" w:oddVBand="0" w:evenVBand="0" w:oddHBand="1" w:evenHBand="0" w:firstRowFirstColumn="0" w:firstRowLastColumn="0" w:lastRowFirstColumn="0" w:lastRowLastColumn="0"/>
            </w:pPr>
            <w:r>
              <w:t>Healthy</w:t>
            </w:r>
          </w:p>
        </w:tc>
        <w:tc>
          <w:tcPr>
            <w:tcW w:w="0" w:type="auto"/>
            <w:tcBorders>
              <w:top w:val="single" w:sz="4" w:space="0" w:color="auto"/>
            </w:tcBorders>
            <w:hideMark/>
          </w:tcPr>
          <w:p w14:paraId="7F1B500F" w14:textId="77777777" w:rsidR="00B551A2" w:rsidRPr="0084635A" w:rsidRDefault="00B551A2" w:rsidP="007E24E1">
            <w:pPr>
              <w:cnfStyle w:val="000000100000" w:firstRow="0" w:lastRow="0" w:firstColumn="0" w:lastColumn="0" w:oddVBand="0" w:evenVBand="0" w:oddHBand="1" w:evenHBand="0" w:firstRowFirstColumn="0" w:firstRowLastColumn="0" w:lastRowFirstColumn="0" w:lastRowLastColumn="0"/>
            </w:pPr>
            <w:r>
              <w:t>Borderline</w:t>
            </w:r>
          </w:p>
        </w:tc>
        <w:tc>
          <w:tcPr>
            <w:tcW w:w="0" w:type="auto"/>
            <w:tcBorders>
              <w:top w:val="single" w:sz="4" w:space="0" w:color="auto"/>
            </w:tcBorders>
            <w:hideMark/>
          </w:tcPr>
          <w:p w14:paraId="55DB4FE0" w14:textId="77777777" w:rsidR="00B551A2" w:rsidRPr="0084635A" w:rsidRDefault="00B551A2" w:rsidP="007E24E1">
            <w:pPr>
              <w:cnfStyle w:val="000000100000" w:firstRow="0" w:lastRow="0" w:firstColumn="0" w:lastColumn="0" w:oddVBand="0" w:evenVBand="0" w:oddHBand="1" w:evenHBand="0" w:firstRowFirstColumn="0" w:firstRowLastColumn="0" w:lastRowFirstColumn="0" w:lastRowLastColumn="0"/>
            </w:pPr>
            <w:r w:rsidRPr="0084635A">
              <w:t>Cl</w:t>
            </w:r>
            <w:r>
              <w:t>inical</w:t>
            </w:r>
          </w:p>
        </w:tc>
        <w:tc>
          <w:tcPr>
            <w:tcW w:w="0" w:type="auto"/>
            <w:tcBorders>
              <w:top w:val="single" w:sz="4" w:space="0" w:color="auto"/>
            </w:tcBorders>
            <w:hideMark/>
          </w:tcPr>
          <w:p w14:paraId="59942AF3" w14:textId="77777777" w:rsidR="00B551A2" w:rsidRPr="0084635A" w:rsidRDefault="00B551A2" w:rsidP="007E24E1">
            <w:pPr>
              <w:cnfStyle w:val="000000100000" w:firstRow="0" w:lastRow="0" w:firstColumn="0" w:lastColumn="0" w:oddVBand="0" w:evenVBand="0" w:oddHBand="1" w:evenHBand="0" w:firstRowFirstColumn="0" w:firstRowLastColumn="0" w:lastRowFirstColumn="0" w:lastRowLastColumn="0"/>
            </w:pPr>
            <w:r w:rsidRPr="0084635A">
              <w:t>Total</w:t>
            </w:r>
          </w:p>
        </w:tc>
        <w:tc>
          <w:tcPr>
            <w:tcW w:w="0" w:type="auto"/>
            <w:tcBorders>
              <w:top w:val="single" w:sz="4" w:space="0" w:color="auto"/>
            </w:tcBorders>
            <w:hideMark/>
          </w:tcPr>
          <w:p w14:paraId="24409FAB" w14:textId="77777777" w:rsidR="00B551A2" w:rsidRPr="0084635A" w:rsidRDefault="00B551A2" w:rsidP="007E24E1">
            <w:pPr>
              <w:cnfStyle w:val="000000100000" w:firstRow="0" w:lastRow="0" w:firstColumn="0" w:lastColumn="0" w:oddVBand="0" w:evenVBand="0" w:oddHBand="1" w:evenHBand="0" w:firstRowFirstColumn="0" w:firstRowLastColumn="0" w:lastRowFirstColumn="0" w:lastRowLastColumn="0"/>
            </w:pPr>
            <w:r w:rsidRPr="0084635A">
              <w:t>Minority %</w:t>
            </w:r>
          </w:p>
        </w:tc>
      </w:tr>
      <w:tr w:rsidR="000B7B04" w:rsidRPr="002957EA" w14:paraId="68955DB8" w14:textId="77777777" w:rsidTr="007E24E1">
        <w:trPr>
          <w:trHeight w:val="3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hideMark/>
          </w:tcPr>
          <w:p w14:paraId="79AF0D24" w14:textId="77777777" w:rsidR="000B7B04" w:rsidRPr="0084635A" w:rsidRDefault="000B7B04" w:rsidP="000B7B04">
            <w:pPr>
              <w:rPr>
                <w:b w:val="0"/>
                <w:bCs w:val="0"/>
              </w:rPr>
            </w:pPr>
            <w:r w:rsidRPr="0084635A">
              <w:rPr>
                <w:b w:val="0"/>
                <w:bCs w:val="0"/>
              </w:rPr>
              <w:t>Full</w:t>
            </w:r>
          </w:p>
        </w:tc>
        <w:tc>
          <w:tcPr>
            <w:tcW w:w="0" w:type="auto"/>
            <w:hideMark/>
          </w:tcPr>
          <w:p w14:paraId="4B981F54" w14:textId="27E6371A" w:rsidR="000B7B04" w:rsidRPr="0084635A" w:rsidRDefault="000B7B04" w:rsidP="000B7B04">
            <w:pPr>
              <w:cnfStyle w:val="000000000000" w:firstRow="0" w:lastRow="0" w:firstColumn="0" w:lastColumn="0" w:oddVBand="0" w:evenVBand="0" w:oddHBand="0" w:evenHBand="0" w:firstRowFirstColumn="0" w:firstRowLastColumn="0" w:lastRowFirstColumn="0" w:lastRowLastColumn="0"/>
            </w:pPr>
            <w:r w:rsidRPr="002957EA">
              <w:t>6</w:t>
            </w:r>
            <w:r>
              <w:t>126</w:t>
            </w:r>
          </w:p>
        </w:tc>
        <w:tc>
          <w:tcPr>
            <w:tcW w:w="0" w:type="auto"/>
            <w:hideMark/>
          </w:tcPr>
          <w:p w14:paraId="25F6C018" w14:textId="691F40AF" w:rsidR="000B7B04" w:rsidRPr="0084635A" w:rsidRDefault="000B7B04" w:rsidP="000B7B04">
            <w:pPr>
              <w:cnfStyle w:val="000000000000" w:firstRow="0" w:lastRow="0" w:firstColumn="0" w:lastColumn="0" w:oddVBand="0" w:evenVBand="0" w:oddHBand="0" w:evenHBand="0" w:firstRowFirstColumn="0" w:firstRowLastColumn="0" w:lastRowFirstColumn="0" w:lastRowLastColumn="0"/>
            </w:pPr>
            <w:r>
              <w:t>222</w:t>
            </w:r>
          </w:p>
        </w:tc>
        <w:tc>
          <w:tcPr>
            <w:tcW w:w="0" w:type="auto"/>
            <w:hideMark/>
          </w:tcPr>
          <w:p w14:paraId="063425C0" w14:textId="0597D5DB" w:rsidR="000B7B04" w:rsidRPr="0084635A" w:rsidRDefault="000B7B04" w:rsidP="000B7B04">
            <w:pPr>
              <w:cnfStyle w:val="000000000000" w:firstRow="0" w:lastRow="0" w:firstColumn="0" w:lastColumn="0" w:oddVBand="0" w:evenVBand="0" w:oddHBand="0" w:evenHBand="0" w:firstRowFirstColumn="0" w:firstRowLastColumn="0" w:lastRowFirstColumn="0" w:lastRowLastColumn="0"/>
            </w:pPr>
            <w:r>
              <w:t>112</w:t>
            </w:r>
          </w:p>
        </w:tc>
        <w:tc>
          <w:tcPr>
            <w:tcW w:w="0" w:type="auto"/>
            <w:hideMark/>
          </w:tcPr>
          <w:p w14:paraId="1998DFBD" w14:textId="77777777" w:rsidR="000B7B04" w:rsidRPr="0084635A" w:rsidRDefault="000B7B04" w:rsidP="000B7B04">
            <w:pPr>
              <w:cnfStyle w:val="000000000000" w:firstRow="0" w:lastRow="0" w:firstColumn="0" w:lastColumn="0" w:oddVBand="0" w:evenVBand="0" w:oddHBand="0" w:evenHBand="0" w:firstRowFirstColumn="0" w:firstRowLastColumn="0" w:lastRowFirstColumn="0" w:lastRowLastColumn="0"/>
            </w:pPr>
            <w:r w:rsidRPr="002957EA">
              <w:t>6460</w:t>
            </w:r>
          </w:p>
        </w:tc>
        <w:tc>
          <w:tcPr>
            <w:tcW w:w="0" w:type="auto"/>
            <w:hideMark/>
          </w:tcPr>
          <w:p w14:paraId="18CC16DA" w14:textId="13B29282" w:rsidR="000B7B04" w:rsidRPr="0084635A" w:rsidRDefault="000B7B04" w:rsidP="000B7B04">
            <w:pPr>
              <w:cnfStyle w:val="000000000000" w:firstRow="0" w:lastRow="0" w:firstColumn="0" w:lastColumn="0" w:oddVBand="0" w:evenVBand="0" w:oddHBand="0" w:evenHBand="0" w:firstRowFirstColumn="0" w:firstRowLastColumn="0" w:lastRowFirstColumn="0" w:lastRowLastColumn="0"/>
            </w:pPr>
            <w:r w:rsidRPr="000B7B04">
              <w:t>5.2%</w:t>
            </w:r>
          </w:p>
        </w:tc>
      </w:tr>
      <w:tr w:rsidR="000B7B04" w:rsidRPr="0084635A" w14:paraId="02A56772" w14:textId="77777777" w:rsidTr="007E24E1">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hideMark/>
          </w:tcPr>
          <w:p w14:paraId="45394258" w14:textId="77777777" w:rsidR="000B7B04" w:rsidRPr="0084635A" w:rsidRDefault="000B7B04" w:rsidP="000B7B04">
            <w:pPr>
              <w:rPr>
                <w:b w:val="0"/>
                <w:bCs w:val="0"/>
              </w:rPr>
            </w:pPr>
            <w:r w:rsidRPr="0084635A">
              <w:rPr>
                <w:b w:val="0"/>
                <w:bCs w:val="0"/>
              </w:rPr>
              <w:t>Training</w:t>
            </w:r>
          </w:p>
        </w:tc>
        <w:tc>
          <w:tcPr>
            <w:tcW w:w="0" w:type="auto"/>
            <w:tcBorders>
              <w:top w:val="none" w:sz="0" w:space="0" w:color="auto"/>
              <w:bottom w:val="none" w:sz="0" w:space="0" w:color="auto"/>
            </w:tcBorders>
            <w:hideMark/>
          </w:tcPr>
          <w:p w14:paraId="40B31664" w14:textId="0D2347A7" w:rsidR="000B7B04" w:rsidRPr="0084635A" w:rsidRDefault="000B7B04" w:rsidP="000B7B04">
            <w:pPr>
              <w:cnfStyle w:val="000000100000" w:firstRow="0" w:lastRow="0" w:firstColumn="0" w:lastColumn="0" w:oddVBand="0" w:evenVBand="0" w:oddHBand="1" w:evenHBand="0" w:firstRowFirstColumn="0" w:firstRowLastColumn="0" w:lastRowFirstColumn="0" w:lastRowLastColumn="0"/>
            </w:pPr>
            <w:r w:rsidRPr="002957EA">
              <w:t>4</w:t>
            </w:r>
            <w:r>
              <w:t>301</w:t>
            </w:r>
          </w:p>
        </w:tc>
        <w:tc>
          <w:tcPr>
            <w:tcW w:w="0" w:type="auto"/>
            <w:tcBorders>
              <w:top w:val="none" w:sz="0" w:space="0" w:color="auto"/>
              <w:bottom w:val="none" w:sz="0" w:space="0" w:color="auto"/>
            </w:tcBorders>
            <w:hideMark/>
          </w:tcPr>
          <w:p w14:paraId="316ECDCD" w14:textId="0DA1A748" w:rsidR="000B7B04" w:rsidRPr="0084635A" w:rsidRDefault="000B7B04" w:rsidP="000B7B04">
            <w:pPr>
              <w:cnfStyle w:val="000000100000" w:firstRow="0" w:lastRow="0" w:firstColumn="0" w:lastColumn="0" w:oddVBand="0" w:evenVBand="0" w:oddHBand="1" w:evenHBand="0" w:firstRowFirstColumn="0" w:firstRowLastColumn="0" w:lastRowFirstColumn="0" w:lastRowLastColumn="0"/>
            </w:pPr>
            <w:r>
              <w:t>152</w:t>
            </w:r>
          </w:p>
        </w:tc>
        <w:tc>
          <w:tcPr>
            <w:tcW w:w="0" w:type="auto"/>
            <w:tcBorders>
              <w:top w:val="none" w:sz="0" w:space="0" w:color="auto"/>
              <w:bottom w:val="none" w:sz="0" w:space="0" w:color="auto"/>
            </w:tcBorders>
            <w:hideMark/>
          </w:tcPr>
          <w:p w14:paraId="02D9F24A" w14:textId="7E648F84" w:rsidR="000B7B04" w:rsidRPr="0084635A" w:rsidRDefault="000B7B04" w:rsidP="000B7B04">
            <w:pPr>
              <w:cnfStyle w:val="000000100000" w:firstRow="0" w:lastRow="0" w:firstColumn="0" w:lastColumn="0" w:oddVBand="0" w:evenVBand="0" w:oddHBand="1" w:evenHBand="0" w:firstRowFirstColumn="0" w:firstRowLastColumn="0" w:lastRowFirstColumn="0" w:lastRowLastColumn="0"/>
            </w:pPr>
            <w:r>
              <w:t>69</w:t>
            </w:r>
          </w:p>
        </w:tc>
        <w:tc>
          <w:tcPr>
            <w:tcW w:w="0" w:type="auto"/>
            <w:tcBorders>
              <w:top w:val="none" w:sz="0" w:space="0" w:color="auto"/>
              <w:bottom w:val="none" w:sz="0" w:space="0" w:color="auto"/>
            </w:tcBorders>
            <w:hideMark/>
          </w:tcPr>
          <w:p w14:paraId="7E30B8ED" w14:textId="77777777" w:rsidR="000B7B04" w:rsidRPr="0084635A" w:rsidRDefault="000B7B04" w:rsidP="000B7B04">
            <w:pPr>
              <w:cnfStyle w:val="000000100000" w:firstRow="0" w:lastRow="0" w:firstColumn="0" w:lastColumn="0" w:oddVBand="0" w:evenVBand="0" w:oddHBand="1" w:evenHBand="0" w:firstRowFirstColumn="0" w:firstRowLastColumn="0" w:lastRowFirstColumn="0" w:lastRowLastColumn="0"/>
            </w:pPr>
            <w:r w:rsidRPr="002957EA">
              <w:t>4522</w:t>
            </w:r>
          </w:p>
        </w:tc>
        <w:tc>
          <w:tcPr>
            <w:tcW w:w="0" w:type="auto"/>
            <w:tcBorders>
              <w:top w:val="none" w:sz="0" w:space="0" w:color="auto"/>
              <w:bottom w:val="none" w:sz="0" w:space="0" w:color="auto"/>
            </w:tcBorders>
            <w:hideMark/>
          </w:tcPr>
          <w:p w14:paraId="2E335735" w14:textId="7968AF04" w:rsidR="000B7B04" w:rsidRPr="0084635A" w:rsidRDefault="000B7B04" w:rsidP="000B7B04">
            <w:pPr>
              <w:cnfStyle w:val="000000100000" w:firstRow="0" w:lastRow="0" w:firstColumn="0" w:lastColumn="0" w:oddVBand="0" w:evenVBand="0" w:oddHBand="1" w:evenHBand="0" w:firstRowFirstColumn="0" w:firstRowLastColumn="0" w:lastRowFirstColumn="0" w:lastRowLastColumn="0"/>
            </w:pPr>
            <w:r w:rsidRPr="000B7B04">
              <w:t>4.9%</w:t>
            </w:r>
          </w:p>
        </w:tc>
      </w:tr>
      <w:tr w:rsidR="000B7B04" w:rsidRPr="002957EA" w14:paraId="3D4BB47A" w14:textId="77777777" w:rsidTr="007E24E1">
        <w:trPr>
          <w:trHeight w:val="334"/>
        </w:trPr>
        <w:tc>
          <w:tcPr>
            <w:cnfStyle w:val="001000000000" w:firstRow="0" w:lastRow="0" w:firstColumn="1" w:lastColumn="0" w:oddVBand="0" w:evenVBand="0" w:oddHBand="0" w:evenHBand="0" w:firstRowFirstColumn="0" w:firstRowLastColumn="0" w:lastRowFirstColumn="0" w:lastRowLastColumn="0"/>
            <w:tcW w:w="0" w:type="auto"/>
            <w:hideMark/>
          </w:tcPr>
          <w:p w14:paraId="1E7E3611" w14:textId="77777777" w:rsidR="000B7B04" w:rsidRPr="0084635A" w:rsidRDefault="000B7B04" w:rsidP="000B7B04">
            <w:pPr>
              <w:rPr>
                <w:b w:val="0"/>
                <w:bCs w:val="0"/>
              </w:rPr>
            </w:pPr>
            <w:r w:rsidRPr="0084635A">
              <w:rPr>
                <w:b w:val="0"/>
                <w:bCs w:val="0"/>
              </w:rPr>
              <w:t>Calibration</w:t>
            </w:r>
          </w:p>
        </w:tc>
        <w:tc>
          <w:tcPr>
            <w:tcW w:w="0" w:type="auto"/>
            <w:hideMark/>
          </w:tcPr>
          <w:p w14:paraId="6AECDFC0" w14:textId="0B86261D" w:rsidR="000B7B04" w:rsidRPr="0084635A" w:rsidRDefault="000B7B04" w:rsidP="000B7B04">
            <w:pPr>
              <w:cnfStyle w:val="000000000000" w:firstRow="0" w:lastRow="0" w:firstColumn="0" w:lastColumn="0" w:oddVBand="0" w:evenVBand="0" w:oddHBand="0" w:evenHBand="0" w:firstRowFirstColumn="0" w:firstRowLastColumn="0" w:lastRowFirstColumn="0" w:lastRowLastColumn="0"/>
            </w:pPr>
            <w:r w:rsidRPr="002957EA">
              <w:t>9</w:t>
            </w:r>
            <w:r>
              <w:t>22</w:t>
            </w:r>
          </w:p>
        </w:tc>
        <w:tc>
          <w:tcPr>
            <w:tcW w:w="0" w:type="auto"/>
            <w:hideMark/>
          </w:tcPr>
          <w:p w14:paraId="1C50B4B9" w14:textId="409F1B60" w:rsidR="000B7B04" w:rsidRPr="0084635A" w:rsidRDefault="000B7B04" w:rsidP="000B7B04">
            <w:pPr>
              <w:cnfStyle w:val="000000000000" w:firstRow="0" w:lastRow="0" w:firstColumn="0" w:lastColumn="0" w:oddVBand="0" w:evenVBand="0" w:oddHBand="0" w:evenHBand="0" w:firstRowFirstColumn="0" w:firstRowLastColumn="0" w:lastRowFirstColumn="0" w:lastRowLastColumn="0"/>
            </w:pPr>
            <w:r>
              <w:t>28</w:t>
            </w:r>
          </w:p>
        </w:tc>
        <w:tc>
          <w:tcPr>
            <w:tcW w:w="0" w:type="auto"/>
            <w:hideMark/>
          </w:tcPr>
          <w:p w14:paraId="5F31ED4E" w14:textId="109D5F45" w:rsidR="000B7B04" w:rsidRPr="0084635A" w:rsidRDefault="000B7B04" w:rsidP="000B7B04">
            <w:pPr>
              <w:cnfStyle w:val="000000000000" w:firstRow="0" w:lastRow="0" w:firstColumn="0" w:lastColumn="0" w:oddVBand="0" w:evenVBand="0" w:oddHBand="0" w:evenHBand="0" w:firstRowFirstColumn="0" w:firstRowLastColumn="0" w:lastRowFirstColumn="0" w:lastRowLastColumn="0"/>
            </w:pPr>
            <w:r>
              <w:t>19</w:t>
            </w:r>
          </w:p>
        </w:tc>
        <w:tc>
          <w:tcPr>
            <w:tcW w:w="0" w:type="auto"/>
            <w:hideMark/>
          </w:tcPr>
          <w:p w14:paraId="1969A9D9" w14:textId="77777777" w:rsidR="000B7B04" w:rsidRPr="0084635A" w:rsidRDefault="000B7B04" w:rsidP="000B7B04">
            <w:pPr>
              <w:cnfStyle w:val="000000000000" w:firstRow="0" w:lastRow="0" w:firstColumn="0" w:lastColumn="0" w:oddVBand="0" w:evenVBand="0" w:oddHBand="0" w:evenHBand="0" w:firstRowFirstColumn="0" w:firstRowLastColumn="0" w:lastRowFirstColumn="0" w:lastRowLastColumn="0"/>
            </w:pPr>
            <w:r w:rsidRPr="002957EA">
              <w:t>969</w:t>
            </w:r>
          </w:p>
        </w:tc>
        <w:tc>
          <w:tcPr>
            <w:tcW w:w="0" w:type="auto"/>
            <w:hideMark/>
          </w:tcPr>
          <w:p w14:paraId="05A59B83" w14:textId="1D62868C" w:rsidR="000B7B04" w:rsidRPr="0084635A" w:rsidRDefault="000B7B04" w:rsidP="000B7B04">
            <w:pPr>
              <w:cnfStyle w:val="000000000000" w:firstRow="0" w:lastRow="0" w:firstColumn="0" w:lastColumn="0" w:oddVBand="0" w:evenVBand="0" w:oddHBand="0" w:evenHBand="0" w:firstRowFirstColumn="0" w:firstRowLastColumn="0" w:lastRowFirstColumn="0" w:lastRowLastColumn="0"/>
            </w:pPr>
            <w:r w:rsidRPr="000B7B04">
              <w:t>4.9%</w:t>
            </w:r>
          </w:p>
        </w:tc>
      </w:tr>
      <w:tr w:rsidR="000B7B04" w:rsidRPr="0084635A" w14:paraId="30AECFF6" w14:textId="77777777" w:rsidTr="007E24E1">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single" w:sz="4" w:space="0" w:color="auto"/>
            </w:tcBorders>
            <w:hideMark/>
          </w:tcPr>
          <w:p w14:paraId="1C577587" w14:textId="77777777" w:rsidR="000B7B04" w:rsidRPr="0084635A" w:rsidRDefault="000B7B04" w:rsidP="000B7B04">
            <w:pPr>
              <w:rPr>
                <w:b w:val="0"/>
                <w:bCs w:val="0"/>
              </w:rPr>
            </w:pPr>
            <w:r w:rsidRPr="0084635A">
              <w:rPr>
                <w:b w:val="0"/>
                <w:bCs w:val="0"/>
              </w:rPr>
              <w:t>Test</w:t>
            </w:r>
          </w:p>
        </w:tc>
        <w:tc>
          <w:tcPr>
            <w:tcW w:w="0" w:type="auto"/>
            <w:tcBorders>
              <w:top w:val="none" w:sz="0" w:space="0" w:color="auto"/>
              <w:bottom w:val="single" w:sz="4" w:space="0" w:color="auto"/>
            </w:tcBorders>
            <w:hideMark/>
          </w:tcPr>
          <w:p w14:paraId="62448146" w14:textId="0FF44899" w:rsidR="000B7B04" w:rsidRPr="0084635A" w:rsidRDefault="000B7B04" w:rsidP="000B7B04">
            <w:pPr>
              <w:cnfStyle w:val="000000100000" w:firstRow="0" w:lastRow="0" w:firstColumn="0" w:lastColumn="0" w:oddVBand="0" w:evenVBand="0" w:oddHBand="1" w:evenHBand="0" w:firstRowFirstColumn="0" w:firstRowLastColumn="0" w:lastRowFirstColumn="0" w:lastRowLastColumn="0"/>
            </w:pPr>
            <w:r w:rsidRPr="003871E5">
              <w:t>9</w:t>
            </w:r>
            <w:r>
              <w:t>03</w:t>
            </w:r>
          </w:p>
        </w:tc>
        <w:tc>
          <w:tcPr>
            <w:tcW w:w="0" w:type="auto"/>
            <w:tcBorders>
              <w:top w:val="none" w:sz="0" w:space="0" w:color="auto"/>
              <w:bottom w:val="single" w:sz="4" w:space="0" w:color="auto"/>
            </w:tcBorders>
            <w:hideMark/>
          </w:tcPr>
          <w:p w14:paraId="79205456" w14:textId="77A49287" w:rsidR="000B7B04" w:rsidRPr="0084635A" w:rsidRDefault="000B7B04" w:rsidP="000B7B04">
            <w:pPr>
              <w:cnfStyle w:val="000000100000" w:firstRow="0" w:lastRow="0" w:firstColumn="0" w:lastColumn="0" w:oddVBand="0" w:evenVBand="0" w:oddHBand="1" w:evenHBand="0" w:firstRowFirstColumn="0" w:firstRowLastColumn="0" w:lastRowFirstColumn="0" w:lastRowLastColumn="0"/>
            </w:pPr>
            <w:r>
              <w:t>42</w:t>
            </w:r>
          </w:p>
        </w:tc>
        <w:tc>
          <w:tcPr>
            <w:tcW w:w="0" w:type="auto"/>
            <w:tcBorders>
              <w:top w:val="none" w:sz="0" w:space="0" w:color="auto"/>
              <w:bottom w:val="single" w:sz="4" w:space="0" w:color="auto"/>
            </w:tcBorders>
            <w:hideMark/>
          </w:tcPr>
          <w:p w14:paraId="68505562" w14:textId="3B5CE896" w:rsidR="000B7B04" w:rsidRPr="0084635A" w:rsidRDefault="000B7B04" w:rsidP="000B7B04">
            <w:pPr>
              <w:cnfStyle w:val="000000100000" w:firstRow="0" w:lastRow="0" w:firstColumn="0" w:lastColumn="0" w:oddVBand="0" w:evenVBand="0" w:oddHBand="1" w:evenHBand="0" w:firstRowFirstColumn="0" w:firstRowLastColumn="0" w:lastRowFirstColumn="0" w:lastRowLastColumn="0"/>
            </w:pPr>
            <w:r>
              <w:t>24</w:t>
            </w:r>
          </w:p>
        </w:tc>
        <w:tc>
          <w:tcPr>
            <w:tcW w:w="0" w:type="auto"/>
            <w:tcBorders>
              <w:top w:val="none" w:sz="0" w:space="0" w:color="auto"/>
              <w:bottom w:val="single" w:sz="4" w:space="0" w:color="auto"/>
            </w:tcBorders>
            <w:hideMark/>
          </w:tcPr>
          <w:p w14:paraId="6CE89140" w14:textId="77777777" w:rsidR="000B7B04" w:rsidRPr="0084635A" w:rsidRDefault="000B7B04" w:rsidP="000B7B04">
            <w:pPr>
              <w:cnfStyle w:val="000000100000" w:firstRow="0" w:lastRow="0" w:firstColumn="0" w:lastColumn="0" w:oddVBand="0" w:evenVBand="0" w:oddHBand="1" w:evenHBand="0" w:firstRowFirstColumn="0" w:firstRowLastColumn="0" w:lastRowFirstColumn="0" w:lastRowLastColumn="0"/>
            </w:pPr>
            <w:r w:rsidRPr="002957EA">
              <w:t>969</w:t>
            </w:r>
          </w:p>
        </w:tc>
        <w:tc>
          <w:tcPr>
            <w:tcW w:w="0" w:type="auto"/>
            <w:tcBorders>
              <w:top w:val="none" w:sz="0" w:space="0" w:color="auto"/>
              <w:bottom w:val="single" w:sz="4" w:space="0" w:color="auto"/>
            </w:tcBorders>
            <w:hideMark/>
          </w:tcPr>
          <w:p w14:paraId="31193FBC" w14:textId="41C62625" w:rsidR="000B7B04" w:rsidRPr="0084635A" w:rsidRDefault="000B7B04" w:rsidP="000B7B04">
            <w:pPr>
              <w:cnfStyle w:val="000000100000" w:firstRow="0" w:lastRow="0" w:firstColumn="0" w:lastColumn="0" w:oddVBand="0" w:evenVBand="0" w:oddHBand="1" w:evenHBand="0" w:firstRowFirstColumn="0" w:firstRowLastColumn="0" w:lastRowFirstColumn="0" w:lastRowLastColumn="0"/>
            </w:pPr>
            <w:r w:rsidRPr="000B7B04">
              <w:t>6.8%</w:t>
            </w:r>
          </w:p>
        </w:tc>
      </w:tr>
      <w:tr w:rsidR="00B551A2" w:rsidRPr="0084635A" w14:paraId="14FA7518" w14:textId="77777777" w:rsidTr="007E24E1">
        <w:trPr>
          <w:trHeight w:val="318"/>
        </w:trPr>
        <w:tc>
          <w:tcPr>
            <w:cnfStyle w:val="001000000000" w:firstRow="0" w:lastRow="0" w:firstColumn="1" w:lastColumn="0" w:oddVBand="0" w:evenVBand="0" w:oddHBand="0" w:evenHBand="0" w:firstRowFirstColumn="0" w:firstRowLastColumn="0" w:lastRowFirstColumn="0" w:lastRowLastColumn="0"/>
            <w:tcW w:w="0" w:type="auto"/>
            <w:gridSpan w:val="6"/>
            <w:tcBorders>
              <w:top w:val="single" w:sz="4" w:space="0" w:color="auto"/>
              <w:bottom w:val="single" w:sz="4" w:space="0" w:color="auto"/>
            </w:tcBorders>
          </w:tcPr>
          <w:p w14:paraId="3D6CE0D7" w14:textId="77777777" w:rsidR="00B551A2" w:rsidRPr="003871E5" w:rsidRDefault="00B551A2" w:rsidP="007E24E1">
            <w:pPr>
              <w:jc w:val="center"/>
              <w:rPr>
                <w:b w:val="0"/>
                <w:bCs w:val="0"/>
              </w:rPr>
            </w:pPr>
            <w:r w:rsidRPr="003871E5">
              <w:rPr>
                <w:b w:val="0"/>
                <w:bCs w:val="0"/>
              </w:rPr>
              <w:t>BPM</w:t>
            </w:r>
          </w:p>
        </w:tc>
      </w:tr>
      <w:tr w:rsidR="00B551A2" w:rsidRPr="0084635A" w14:paraId="6737AA07" w14:textId="77777777" w:rsidTr="007E24E1">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tcPr>
          <w:p w14:paraId="676ADD27" w14:textId="77777777" w:rsidR="00B551A2" w:rsidRPr="003871E5" w:rsidRDefault="00B551A2" w:rsidP="007E24E1">
            <w:pPr>
              <w:rPr>
                <w:b w:val="0"/>
                <w:bCs w:val="0"/>
              </w:rPr>
            </w:pPr>
            <w:r w:rsidRPr="003871E5">
              <w:rPr>
                <w:b w:val="0"/>
                <w:bCs w:val="0"/>
              </w:rPr>
              <w:t>Split</w:t>
            </w:r>
          </w:p>
        </w:tc>
        <w:tc>
          <w:tcPr>
            <w:tcW w:w="0" w:type="auto"/>
            <w:tcBorders>
              <w:top w:val="single" w:sz="4" w:space="0" w:color="auto"/>
              <w:bottom w:val="single" w:sz="4" w:space="0" w:color="auto"/>
            </w:tcBorders>
          </w:tcPr>
          <w:p w14:paraId="09B30D4B" w14:textId="77777777" w:rsidR="00B551A2" w:rsidRPr="0084635A" w:rsidRDefault="00B551A2" w:rsidP="007E24E1">
            <w:pPr>
              <w:cnfStyle w:val="000000100000" w:firstRow="0" w:lastRow="0" w:firstColumn="0" w:lastColumn="0" w:oddVBand="0" w:evenVBand="0" w:oddHBand="1" w:evenHBand="0" w:firstRowFirstColumn="0" w:firstRowLastColumn="0" w:lastRowFirstColumn="0" w:lastRowLastColumn="0"/>
            </w:pPr>
            <w:r>
              <w:t>Healthy</w:t>
            </w:r>
          </w:p>
        </w:tc>
        <w:tc>
          <w:tcPr>
            <w:tcW w:w="0" w:type="auto"/>
            <w:tcBorders>
              <w:top w:val="single" w:sz="4" w:space="0" w:color="auto"/>
              <w:bottom w:val="single" w:sz="4" w:space="0" w:color="auto"/>
            </w:tcBorders>
          </w:tcPr>
          <w:p w14:paraId="3511ADD8" w14:textId="77777777" w:rsidR="00B551A2" w:rsidRPr="0084635A" w:rsidRDefault="00B551A2" w:rsidP="007E24E1">
            <w:pPr>
              <w:cnfStyle w:val="000000100000" w:firstRow="0" w:lastRow="0" w:firstColumn="0" w:lastColumn="0" w:oddVBand="0" w:evenVBand="0" w:oddHBand="1" w:evenHBand="0" w:firstRowFirstColumn="0" w:firstRowLastColumn="0" w:lastRowFirstColumn="0" w:lastRowLastColumn="0"/>
            </w:pPr>
            <w:r>
              <w:t>Borderline</w:t>
            </w:r>
          </w:p>
        </w:tc>
        <w:tc>
          <w:tcPr>
            <w:tcW w:w="0" w:type="auto"/>
            <w:tcBorders>
              <w:top w:val="single" w:sz="4" w:space="0" w:color="auto"/>
              <w:bottom w:val="single" w:sz="4" w:space="0" w:color="auto"/>
            </w:tcBorders>
          </w:tcPr>
          <w:p w14:paraId="024708C5" w14:textId="77777777" w:rsidR="00B551A2" w:rsidRPr="0084635A" w:rsidRDefault="00B551A2" w:rsidP="007E24E1">
            <w:pPr>
              <w:cnfStyle w:val="000000100000" w:firstRow="0" w:lastRow="0" w:firstColumn="0" w:lastColumn="0" w:oddVBand="0" w:evenVBand="0" w:oddHBand="1" w:evenHBand="0" w:firstRowFirstColumn="0" w:firstRowLastColumn="0" w:lastRowFirstColumn="0" w:lastRowLastColumn="0"/>
            </w:pPr>
            <w:r>
              <w:t>Clinical</w:t>
            </w:r>
          </w:p>
        </w:tc>
        <w:tc>
          <w:tcPr>
            <w:tcW w:w="0" w:type="auto"/>
            <w:tcBorders>
              <w:top w:val="single" w:sz="4" w:space="0" w:color="auto"/>
              <w:bottom w:val="single" w:sz="4" w:space="0" w:color="auto"/>
            </w:tcBorders>
          </w:tcPr>
          <w:p w14:paraId="7A28241C" w14:textId="77777777" w:rsidR="00B551A2" w:rsidRPr="0084635A" w:rsidRDefault="00B551A2" w:rsidP="007E24E1">
            <w:pPr>
              <w:cnfStyle w:val="000000100000" w:firstRow="0" w:lastRow="0" w:firstColumn="0" w:lastColumn="0" w:oddVBand="0" w:evenVBand="0" w:oddHBand="1" w:evenHBand="0" w:firstRowFirstColumn="0" w:firstRowLastColumn="0" w:lastRowFirstColumn="0" w:lastRowLastColumn="0"/>
            </w:pPr>
            <w:r w:rsidRPr="002957EA">
              <w:t>Total</w:t>
            </w:r>
          </w:p>
        </w:tc>
        <w:tc>
          <w:tcPr>
            <w:tcW w:w="0" w:type="auto"/>
            <w:tcBorders>
              <w:top w:val="single" w:sz="4" w:space="0" w:color="auto"/>
              <w:bottom w:val="single" w:sz="4" w:space="0" w:color="auto"/>
            </w:tcBorders>
          </w:tcPr>
          <w:p w14:paraId="70FE4F5E" w14:textId="77777777" w:rsidR="00B551A2" w:rsidRPr="0084635A" w:rsidRDefault="00B551A2" w:rsidP="007E24E1">
            <w:pPr>
              <w:cnfStyle w:val="000000100000" w:firstRow="0" w:lastRow="0" w:firstColumn="0" w:lastColumn="0" w:oddVBand="0" w:evenVBand="0" w:oddHBand="1" w:evenHBand="0" w:firstRowFirstColumn="0" w:firstRowLastColumn="0" w:lastRowFirstColumn="0" w:lastRowLastColumn="0"/>
            </w:pPr>
            <w:r w:rsidRPr="002957EA">
              <w:t>Minority %</w:t>
            </w:r>
          </w:p>
        </w:tc>
      </w:tr>
      <w:tr w:rsidR="009B4F28" w:rsidRPr="0084635A" w14:paraId="0E6F2E4B" w14:textId="77777777" w:rsidTr="007E24E1">
        <w:trPr>
          <w:trHeight w:val="3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14:paraId="5D82C980" w14:textId="77777777" w:rsidR="009B4F28" w:rsidRPr="0084635A" w:rsidRDefault="009B4F28" w:rsidP="009B4F28">
            <w:pPr>
              <w:rPr>
                <w:b w:val="0"/>
                <w:bCs w:val="0"/>
              </w:rPr>
            </w:pPr>
            <w:r w:rsidRPr="002957EA">
              <w:rPr>
                <w:b w:val="0"/>
                <w:bCs w:val="0"/>
              </w:rPr>
              <w:t>Full</w:t>
            </w:r>
          </w:p>
        </w:tc>
        <w:tc>
          <w:tcPr>
            <w:tcW w:w="0" w:type="auto"/>
            <w:tcBorders>
              <w:top w:val="single" w:sz="4" w:space="0" w:color="auto"/>
            </w:tcBorders>
          </w:tcPr>
          <w:p w14:paraId="7D79101C" w14:textId="2056394A" w:rsidR="009B4F28" w:rsidRPr="009B4F28" w:rsidRDefault="009B4F28" w:rsidP="009B4F28">
            <w:pPr>
              <w:cnfStyle w:val="000000000000" w:firstRow="0" w:lastRow="0" w:firstColumn="0" w:lastColumn="0" w:oddVBand="0" w:evenVBand="0" w:oddHBand="0" w:evenHBand="0" w:firstRowFirstColumn="0" w:firstRowLastColumn="0" w:lastRowFirstColumn="0" w:lastRowLastColumn="0"/>
            </w:pPr>
            <w:r w:rsidRPr="009B4F28">
              <w:t>6043</w:t>
            </w:r>
          </w:p>
        </w:tc>
        <w:tc>
          <w:tcPr>
            <w:tcW w:w="0" w:type="auto"/>
            <w:tcBorders>
              <w:top w:val="single" w:sz="4" w:space="0" w:color="auto"/>
            </w:tcBorders>
          </w:tcPr>
          <w:p w14:paraId="286BEF7E" w14:textId="0D4660D0" w:rsidR="009B4F28" w:rsidRPr="009B4F28" w:rsidRDefault="009B4F28" w:rsidP="009B4F28">
            <w:pPr>
              <w:cnfStyle w:val="000000000000" w:firstRow="0" w:lastRow="0" w:firstColumn="0" w:lastColumn="0" w:oddVBand="0" w:evenVBand="0" w:oddHBand="0" w:evenHBand="0" w:firstRowFirstColumn="0" w:firstRowLastColumn="0" w:lastRowFirstColumn="0" w:lastRowLastColumn="0"/>
            </w:pPr>
            <w:r w:rsidRPr="009B4F28">
              <w:t>308</w:t>
            </w:r>
          </w:p>
        </w:tc>
        <w:tc>
          <w:tcPr>
            <w:tcW w:w="0" w:type="auto"/>
            <w:tcBorders>
              <w:top w:val="single" w:sz="4" w:space="0" w:color="auto"/>
            </w:tcBorders>
          </w:tcPr>
          <w:p w14:paraId="4FCF8F36" w14:textId="7FA10423" w:rsidR="009B4F28" w:rsidRPr="009B4F28" w:rsidRDefault="009B4F28" w:rsidP="009B4F28">
            <w:pPr>
              <w:cnfStyle w:val="000000000000" w:firstRow="0" w:lastRow="0" w:firstColumn="0" w:lastColumn="0" w:oddVBand="0" w:evenVBand="0" w:oddHBand="0" w:evenHBand="0" w:firstRowFirstColumn="0" w:firstRowLastColumn="0" w:lastRowFirstColumn="0" w:lastRowLastColumn="0"/>
            </w:pPr>
            <w:r w:rsidRPr="009B4F28">
              <w:t>109</w:t>
            </w:r>
          </w:p>
        </w:tc>
        <w:tc>
          <w:tcPr>
            <w:tcW w:w="0" w:type="auto"/>
            <w:tcBorders>
              <w:top w:val="single" w:sz="4" w:space="0" w:color="auto"/>
            </w:tcBorders>
          </w:tcPr>
          <w:p w14:paraId="68B5EDAC" w14:textId="34DDF024" w:rsidR="009B4F28" w:rsidRPr="009B4F28" w:rsidRDefault="009B4F28" w:rsidP="009B4F28">
            <w:pPr>
              <w:cnfStyle w:val="000000000000" w:firstRow="0" w:lastRow="0" w:firstColumn="0" w:lastColumn="0" w:oddVBand="0" w:evenVBand="0" w:oddHBand="0" w:evenHBand="0" w:firstRowFirstColumn="0" w:firstRowLastColumn="0" w:lastRowFirstColumn="0" w:lastRowLastColumn="0"/>
            </w:pPr>
            <w:r w:rsidRPr="009B4F28">
              <w:t>6460</w:t>
            </w:r>
          </w:p>
        </w:tc>
        <w:tc>
          <w:tcPr>
            <w:tcW w:w="0" w:type="auto"/>
            <w:tcBorders>
              <w:top w:val="single" w:sz="4" w:space="0" w:color="auto"/>
            </w:tcBorders>
          </w:tcPr>
          <w:p w14:paraId="266BBE45" w14:textId="135ED492" w:rsidR="009B4F28" w:rsidRPr="009B4F28" w:rsidRDefault="009B4F28" w:rsidP="009B4F28">
            <w:pPr>
              <w:cnfStyle w:val="000000000000" w:firstRow="0" w:lastRow="0" w:firstColumn="0" w:lastColumn="0" w:oddVBand="0" w:evenVBand="0" w:oddHBand="0" w:evenHBand="0" w:firstRowFirstColumn="0" w:firstRowLastColumn="0" w:lastRowFirstColumn="0" w:lastRowLastColumn="0"/>
            </w:pPr>
            <w:r w:rsidRPr="009B4F28">
              <w:t>~2.5%</w:t>
            </w:r>
          </w:p>
        </w:tc>
      </w:tr>
      <w:tr w:rsidR="009B4F28" w:rsidRPr="0084635A" w14:paraId="3EF69848" w14:textId="77777777" w:rsidTr="007E24E1">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tcPr>
          <w:p w14:paraId="5A4FA2D3" w14:textId="77777777" w:rsidR="009B4F28" w:rsidRPr="0084635A" w:rsidRDefault="009B4F28" w:rsidP="009B4F28">
            <w:pPr>
              <w:rPr>
                <w:b w:val="0"/>
                <w:bCs w:val="0"/>
              </w:rPr>
            </w:pPr>
            <w:r w:rsidRPr="002957EA">
              <w:rPr>
                <w:b w:val="0"/>
                <w:bCs w:val="0"/>
              </w:rPr>
              <w:t>Training</w:t>
            </w:r>
          </w:p>
        </w:tc>
        <w:tc>
          <w:tcPr>
            <w:tcW w:w="0" w:type="auto"/>
            <w:tcBorders>
              <w:top w:val="none" w:sz="0" w:space="0" w:color="auto"/>
              <w:bottom w:val="none" w:sz="0" w:space="0" w:color="auto"/>
            </w:tcBorders>
          </w:tcPr>
          <w:p w14:paraId="3C265F9B" w14:textId="7E475E9C" w:rsidR="009B4F28" w:rsidRPr="009B4F28" w:rsidRDefault="009B4F28" w:rsidP="009B4F28">
            <w:pPr>
              <w:cnfStyle w:val="000000100000" w:firstRow="0" w:lastRow="0" w:firstColumn="0" w:lastColumn="0" w:oddVBand="0" w:evenVBand="0" w:oddHBand="1" w:evenHBand="0" w:firstRowFirstColumn="0" w:firstRowLastColumn="0" w:lastRowFirstColumn="0" w:lastRowLastColumn="0"/>
            </w:pPr>
            <w:r w:rsidRPr="009B4F28">
              <w:t>4231</w:t>
            </w:r>
          </w:p>
        </w:tc>
        <w:tc>
          <w:tcPr>
            <w:tcW w:w="0" w:type="auto"/>
            <w:tcBorders>
              <w:top w:val="none" w:sz="0" w:space="0" w:color="auto"/>
              <w:bottom w:val="none" w:sz="0" w:space="0" w:color="auto"/>
            </w:tcBorders>
          </w:tcPr>
          <w:p w14:paraId="272E86D1" w14:textId="573663FC" w:rsidR="009B4F28" w:rsidRPr="009B4F28" w:rsidRDefault="009B4F28" w:rsidP="009B4F28">
            <w:pPr>
              <w:cnfStyle w:val="000000100000" w:firstRow="0" w:lastRow="0" w:firstColumn="0" w:lastColumn="0" w:oddVBand="0" w:evenVBand="0" w:oddHBand="1" w:evenHBand="0" w:firstRowFirstColumn="0" w:firstRowLastColumn="0" w:lastRowFirstColumn="0" w:lastRowLastColumn="0"/>
            </w:pPr>
            <w:r w:rsidRPr="009B4F28">
              <w:t>217</w:t>
            </w:r>
          </w:p>
        </w:tc>
        <w:tc>
          <w:tcPr>
            <w:tcW w:w="0" w:type="auto"/>
            <w:tcBorders>
              <w:top w:val="none" w:sz="0" w:space="0" w:color="auto"/>
              <w:bottom w:val="none" w:sz="0" w:space="0" w:color="auto"/>
            </w:tcBorders>
          </w:tcPr>
          <w:p w14:paraId="3EF6BAAC" w14:textId="7E638273" w:rsidR="009B4F28" w:rsidRPr="009B4F28" w:rsidRDefault="009B4F28" w:rsidP="009B4F28">
            <w:pPr>
              <w:cnfStyle w:val="000000100000" w:firstRow="0" w:lastRow="0" w:firstColumn="0" w:lastColumn="0" w:oddVBand="0" w:evenVBand="0" w:oddHBand="1" w:evenHBand="0" w:firstRowFirstColumn="0" w:firstRowLastColumn="0" w:lastRowFirstColumn="0" w:lastRowLastColumn="0"/>
            </w:pPr>
            <w:r w:rsidRPr="009B4F28">
              <w:t>74</w:t>
            </w:r>
          </w:p>
        </w:tc>
        <w:tc>
          <w:tcPr>
            <w:tcW w:w="0" w:type="auto"/>
            <w:tcBorders>
              <w:top w:val="none" w:sz="0" w:space="0" w:color="auto"/>
              <w:bottom w:val="none" w:sz="0" w:space="0" w:color="auto"/>
            </w:tcBorders>
          </w:tcPr>
          <w:p w14:paraId="1A641B8C" w14:textId="251EB7EF" w:rsidR="009B4F28" w:rsidRPr="009B4F28" w:rsidRDefault="009B4F28" w:rsidP="009B4F28">
            <w:pPr>
              <w:cnfStyle w:val="000000100000" w:firstRow="0" w:lastRow="0" w:firstColumn="0" w:lastColumn="0" w:oddVBand="0" w:evenVBand="0" w:oddHBand="1" w:evenHBand="0" w:firstRowFirstColumn="0" w:firstRowLastColumn="0" w:lastRowFirstColumn="0" w:lastRowLastColumn="0"/>
            </w:pPr>
            <w:r w:rsidRPr="009B4F28">
              <w:t>4522</w:t>
            </w:r>
          </w:p>
        </w:tc>
        <w:tc>
          <w:tcPr>
            <w:tcW w:w="0" w:type="auto"/>
            <w:tcBorders>
              <w:top w:val="none" w:sz="0" w:space="0" w:color="auto"/>
              <w:bottom w:val="none" w:sz="0" w:space="0" w:color="auto"/>
            </w:tcBorders>
          </w:tcPr>
          <w:p w14:paraId="0D819325" w14:textId="0B329705" w:rsidR="009B4F28" w:rsidRPr="009B4F28" w:rsidRDefault="009B4F28" w:rsidP="009B4F28">
            <w:pPr>
              <w:cnfStyle w:val="000000100000" w:firstRow="0" w:lastRow="0" w:firstColumn="0" w:lastColumn="0" w:oddVBand="0" w:evenVBand="0" w:oddHBand="1" w:evenHBand="0" w:firstRowFirstColumn="0" w:firstRowLastColumn="0" w:lastRowFirstColumn="0" w:lastRowLastColumn="0"/>
            </w:pPr>
            <w:r w:rsidRPr="009B4F28">
              <w:t>~2.7%</w:t>
            </w:r>
          </w:p>
        </w:tc>
      </w:tr>
      <w:tr w:rsidR="009B4F28" w:rsidRPr="0084635A" w14:paraId="5CBA5EAD" w14:textId="77777777" w:rsidTr="007E24E1">
        <w:trPr>
          <w:trHeight w:val="318"/>
        </w:trPr>
        <w:tc>
          <w:tcPr>
            <w:cnfStyle w:val="001000000000" w:firstRow="0" w:lastRow="0" w:firstColumn="1" w:lastColumn="0" w:oddVBand="0" w:evenVBand="0" w:oddHBand="0" w:evenHBand="0" w:firstRowFirstColumn="0" w:firstRowLastColumn="0" w:lastRowFirstColumn="0" w:lastRowLastColumn="0"/>
            <w:tcW w:w="0" w:type="auto"/>
          </w:tcPr>
          <w:p w14:paraId="153CD195" w14:textId="77777777" w:rsidR="009B4F28" w:rsidRPr="0084635A" w:rsidRDefault="009B4F28" w:rsidP="009B4F28">
            <w:pPr>
              <w:rPr>
                <w:b w:val="0"/>
                <w:bCs w:val="0"/>
              </w:rPr>
            </w:pPr>
            <w:r w:rsidRPr="002957EA">
              <w:rPr>
                <w:b w:val="0"/>
                <w:bCs w:val="0"/>
              </w:rPr>
              <w:t>Calibration</w:t>
            </w:r>
          </w:p>
        </w:tc>
        <w:tc>
          <w:tcPr>
            <w:tcW w:w="0" w:type="auto"/>
          </w:tcPr>
          <w:p w14:paraId="59410949" w14:textId="393DDC11" w:rsidR="009B4F28" w:rsidRPr="009B4F28" w:rsidRDefault="009B4F28" w:rsidP="009B4F28">
            <w:pPr>
              <w:cnfStyle w:val="000000000000" w:firstRow="0" w:lastRow="0" w:firstColumn="0" w:lastColumn="0" w:oddVBand="0" w:evenVBand="0" w:oddHBand="0" w:evenHBand="0" w:firstRowFirstColumn="0" w:firstRowLastColumn="0" w:lastRowFirstColumn="0" w:lastRowLastColumn="0"/>
            </w:pPr>
            <w:r w:rsidRPr="009B4F28">
              <w:t>905</w:t>
            </w:r>
          </w:p>
        </w:tc>
        <w:tc>
          <w:tcPr>
            <w:tcW w:w="0" w:type="auto"/>
          </w:tcPr>
          <w:p w14:paraId="2F0E0C4A" w14:textId="7B0646C4" w:rsidR="009B4F28" w:rsidRPr="009B4F28" w:rsidRDefault="009B4F28" w:rsidP="009B4F28">
            <w:pPr>
              <w:cnfStyle w:val="000000000000" w:firstRow="0" w:lastRow="0" w:firstColumn="0" w:lastColumn="0" w:oddVBand="0" w:evenVBand="0" w:oddHBand="0" w:evenHBand="0" w:firstRowFirstColumn="0" w:firstRowLastColumn="0" w:lastRowFirstColumn="0" w:lastRowLastColumn="0"/>
            </w:pPr>
            <w:r w:rsidRPr="009B4F28">
              <w:t>47</w:t>
            </w:r>
          </w:p>
        </w:tc>
        <w:tc>
          <w:tcPr>
            <w:tcW w:w="0" w:type="auto"/>
          </w:tcPr>
          <w:p w14:paraId="48FA3365" w14:textId="3794BC30" w:rsidR="009B4F28" w:rsidRPr="009B4F28" w:rsidRDefault="009B4F28" w:rsidP="009B4F28">
            <w:pPr>
              <w:cnfStyle w:val="000000000000" w:firstRow="0" w:lastRow="0" w:firstColumn="0" w:lastColumn="0" w:oddVBand="0" w:evenVBand="0" w:oddHBand="0" w:evenHBand="0" w:firstRowFirstColumn="0" w:firstRowLastColumn="0" w:lastRowFirstColumn="0" w:lastRowLastColumn="0"/>
            </w:pPr>
            <w:r w:rsidRPr="009B4F28">
              <w:t>17</w:t>
            </w:r>
          </w:p>
        </w:tc>
        <w:tc>
          <w:tcPr>
            <w:tcW w:w="0" w:type="auto"/>
          </w:tcPr>
          <w:p w14:paraId="41929297" w14:textId="1E61D553" w:rsidR="009B4F28" w:rsidRPr="009B4F28" w:rsidRDefault="009B4F28" w:rsidP="009B4F28">
            <w:pPr>
              <w:cnfStyle w:val="000000000000" w:firstRow="0" w:lastRow="0" w:firstColumn="0" w:lastColumn="0" w:oddVBand="0" w:evenVBand="0" w:oddHBand="0" w:evenHBand="0" w:firstRowFirstColumn="0" w:firstRowLastColumn="0" w:lastRowFirstColumn="0" w:lastRowLastColumn="0"/>
            </w:pPr>
            <w:r w:rsidRPr="009B4F28">
              <w:t>969</w:t>
            </w:r>
          </w:p>
        </w:tc>
        <w:tc>
          <w:tcPr>
            <w:tcW w:w="0" w:type="auto"/>
          </w:tcPr>
          <w:p w14:paraId="2F0E9016" w14:textId="32021E33" w:rsidR="009B4F28" w:rsidRPr="009B4F28" w:rsidRDefault="009B4F28" w:rsidP="009B4F28">
            <w:pPr>
              <w:cnfStyle w:val="000000000000" w:firstRow="0" w:lastRow="0" w:firstColumn="0" w:lastColumn="0" w:oddVBand="0" w:evenVBand="0" w:oddHBand="0" w:evenHBand="0" w:firstRowFirstColumn="0" w:firstRowLastColumn="0" w:lastRowFirstColumn="0" w:lastRowLastColumn="0"/>
            </w:pPr>
            <w:r w:rsidRPr="009B4F28">
              <w:t>~2.8%</w:t>
            </w:r>
          </w:p>
        </w:tc>
      </w:tr>
      <w:tr w:rsidR="009B4F28" w:rsidRPr="0084635A" w14:paraId="6D2FB995" w14:textId="77777777" w:rsidTr="007E24E1">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tcPr>
          <w:p w14:paraId="74CF0602" w14:textId="77777777" w:rsidR="009B4F28" w:rsidRPr="0084635A" w:rsidRDefault="009B4F28" w:rsidP="009B4F28">
            <w:pPr>
              <w:rPr>
                <w:b w:val="0"/>
                <w:bCs w:val="0"/>
              </w:rPr>
            </w:pPr>
            <w:r w:rsidRPr="002957EA">
              <w:rPr>
                <w:b w:val="0"/>
                <w:bCs w:val="0"/>
              </w:rPr>
              <w:t>Test</w:t>
            </w:r>
          </w:p>
        </w:tc>
        <w:tc>
          <w:tcPr>
            <w:tcW w:w="0" w:type="auto"/>
            <w:tcBorders>
              <w:top w:val="none" w:sz="0" w:space="0" w:color="auto"/>
              <w:bottom w:val="none" w:sz="0" w:space="0" w:color="auto"/>
            </w:tcBorders>
          </w:tcPr>
          <w:p w14:paraId="452681E6" w14:textId="30E26967" w:rsidR="009B4F28" w:rsidRPr="009B4F28" w:rsidRDefault="009B4F28" w:rsidP="009B4F28">
            <w:pPr>
              <w:cnfStyle w:val="000000100000" w:firstRow="0" w:lastRow="0" w:firstColumn="0" w:lastColumn="0" w:oddVBand="0" w:evenVBand="0" w:oddHBand="1" w:evenHBand="0" w:firstRowFirstColumn="0" w:firstRowLastColumn="0" w:lastRowFirstColumn="0" w:lastRowLastColumn="0"/>
            </w:pPr>
            <w:r w:rsidRPr="009B4F28">
              <w:t>907</w:t>
            </w:r>
          </w:p>
        </w:tc>
        <w:tc>
          <w:tcPr>
            <w:tcW w:w="0" w:type="auto"/>
            <w:tcBorders>
              <w:top w:val="none" w:sz="0" w:space="0" w:color="auto"/>
              <w:bottom w:val="none" w:sz="0" w:space="0" w:color="auto"/>
            </w:tcBorders>
          </w:tcPr>
          <w:p w14:paraId="7152221A" w14:textId="0346BC26" w:rsidR="009B4F28" w:rsidRPr="009B4F28" w:rsidRDefault="009B4F28" w:rsidP="009B4F28">
            <w:pPr>
              <w:cnfStyle w:val="000000100000" w:firstRow="0" w:lastRow="0" w:firstColumn="0" w:lastColumn="0" w:oddVBand="0" w:evenVBand="0" w:oddHBand="1" w:evenHBand="0" w:firstRowFirstColumn="0" w:firstRowLastColumn="0" w:lastRowFirstColumn="0" w:lastRowLastColumn="0"/>
            </w:pPr>
            <w:r w:rsidRPr="009B4F28">
              <w:t>44</w:t>
            </w:r>
          </w:p>
        </w:tc>
        <w:tc>
          <w:tcPr>
            <w:tcW w:w="0" w:type="auto"/>
            <w:tcBorders>
              <w:top w:val="none" w:sz="0" w:space="0" w:color="auto"/>
              <w:bottom w:val="none" w:sz="0" w:space="0" w:color="auto"/>
            </w:tcBorders>
          </w:tcPr>
          <w:p w14:paraId="76F33F92" w14:textId="3CAC56BA" w:rsidR="009B4F28" w:rsidRPr="009B4F28" w:rsidRDefault="009B4F28" w:rsidP="009B4F28">
            <w:pPr>
              <w:cnfStyle w:val="000000100000" w:firstRow="0" w:lastRow="0" w:firstColumn="0" w:lastColumn="0" w:oddVBand="0" w:evenVBand="0" w:oddHBand="1" w:evenHBand="0" w:firstRowFirstColumn="0" w:firstRowLastColumn="0" w:lastRowFirstColumn="0" w:lastRowLastColumn="0"/>
            </w:pPr>
            <w:r w:rsidRPr="009B4F28">
              <w:t>18</w:t>
            </w:r>
          </w:p>
        </w:tc>
        <w:tc>
          <w:tcPr>
            <w:tcW w:w="0" w:type="auto"/>
            <w:tcBorders>
              <w:top w:val="none" w:sz="0" w:space="0" w:color="auto"/>
              <w:bottom w:val="none" w:sz="0" w:space="0" w:color="auto"/>
            </w:tcBorders>
          </w:tcPr>
          <w:p w14:paraId="6CDAB51A" w14:textId="0A9346B2" w:rsidR="009B4F28" w:rsidRPr="009B4F28" w:rsidRDefault="009B4F28" w:rsidP="009B4F28">
            <w:pPr>
              <w:cnfStyle w:val="000000100000" w:firstRow="0" w:lastRow="0" w:firstColumn="0" w:lastColumn="0" w:oddVBand="0" w:evenVBand="0" w:oddHBand="1" w:evenHBand="0" w:firstRowFirstColumn="0" w:firstRowLastColumn="0" w:lastRowFirstColumn="0" w:lastRowLastColumn="0"/>
            </w:pPr>
            <w:r w:rsidRPr="009B4F28">
              <w:t>969</w:t>
            </w:r>
          </w:p>
        </w:tc>
        <w:tc>
          <w:tcPr>
            <w:tcW w:w="0" w:type="auto"/>
            <w:tcBorders>
              <w:top w:val="none" w:sz="0" w:space="0" w:color="auto"/>
              <w:bottom w:val="none" w:sz="0" w:space="0" w:color="auto"/>
            </w:tcBorders>
          </w:tcPr>
          <w:p w14:paraId="1D62AA65" w14:textId="11CDB9D1" w:rsidR="009B4F28" w:rsidRPr="009B4F28" w:rsidRDefault="009B4F28" w:rsidP="009B4F28">
            <w:pPr>
              <w:cnfStyle w:val="000000100000" w:firstRow="0" w:lastRow="0" w:firstColumn="0" w:lastColumn="0" w:oddVBand="0" w:evenVBand="0" w:oddHBand="1" w:evenHBand="0" w:firstRowFirstColumn="0" w:firstRowLastColumn="0" w:lastRowFirstColumn="0" w:lastRowLastColumn="0"/>
            </w:pPr>
            <w:r w:rsidRPr="009B4F28">
              <w:t>~2.3%</w:t>
            </w:r>
          </w:p>
        </w:tc>
      </w:tr>
    </w:tbl>
    <w:p w14:paraId="06B3F36C" w14:textId="77777777" w:rsidR="008D3496" w:rsidRDefault="008D3496" w:rsidP="00CD121F">
      <w:pPr>
        <w:rPr>
          <w:b/>
          <w:bCs/>
        </w:rPr>
      </w:pPr>
    </w:p>
    <w:p w14:paraId="14C811B9" w14:textId="6EFFE43A" w:rsidR="00CD121F" w:rsidRPr="00CD121F" w:rsidRDefault="00CD121F" w:rsidP="00CD121F">
      <w:pPr>
        <w:rPr>
          <w:b/>
          <w:bCs/>
        </w:rPr>
      </w:pPr>
      <w:r w:rsidRPr="00CD121F">
        <w:rPr>
          <w:b/>
          <w:bCs/>
        </w:rPr>
        <w:t xml:space="preserve">Table </w:t>
      </w:r>
      <w:r w:rsidR="008D3496">
        <w:rPr>
          <w:b/>
          <w:bCs/>
        </w:rPr>
        <w:t>2</w:t>
      </w:r>
      <w:r w:rsidRPr="00CD121F">
        <w:rPr>
          <w:b/>
          <w:bCs/>
        </w:rPr>
        <w:t xml:space="preserve">. </w:t>
      </w:r>
    </w:p>
    <w:p w14:paraId="2CA623BF" w14:textId="57731C4C" w:rsidR="00372703" w:rsidRPr="00CD121F" w:rsidRDefault="00CD121F" w:rsidP="00CD121F">
      <w:pPr>
        <w:rPr>
          <w:i/>
          <w:iCs/>
        </w:rPr>
      </w:pPr>
      <w:r w:rsidRPr="00CD121F">
        <w:rPr>
          <w:i/>
          <w:iCs/>
        </w:rPr>
        <w:t>Class Distribution Across Dataset Split</w:t>
      </w:r>
      <w:r w:rsidRPr="00CD121F">
        <w:rPr>
          <w:i/>
          <w:iCs/>
        </w:rPr>
        <w:t>s</w:t>
      </w:r>
      <w:r w:rsidR="008D3496">
        <w:rPr>
          <w:i/>
          <w:iCs/>
        </w:rPr>
        <w:t xml:space="preserve"> for Externalizing Domain</w:t>
      </w:r>
    </w:p>
    <w:tbl>
      <w:tblPr>
        <w:tblStyle w:val="PlainTable2"/>
        <w:tblW w:w="9493" w:type="dxa"/>
        <w:tblBorders>
          <w:top w:val="none" w:sz="0" w:space="0" w:color="auto"/>
          <w:bottom w:val="none" w:sz="0" w:space="0" w:color="auto"/>
        </w:tblBorders>
        <w:tblLook w:val="04A0" w:firstRow="1" w:lastRow="0" w:firstColumn="1" w:lastColumn="0" w:noHBand="0" w:noVBand="1"/>
      </w:tblPr>
      <w:tblGrid>
        <w:gridCol w:w="1880"/>
        <w:gridCol w:w="1416"/>
        <w:gridCol w:w="1803"/>
        <w:gridCol w:w="1416"/>
        <w:gridCol w:w="1049"/>
        <w:gridCol w:w="1929"/>
      </w:tblGrid>
      <w:tr w:rsidR="00CD121F" w:rsidRPr="0084635A" w14:paraId="19E279D5" w14:textId="77777777" w:rsidTr="00CD121F">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0" w:type="auto"/>
            <w:gridSpan w:val="6"/>
            <w:tcBorders>
              <w:top w:val="single" w:sz="4" w:space="0" w:color="auto"/>
              <w:bottom w:val="single" w:sz="4" w:space="0" w:color="auto"/>
            </w:tcBorders>
          </w:tcPr>
          <w:p w14:paraId="2A0EEE8E" w14:textId="2A992535" w:rsidR="00CD121F" w:rsidRPr="003871E5" w:rsidRDefault="00CD121F" w:rsidP="00CD121F">
            <w:pPr>
              <w:jc w:val="center"/>
              <w:rPr>
                <w:b w:val="0"/>
                <w:bCs w:val="0"/>
              </w:rPr>
            </w:pPr>
            <w:r w:rsidRPr="003871E5">
              <w:rPr>
                <w:b w:val="0"/>
                <w:bCs w:val="0"/>
              </w:rPr>
              <w:t>CBCL</w:t>
            </w:r>
          </w:p>
        </w:tc>
      </w:tr>
      <w:tr w:rsidR="00CD121F" w:rsidRPr="0084635A" w14:paraId="5D937524" w14:textId="77777777" w:rsidTr="00E42CB5">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hideMark/>
          </w:tcPr>
          <w:p w14:paraId="7CB613F9" w14:textId="07E89E91" w:rsidR="00372703" w:rsidRPr="0084635A" w:rsidRDefault="003871E5" w:rsidP="007E24E1">
            <w:pPr>
              <w:rPr>
                <w:b w:val="0"/>
                <w:bCs w:val="0"/>
              </w:rPr>
            </w:pPr>
            <w:r w:rsidRPr="003871E5">
              <w:rPr>
                <w:b w:val="0"/>
                <w:bCs w:val="0"/>
              </w:rPr>
              <w:t>Split</w:t>
            </w:r>
          </w:p>
        </w:tc>
        <w:tc>
          <w:tcPr>
            <w:tcW w:w="0" w:type="auto"/>
            <w:tcBorders>
              <w:top w:val="single" w:sz="4" w:space="0" w:color="auto"/>
            </w:tcBorders>
            <w:hideMark/>
          </w:tcPr>
          <w:p w14:paraId="7029437F" w14:textId="75A377DF" w:rsidR="00372703" w:rsidRPr="0084635A" w:rsidRDefault="00CD121F" w:rsidP="007E24E1">
            <w:pPr>
              <w:cnfStyle w:val="000000100000" w:firstRow="0" w:lastRow="0" w:firstColumn="0" w:lastColumn="0" w:oddVBand="0" w:evenVBand="0" w:oddHBand="1" w:evenHBand="0" w:firstRowFirstColumn="0" w:firstRowLastColumn="0" w:lastRowFirstColumn="0" w:lastRowLastColumn="0"/>
            </w:pPr>
            <w:r>
              <w:t>Healthy</w:t>
            </w:r>
          </w:p>
        </w:tc>
        <w:tc>
          <w:tcPr>
            <w:tcW w:w="0" w:type="auto"/>
            <w:tcBorders>
              <w:top w:val="single" w:sz="4" w:space="0" w:color="auto"/>
            </w:tcBorders>
            <w:hideMark/>
          </w:tcPr>
          <w:p w14:paraId="7A0F4BB4" w14:textId="073F425D" w:rsidR="00372703" w:rsidRPr="0084635A" w:rsidRDefault="00CD121F" w:rsidP="007E24E1">
            <w:pPr>
              <w:cnfStyle w:val="000000100000" w:firstRow="0" w:lastRow="0" w:firstColumn="0" w:lastColumn="0" w:oddVBand="0" w:evenVBand="0" w:oddHBand="1" w:evenHBand="0" w:firstRowFirstColumn="0" w:firstRowLastColumn="0" w:lastRowFirstColumn="0" w:lastRowLastColumn="0"/>
            </w:pPr>
            <w:r>
              <w:t>Borderline</w:t>
            </w:r>
          </w:p>
        </w:tc>
        <w:tc>
          <w:tcPr>
            <w:tcW w:w="0" w:type="auto"/>
            <w:tcBorders>
              <w:top w:val="single" w:sz="4" w:space="0" w:color="auto"/>
            </w:tcBorders>
            <w:hideMark/>
          </w:tcPr>
          <w:p w14:paraId="37D8403D" w14:textId="2E4E971E" w:rsidR="00372703" w:rsidRPr="0084635A" w:rsidRDefault="00372703" w:rsidP="007E24E1">
            <w:pPr>
              <w:cnfStyle w:val="000000100000" w:firstRow="0" w:lastRow="0" w:firstColumn="0" w:lastColumn="0" w:oddVBand="0" w:evenVBand="0" w:oddHBand="1" w:evenHBand="0" w:firstRowFirstColumn="0" w:firstRowLastColumn="0" w:lastRowFirstColumn="0" w:lastRowLastColumn="0"/>
            </w:pPr>
            <w:r w:rsidRPr="0084635A">
              <w:t>Cl</w:t>
            </w:r>
            <w:r w:rsidR="00CD121F">
              <w:t>inical</w:t>
            </w:r>
          </w:p>
        </w:tc>
        <w:tc>
          <w:tcPr>
            <w:tcW w:w="0" w:type="auto"/>
            <w:tcBorders>
              <w:top w:val="single" w:sz="4" w:space="0" w:color="auto"/>
            </w:tcBorders>
            <w:hideMark/>
          </w:tcPr>
          <w:p w14:paraId="7E2523C5" w14:textId="77777777" w:rsidR="00372703" w:rsidRPr="0084635A" w:rsidRDefault="00372703" w:rsidP="007E24E1">
            <w:pPr>
              <w:cnfStyle w:val="000000100000" w:firstRow="0" w:lastRow="0" w:firstColumn="0" w:lastColumn="0" w:oddVBand="0" w:evenVBand="0" w:oddHBand="1" w:evenHBand="0" w:firstRowFirstColumn="0" w:firstRowLastColumn="0" w:lastRowFirstColumn="0" w:lastRowLastColumn="0"/>
            </w:pPr>
            <w:r w:rsidRPr="0084635A">
              <w:t>Total</w:t>
            </w:r>
          </w:p>
        </w:tc>
        <w:tc>
          <w:tcPr>
            <w:tcW w:w="0" w:type="auto"/>
            <w:tcBorders>
              <w:top w:val="single" w:sz="4" w:space="0" w:color="auto"/>
            </w:tcBorders>
            <w:hideMark/>
          </w:tcPr>
          <w:p w14:paraId="71DA44EF" w14:textId="77777777" w:rsidR="00372703" w:rsidRPr="0084635A" w:rsidRDefault="00372703" w:rsidP="007E24E1">
            <w:pPr>
              <w:cnfStyle w:val="000000100000" w:firstRow="0" w:lastRow="0" w:firstColumn="0" w:lastColumn="0" w:oddVBand="0" w:evenVBand="0" w:oddHBand="1" w:evenHBand="0" w:firstRowFirstColumn="0" w:firstRowLastColumn="0" w:lastRowFirstColumn="0" w:lastRowLastColumn="0"/>
            </w:pPr>
            <w:r w:rsidRPr="0084635A">
              <w:t>Minority %</w:t>
            </w:r>
          </w:p>
        </w:tc>
      </w:tr>
      <w:tr w:rsidR="00CD121F" w:rsidRPr="002957EA" w14:paraId="01B0CC71" w14:textId="77777777" w:rsidTr="00E42CB5">
        <w:trPr>
          <w:trHeight w:val="3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hideMark/>
          </w:tcPr>
          <w:p w14:paraId="7D01CAB4" w14:textId="77777777" w:rsidR="00CD121F" w:rsidRPr="0084635A" w:rsidRDefault="00CD121F" w:rsidP="00CD121F">
            <w:pPr>
              <w:rPr>
                <w:b w:val="0"/>
                <w:bCs w:val="0"/>
              </w:rPr>
            </w:pPr>
            <w:r w:rsidRPr="0084635A">
              <w:rPr>
                <w:b w:val="0"/>
                <w:bCs w:val="0"/>
              </w:rPr>
              <w:t>Full</w:t>
            </w:r>
          </w:p>
        </w:tc>
        <w:tc>
          <w:tcPr>
            <w:tcW w:w="0" w:type="auto"/>
            <w:hideMark/>
          </w:tcPr>
          <w:p w14:paraId="48CA596B" w14:textId="56DB8988"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2957EA">
              <w:t>6356</w:t>
            </w:r>
          </w:p>
        </w:tc>
        <w:tc>
          <w:tcPr>
            <w:tcW w:w="0" w:type="auto"/>
            <w:hideMark/>
          </w:tcPr>
          <w:p w14:paraId="15D54BA5" w14:textId="66B2916A"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2957EA">
              <w:t>66</w:t>
            </w:r>
          </w:p>
        </w:tc>
        <w:tc>
          <w:tcPr>
            <w:tcW w:w="0" w:type="auto"/>
            <w:hideMark/>
          </w:tcPr>
          <w:p w14:paraId="32C3B064" w14:textId="5FAA81E1"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2957EA">
              <w:t>38</w:t>
            </w:r>
          </w:p>
        </w:tc>
        <w:tc>
          <w:tcPr>
            <w:tcW w:w="0" w:type="auto"/>
            <w:hideMark/>
          </w:tcPr>
          <w:p w14:paraId="1852AFB1" w14:textId="25FFC3C7"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2957EA">
              <w:t>6460</w:t>
            </w:r>
          </w:p>
        </w:tc>
        <w:tc>
          <w:tcPr>
            <w:tcW w:w="0" w:type="auto"/>
            <w:hideMark/>
          </w:tcPr>
          <w:p w14:paraId="372AD817" w14:textId="7360525A"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2957EA">
              <w:t>~1.6%</w:t>
            </w:r>
          </w:p>
        </w:tc>
      </w:tr>
      <w:tr w:rsidR="00CD121F" w:rsidRPr="0084635A" w14:paraId="589A4754" w14:textId="77777777" w:rsidTr="00CD121F">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hideMark/>
          </w:tcPr>
          <w:p w14:paraId="769FB59B" w14:textId="77777777" w:rsidR="00CD121F" w:rsidRPr="0084635A" w:rsidRDefault="00CD121F" w:rsidP="00CD121F">
            <w:pPr>
              <w:rPr>
                <w:b w:val="0"/>
                <w:bCs w:val="0"/>
              </w:rPr>
            </w:pPr>
            <w:r w:rsidRPr="0084635A">
              <w:rPr>
                <w:b w:val="0"/>
                <w:bCs w:val="0"/>
              </w:rPr>
              <w:t>Training</w:t>
            </w:r>
          </w:p>
        </w:tc>
        <w:tc>
          <w:tcPr>
            <w:tcW w:w="0" w:type="auto"/>
            <w:tcBorders>
              <w:top w:val="none" w:sz="0" w:space="0" w:color="auto"/>
              <w:bottom w:val="none" w:sz="0" w:space="0" w:color="auto"/>
            </w:tcBorders>
            <w:hideMark/>
          </w:tcPr>
          <w:p w14:paraId="6807021B" w14:textId="3FD4602B"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2957EA">
              <w:t>4455</w:t>
            </w:r>
          </w:p>
        </w:tc>
        <w:tc>
          <w:tcPr>
            <w:tcW w:w="0" w:type="auto"/>
            <w:tcBorders>
              <w:top w:val="none" w:sz="0" w:space="0" w:color="auto"/>
              <w:bottom w:val="none" w:sz="0" w:space="0" w:color="auto"/>
            </w:tcBorders>
            <w:hideMark/>
          </w:tcPr>
          <w:p w14:paraId="6FE8ADE2" w14:textId="578BB7E8"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2957EA">
              <w:t>44</w:t>
            </w:r>
          </w:p>
        </w:tc>
        <w:tc>
          <w:tcPr>
            <w:tcW w:w="0" w:type="auto"/>
            <w:tcBorders>
              <w:top w:val="none" w:sz="0" w:space="0" w:color="auto"/>
              <w:bottom w:val="none" w:sz="0" w:space="0" w:color="auto"/>
            </w:tcBorders>
            <w:hideMark/>
          </w:tcPr>
          <w:p w14:paraId="4C639C67" w14:textId="7C5CC0DD"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2957EA">
              <w:t>23</w:t>
            </w:r>
          </w:p>
        </w:tc>
        <w:tc>
          <w:tcPr>
            <w:tcW w:w="0" w:type="auto"/>
            <w:tcBorders>
              <w:top w:val="none" w:sz="0" w:space="0" w:color="auto"/>
              <w:bottom w:val="none" w:sz="0" w:space="0" w:color="auto"/>
            </w:tcBorders>
            <w:hideMark/>
          </w:tcPr>
          <w:p w14:paraId="24740B70" w14:textId="332644BA"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2957EA">
              <w:t>4522</w:t>
            </w:r>
          </w:p>
        </w:tc>
        <w:tc>
          <w:tcPr>
            <w:tcW w:w="0" w:type="auto"/>
            <w:tcBorders>
              <w:top w:val="none" w:sz="0" w:space="0" w:color="auto"/>
              <w:bottom w:val="none" w:sz="0" w:space="0" w:color="auto"/>
            </w:tcBorders>
            <w:hideMark/>
          </w:tcPr>
          <w:p w14:paraId="12E7905F" w14:textId="29FC028D"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2957EA">
              <w:t>~1.5%</w:t>
            </w:r>
          </w:p>
        </w:tc>
      </w:tr>
      <w:tr w:rsidR="00CD121F" w:rsidRPr="002957EA" w14:paraId="661D1C83" w14:textId="77777777" w:rsidTr="00CD121F">
        <w:trPr>
          <w:trHeight w:val="334"/>
        </w:trPr>
        <w:tc>
          <w:tcPr>
            <w:cnfStyle w:val="001000000000" w:firstRow="0" w:lastRow="0" w:firstColumn="1" w:lastColumn="0" w:oddVBand="0" w:evenVBand="0" w:oddHBand="0" w:evenHBand="0" w:firstRowFirstColumn="0" w:firstRowLastColumn="0" w:lastRowFirstColumn="0" w:lastRowLastColumn="0"/>
            <w:tcW w:w="0" w:type="auto"/>
            <w:hideMark/>
          </w:tcPr>
          <w:p w14:paraId="31AF51E9" w14:textId="77777777" w:rsidR="00CD121F" w:rsidRPr="0084635A" w:rsidRDefault="00CD121F" w:rsidP="00CD121F">
            <w:pPr>
              <w:rPr>
                <w:b w:val="0"/>
                <w:bCs w:val="0"/>
              </w:rPr>
            </w:pPr>
            <w:r w:rsidRPr="0084635A">
              <w:rPr>
                <w:b w:val="0"/>
                <w:bCs w:val="0"/>
              </w:rPr>
              <w:t>Calibration</w:t>
            </w:r>
          </w:p>
        </w:tc>
        <w:tc>
          <w:tcPr>
            <w:tcW w:w="0" w:type="auto"/>
            <w:hideMark/>
          </w:tcPr>
          <w:p w14:paraId="2DE61CCE" w14:textId="00CDBD59"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2957EA">
              <w:t>953</w:t>
            </w:r>
          </w:p>
        </w:tc>
        <w:tc>
          <w:tcPr>
            <w:tcW w:w="0" w:type="auto"/>
            <w:hideMark/>
          </w:tcPr>
          <w:p w14:paraId="6FEBD769" w14:textId="57C1FB20"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2957EA">
              <w:t>12</w:t>
            </w:r>
          </w:p>
        </w:tc>
        <w:tc>
          <w:tcPr>
            <w:tcW w:w="0" w:type="auto"/>
            <w:hideMark/>
          </w:tcPr>
          <w:p w14:paraId="45B3C969" w14:textId="722CA4B1"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2957EA">
              <w:t>4</w:t>
            </w:r>
          </w:p>
        </w:tc>
        <w:tc>
          <w:tcPr>
            <w:tcW w:w="0" w:type="auto"/>
            <w:hideMark/>
          </w:tcPr>
          <w:p w14:paraId="1D429B23" w14:textId="4B8963BB"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2957EA">
              <w:t>969</w:t>
            </w:r>
          </w:p>
        </w:tc>
        <w:tc>
          <w:tcPr>
            <w:tcW w:w="0" w:type="auto"/>
            <w:hideMark/>
          </w:tcPr>
          <w:p w14:paraId="1F4646F6" w14:textId="266C0093"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2957EA">
              <w:t>~1.7%</w:t>
            </w:r>
          </w:p>
        </w:tc>
      </w:tr>
      <w:tr w:rsidR="00CD121F" w:rsidRPr="0084635A" w14:paraId="4D353AAC" w14:textId="77777777" w:rsidTr="00CD121F">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single" w:sz="4" w:space="0" w:color="auto"/>
            </w:tcBorders>
            <w:hideMark/>
          </w:tcPr>
          <w:p w14:paraId="05DBC2EE" w14:textId="77777777" w:rsidR="00CD121F" w:rsidRPr="0084635A" w:rsidRDefault="00CD121F" w:rsidP="00CD121F">
            <w:pPr>
              <w:rPr>
                <w:b w:val="0"/>
                <w:bCs w:val="0"/>
              </w:rPr>
            </w:pPr>
            <w:r w:rsidRPr="0084635A">
              <w:rPr>
                <w:b w:val="0"/>
                <w:bCs w:val="0"/>
              </w:rPr>
              <w:t>Test</w:t>
            </w:r>
          </w:p>
        </w:tc>
        <w:tc>
          <w:tcPr>
            <w:tcW w:w="0" w:type="auto"/>
            <w:tcBorders>
              <w:top w:val="none" w:sz="0" w:space="0" w:color="auto"/>
              <w:bottom w:val="single" w:sz="4" w:space="0" w:color="auto"/>
            </w:tcBorders>
            <w:hideMark/>
          </w:tcPr>
          <w:p w14:paraId="5AD1E92B" w14:textId="084D77B8"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3871E5">
              <w:t>948</w:t>
            </w:r>
          </w:p>
        </w:tc>
        <w:tc>
          <w:tcPr>
            <w:tcW w:w="0" w:type="auto"/>
            <w:tcBorders>
              <w:top w:val="none" w:sz="0" w:space="0" w:color="auto"/>
              <w:bottom w:val="single" w:sz="4" w:space="0" w:color="auto"/>
            </w:tcBorders>
            <w:hideMark/>
          </w:tcPr>
          <w:p w14:paraId="41EB061D" w14:textId="73C021F5"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2957EA">
              <w:t>10</w:t>
            </w:r>
          </w:p>
        </w:tc>
        <w:tc>
          <w:tcPr>
            <w:tcW w:w="0" w:type="auto"/>
            <w:tcBorders>
              <w:top w:val="none" w:sz="0" w:space="0" w:color="auto"/>
              <w:bottom w:val="single" w:sz="4" w:space="0" w:color="auto"/>
            </w:tcBorders>
            <w:hideMark/>
          </w:tcPr>
          <w:p w14:paraId="70566B29" w14:textId="327A558F"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2957EA">
              <w:t>11</w:t>
            </w:r>
          </w:p>
        </w:tc>
        <w:tc>
          <w:tcPr>
            <w:tcW w:w="0" w:type="auto"/>
            <w:tcBorders>
              <w:top w:val="none" w:sz="0" w:space="0" w:color="auto"/>
              <w:bottom w:val="single" w:sz="4" w:space="0" w:color="auto"/>
            </w:tcBorders>
            <w:hideMark/>
          </w:tcPr>
          <w:p w14:paraId="3E5A01ED" w14:textId="6A0DC987"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2957EA">
              <w:t>969</w:t>
            </w:r>
          </w:p>
        </w:tc>
        <w:tc>
          <w:tcPr>
            <w:tcW w:w="0" w:type="auto"/>
            <w:tcBorders>
              <w:top w:val="none" w:sz="0" w:space="0" w:color="auto"/>
              <w:bottom w:val="single" w:sz="4" w:space="0" w:color="auto"/>
            </w:tcBorders>
            <w:hideMark/>
          </w:tcPr>
          <w:p w14:paraId="1E08A882" w14:textId="4C59771F"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2957EA">
              <w:t>~2.2%</w:t>
            </w:r>
          </w:p>
        </w:tc>
      </w:tr>
      <w:tr w:rsidR="00CD121F" w:rsidRPr="0084635A" w14:paraId="5E9E9410" w14:textId="77777777" w:rsidTr="003871E5">
        <w:trPr>
          <w:trHeight w:val="318"/>
        </w:trPr>
        <w:tc>
          <w:tcPr>
            <w:cnfStyle w:val="001000000000" w:firstRow="0" w:lastRow="0" w:firstColumn="1" w:lastColumn="0" w:oddVBand="0" w:evenVBand="0" w:oddHBand="0" w:evenHBand="0" w:firstRowFirstColumn="0" w:firstRowLastColumn="0" w:lastRowFirstColumn="0" w:lastRowLastColumn="0"/>
            <w:tcW w:w="0" w:type="auto"/>
            <w:gridSpan w:val="6"/>
            <w:tcBorders>
              <w:top w:val="single" w:sz="4" w:space="0" w:color="auto"/>
              <w:bottom w:val="single" w:sz="4" w:space="0" w:color="auto"/>
            </w:tcBorders>
          </w:tcPr>
          <w:p w14:paraId="09FD89DD" w14:textId="0FAF1F19" w:rsidR="00CD121F" w:rsidRPr="003871E5" w:rsidRDefault="00CD121F" w:rsidP="00CD121F">
            <w:pPr>
              <w:jc w:val="center"/>
              <w:rPr>
                <w:b w:val="0"/>
                <w:bCs w:val="0"/>
              </w:rPr>
            </w:pPr>
            <w:r w:rsidRPr="003871E5">
              <w:rPr>
                <w:b w:val="0"/>
                <w:bCs w:val="0"/>
              </w:rPr>
              <w:lastRenderedPageBreak/>
              <w:t>BPM</w:t>
            </w:r>
          </w:p>
        </w:tc>
      </w:tr>
      <w:tr w:rsidR="00CD121F" w:rsidRPr="0084635A" w14:paraId="29A042D2" w14:textId="77777777" w:rsidTr="003871E5">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tcPr>
          <w:p w14:paraId="1BC4672C" w14:textId="53D9228E" w:rsidR="00CD121F" w:rsidRPr="003871E5" w:rsidRDefault="003871E5" w:rsidP="00CD121F">
            <w:pPr>
              <w:rPr>
                <w:b w:val="0"/>
                <w:bCs w:val="0"/>
              </w:rPr>
            </w:pPr>
            <w:r w:rsidRPr="003871E5">
              <w:rPr>
                <w:b w:val="0"/>
                <w:bCs w:val="0"/>
              </w:rPr>
              <w:t>Split</w:t>
            </w:r>
          </w:p>
        </w:tc>
        <w:tc>
          <w:tcPr>
            <w:tcW w:w="0" w:type="auto"/>
            <w:tcBorders>
              <w:top w:val="single" w:sz="4" w:space="0" w:color="auto"/>
              <w:bottom w:val="single" w:sz="4" w:space="0" w:color="auto"/>
            </w:tcBorders>
          </w:tcPr>
          <w:p w14:paraId="58B6CC57" w14:textId="111C6FBD"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t>Healthy</w:t>
            </w:r>
          </w:p>
        </w:tc>
        <w:tc>
          <w:tcPr>
            <w:tcW w:w="0" w:type="auto"/>
            <w:tcBorders>
              <w:top w:val="single" w:sz="4" w:space="0" w:color="auto"/>
              <w:bottom w:val="single" w:sz="4" w:space="0" w:color="auto"/>
            </w:tcBorders>
          </w:tcPr>
          <w:p w14:paraId="77C9F8C6" w14:textId="72DC0217"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t>Borderline</w:t>
            </w:r>
          </w:p>
        </w:tc>
        <w:tc>
          <w:tcPr>
            <w:tcW w:w="0" w:type="auto"/>
            <w:tcBorders>
              <w:top w:val="single" w:sz="4" w:space="0" w:color="auto"/>
              <w:bottom w:val="single" w:sz="4" w:space="0" w:color="auto"/>
            </w:tcBorders>
          </w:tcPr>
          <w:p w14:paraId="1A59B599" w14:textId="1551CBFE"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t>Clinical</w:t>
            </w:r>
          </w:p>
        </w:tc>
        <w:tc>
          <w:tcPr>
            <w:tcW w:w="0" w:type="auto"/>
            <w:tcBorders>
              <w:top w:val="single" w:sz="4" w:space="0" w:color="auto"/>
              <w:bottom w:val="single" w:sz="4" w:space="0" w:color="auto"/>
            </w:tcBorders>
          </w:tcPr>
          <w:p w14:paraId="7E98772F" w14:textId="651F6EA9"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2957EA">
              <w:t>Total</w:t>
            </w:r>
          </w:p>
        </w:tc>
        <w:tc>
          <w:tcPr>
            <w:tcW w:w="0" w:type="auto"/>
            <w:tcBorders>
              <w:top w:val="single" w:sz="4" w:space="0" w:color="auto"/>
              <w:bottom w:val="single" w:sz="4" w:space="0" w:color="auto"/>
            </w:tcBorders>
          </w:tcPr>
          <w:p w14:paraId="3A2146A7" w14:textId="01E54362"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2957EA">
              <w:t>Minority %</w:t>
            </w:r>
          </w:p>
        </w:tc>
      </w:tr>
      <w:tr w:rsidR="00CD121F" w:rsidRPr="0084635A" w14:paraId="15865E92" w14:textId="77777777" w:rsidTr="003871E5">
        <w:trPr>
          <w:trHeight w:val="3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14:paraId="11C35C12" w14:textId="5356AEFD" w:rsidR="00CD121F" w:rsidRPr="0084635A" w:rsidRDefault="00CD121F" w:rsidP="00CD121F">
            <w:pPr>
              <w:rPr>
                <w:b w:val="0"/>
                <w:bCs w:val="0"/>
              </w:rPr>
            </w:pPr>
            <w:r w:rsidRPr="002957EA">
              <w:rPr>
                <w:b w:val="0"/>
                <w:bCs w:val="0"/>
              </w:rPr>
              <w:t>Full</w:t>
            </w:r>
          </w:p>
        </w:tc>
        <w:tc>
          <w:tcPr>
            <w:tcW w:w="0" w:type="auto"/>
            <w:tcBorders>
              <w:top w:val="single" w:sz="4" w:space="0" w:color="auto"/>
            </w:tcBorders>
          </w:tcPr>
          <w:p w14:paraId="0EAFCBB9" w14:textId="69FADD23"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84635A">
              <w:t>6096</w:t>
            </w:r>
          </w:p>
        </w:tc>
        <w:tc>
          <w:tcPr>
            <w:tcW w:w="0" w:type="auto"/>
            <w:tcBorders>
              <w:top w:val="single" w:sz="4" w:space="0" w:color="auto"/>
            </w:tcBorders>
          </w:tcPr>
          <w:p w14:paraId="09273FFE" w14:textId="6F14AE5E"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84635A">
              <w:t>144</w:t>
            </w:r>
          </w:p>
        </w:tc>
        <w:tc>
          <w:tcPr>
            <w:tcW w:w="0" w:type="auto"/>
            <w:tcBorders>
              <w:top w:val="single" w:sz="4" w:space="0" w:color="auto"/>
            </w:tcBorders>
          </w:tcPr>
          <w:p w14:paraId="41CEA733" w14:textId="43A92FBE"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84635A">
              <w:t>21</w:t>
            </w:r>
          </w:p>
        </w:tc>
        <w:tc>
          <w:tcPr>
            <w:tcW w:w="0" w:type="auto"/>
            <w:tcBorders>
              <w:top w:val="single" w:sz="4" w:space="0" w:color="auto"/>
            </w:tcBorders>
          </w:tcPr>
          <w:p w14:paraId="2FF124A6" w14:textId="34167EC2"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84635A">
              <w:t>6261</w:t>
            </w:r>
          </w:p>
        </w:tc>
        <w:tc>
          <w:tcPr>
            <w:tcW w:w="0" w:type="auto"/>
            <w:tcBorders>
              <w:top w:val="single" w:sz="4" w:space="0" w:color="auto"/>
            </w:tcBorders>
          </w:tcPr>
          <w:p w14:paraId="5117B4F8" w14:textId="35F9345D"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84635A">
              <w:t>~2.5%</w:t>
            </w:r>
          </w:p>
        </w:tc>
      </w:tr>
      <w:tr w:rsidR="00CD121F" w:rsidRPr="0084635A" w14:paraId="37245218" w14:textId="77777777" w:rsidTr="00CD121F">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tcPr>
          <w:p w14:paraId="375BEA7A" w14:textId="2DC2A39F" w:rsidR="00CD121F" w:rsidRPr="0084635A" w:rsidRDefault="00CD121F" w:rsidP="00CD121F">
            <w:pPr>
              <w:rPr>
                <w:b w:val="0"/>
                <w:bCs w:val="0"/>
              </w:rPr>
            </w:pPr>
            <w:r w:rsidRPr="002957EA">
              <w:rPr>
                <w:b w:val="0"/>
                <w:bCs w:val="0"/>
              </w:rPr>
              <w:t>Training</w:t>
            </w:r>
          </w:p>
        </w:tc>
        <w:tc>
          <w:tcPr>
            <w:tcW w:w="0" w:type="auto"/>
            <w:tcBorders>
              <w:top w:val="none" w:sz="0" w:space="0" w:color="auto"/>
              <w:bottom w:val="none" w:sz="0" w:space="0" w:color="auto"/>
            </w:tcBorders>
          </w:tcPr>
          <w:p w14:paraId="5C3F1FF6" w14:textId="162E0004"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84635A">
              <w:t>4266</w:t>
            </w:r>
          </w:p>
        </w:tc>
        <w:tc>
          <w:tcPr>
            <w:tcW w:w="0" w:type="auto"/>
            <w:tcBorders>
              <w:top w:val="none" w:sz="0" w:space="0" w:color="auto"/>
              <w:bottom w:val="none" w:sz="0" w:space="0" w:color="auto"/>
            </w:tcBorders>
          </w:tcPr>
          <w:p w14:paraId="7CBA11CE" w14:textId="487F373A"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84635A">
              <w:t>102</w:t>
            </w:r>
          </w:p>
        </w:tc>
        <w:tc>
          <w:tcPr>
            <w:tcW w:w="0" w:type="auto"/>
            <w:tcBorders>
              <w:top w:val="none" w:sz="0" w:space="0" w:color="auto"/>
              <w:bottom w:val="none" w:sz="0" w:space="0" w:color="auto"/>
            </w:tcBorders>
          </w:tcPr>
          <w:p w14:paraId="094A0C31" w14:textId="065ABD8B"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84635A">
              <w:t>15</w:t>
            </w:r>
          </w:p>
        </w:tc>
        <w:tc>
          <w:tcPr>
            <w:tcW w:w="0" w:type="auto"/>
            <w:tcBorders>
              <w:top w:val="none" w:sz="0" w:space="0" w:color="auto"/>
              <w:bottom w:val="none" w:sz="0" w:space="0" w:color="auto"/>
            </w:tcBorders>
          </w:tcPr>
          <w:p w14:paraId="78C26D1E" w14:textId="6D8519E3"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84635A">
              <w:t>4383</w:t>
            </w:r>
          </w:p>
        </w:tc>
        <w:tc>
          <w:tcPr>
            <w:tcW w:w="0" w:type="auto"/>
            <w:tcBorders>
              <w:top w:val="none" w:sz="0" w:space="0" w:color="auto"/>
              <w:bottom w:val="none" w:sz="0" w:space="0" w:color="auto"/>
            </w:tcBorders>
          </w:tcPr>
          <w:p w14:paraId="55E11660" w14:textId="5A86EC5F"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84635A">
              <w:t>~2.7%</w:t>
            </w:r>
          </w:p>
        </w:tc>
      </w:tr>
      <w:tr w:rsidR="00CD121F" w:rsidRPr="0084635A" w14:paraId="7EDE7EB0" w14:textId="77777777" w:rsidTr="00CD121F">
        <w:trPr>
          <w:trHeight w:val="318"/>
        </w:trPr>
        <w:tc>
          <w:tcPr>
            <w:cnfStyle w:val="001000000000" w:firstRow="0" w:lastRow="0" w:firstColumn="1" w:lastColumn="0" w:oddVBand="0" w:evenVBand="0" w:oddHBand="0" w:evenHBand="0" w:firstRowFirstColumn="0" w:firstRowLastColumn="0" w:lastRowFirstColumn="0" w:lastRowLastColumn="0"/>
            <w:tcW w:w="0" w:type="auto"/>
          </w:tcPr>
          <w:p w14:paraId="33A2376D" w14:textId="1D261871" w:rsidR="00CD121F" w:rsidRPr="0084635A" w:rsidRDefault="00CD121F" w:rsidP="00CD121F">
            <w:pPr>
              <w:rPr>
                <w:b w:val="0"/>
                <w:bCs w:val="0"/>
              </w:rPr>
            </w:pPr>
            <w:r w:rsidRPr="002957EA">
              <w:rPr>
                <w:b w:val="0"/>
                <w:bCs w:val="0"/>
              </w:rPr>
              <w:t>Calibration</w:t>
            </w:r>
          </w:p>
        </w:tc>
        <w:tc>
          <w:tcPr>
            <w:tcW w:w="0" w:type="auto"/>
          </w:tcPr>
          <w:p w14:paraId="71352A6F" w14:textId="3F3AE307"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84635A">
              <w:t>913</w:t>
            </w:r>
          </w:p>
        </w:tc>
        <w:tc>
          <w:tcPr>
            <w:tcW w:w="0" w:type="auto"/>
          </w:tcPr>
          <w:p w14:paraId="1FA9DC5D" w14:textId="7CA358D0"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84635A">
              <w:t>24</w:t>
            </w:r>
          </w:p>
        </w:tc>
        <w:tc>
          <w:tcPr>
            <w:tcW w:w="0" w:type="auto"/>
          </w:tcPr>
          <w:p w14:paraId="52778ECF" w14:textId="21DBE9E4"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84635A">
              <w:t>2</w:t>
            </w:r>
          </w:p>
        </w:tc>
        <w:tc>
          <w:tcPr>
            <w:tcW w:w="0" w:type="auto"/>
          </w:tcPr>
          <w:p w14:paraId="4FAE8FC9" w14:textId="3923A91A"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84635A">
              <w:t>939</w:t>
            </w:r>
          </w:p>
        </w:tc>
        <w:tc>
          <w:tcPr>
            <w:tcW w:w="0" w:type="auto"/>
          </w:tcPr>
          <w:p w14:paraId="76CF0422" w14:textId="33014511" w:rsidR="00CD121F" w:rsidRPr="0084635A" w:rsidRDefault="00CD121F" w:rsidP="00CD121F">
            <w:pPr>
              <w:cnfStyle w:val="000000000000" w:firstRow="0" w:lastRow="0" w:firstColumn="0" w:lastColumn="0" w:oddVBand="0" w:evenVBand="0" w:oddHBand="0" w:evenHBand="0" w:firstRowFirstColumn="0" w:firstRowLastColumn="0" w:lastRowFirstColumn="0" w:lastRowLastColumn="0"/>
            </w:pPr>
            <w:r w:rsidRPr="0084635A">
              <w:t>~2.8%</w:t>
            </w:r>
          </w:p>
        </w:tc>
      </w:tr>
      <w:tr w:rsidR="00CD121F" w:rsidRPr="0084635A" w14:paraId="0AE1EF8A" w14:textId="77777777" w:rsidTr="00CD121F">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tcPr>
          <w:p w14:paraId="7EA3D32F" w14:textId="11F3271D" w:rsidR="00CD121F" w:rsidRPr="0084635A" w:rsidRDefault="00CD121F" w:rsidP="00CD121F">
            <w:pPr>
              <w:rPr>
                <w:b w:val="0"/>
                <w:bCs w:val="0"/>
              </w:rPr>
            </w:pPr>
            <w:r w:rsidRPr="002957EA">
              <w:rPr>
                <w:b w:val="0"/>
                <w:bCs w:val="0"/>
              </w:rPr>
              <w:t>Test</w:t>
            </w:r>
          </w:p>
        </w:tc>
        <w:tc>
          <w:tcPr>
            <w:tcW w:w="0" w:type="auto"/>
            <w:tcBorders>
              <w:top w:val="none" w:sz="0" w:space="0" w:color="auto"/>
              <w:bottom w:val="none" w:sz="0" w:space="0" w:color="auto"/>
            </w:tcBorders>
          </w:tcPr>
          <w:p w14:paraId="6DE9A948" w14:textId="2BF0F1B6"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84635A">
              <w:t>917</w:t>
            </w:r>
          </w:p>
        </w:tc>
        <w:tc>
          <w:tcPr>
            <w:tcW w:w="0" w:type="auto"/>
            <w:tcBorders>
              <w:top w:val="none" w:sz="0" w:space="0" w:color="auto"/>
              <w:bottom w:val="none" w:sz="0" w:space="0" w:color="auto"/>
            </w:tcBorders>
          </w:tcPr>
          <w:p w14:paraId="38102F0F" w14:textId="19D01A59"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84635A">
              <w:t>18</w:t>
            </w:r>
          </w:p>
        </w:tc>
        <w:tc>
          <w:tcPr>
            <w:tcW w:w="0" w:type="auto"/>
            <w:tcBorders>
              <w:top w:val="none" w:sz="0" w:space="0" w:color="auto"/>
              <w:bottom w:val="none" w:sz="0" w:space="0" w:color="auto"/>
            </w:tcBorders>
          </w:tcPr>
          <w:p w14:paraId="5FEA2EAF" w14:textId="21D2003D"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84635A">
              <w:t>4</w:t>
            </w:r>
          </w:p>
        </w:tc>
        <w:tc>
          <w:tcPr>
            <w:tcW w:w="0" w:type="auto"/>
            <w:tcBorders>
              <w:top w:val="none" w:sz="0" w:space="0" w:color="auto"/>
              <w:bottom w:val="none" w:sz="0" w:space="0" w:color="auto"/>
            </w:tcBorders>
          </w:tcPr>
          <w:p w14:paraId="360DE06B" w14:textId="4C1089A6"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84635A">
              <w:t>939</w:t>
            </w:r>
          </w:p>
        </w:tc>
        <w:tc>
          <w:tcPr>
            <w:tcW w:w="0" w:type="auto"/>
            <w:tcBorders>
              <w:top w:val="none" w:sz="0" w:space="0" w:color="auto"/>
              <w:bottom w:val="none" w:sz="0" w:space="0" w:color="auto"/>
            </w:tcBorders>
          </w:tcPr>
          <w:p w14:paraId="4D67317A" w14:textId="360DA56B" w:rsidR="00CD121F" w:rsidRPr="0084635A" w:rsidRDefault="00CD121F" w:rsidP="00CD121F">
            <w:pPr>
              <w:cnfStyle w:val="000000100000" w:firstRow="0" w:lastRow="0" w:firstColumn="0" w:lastColumn="0" w:oddVBand="0" w:evenVBand="0" w:oddHBand="1" w:evenHBand="0" w:firstRowFirstColumn="0" w:firstRowLastColumn="0" w:lastRowFirstColumn="0" w:lastRowLastColumn="0"/>
            </w:pPr>
            <w:r w:rsidRPr="0084635A">
              <w:t>~2.3%</w:t>
            </w:r>
          </w:p>
        </w:tc>
      </w:tr>
    </w:tbl>
    <w:p w14:paraId="3FA4A554" w14:textId="77777777" w:rsidR="009B4F28" w:rsidRPr="009B4F28" w:rsidRDefault="009B4F28" w:rsidP="009B4F28">
      <w:r w:rsidRPr="009B4F28">
        <w:rPr>
          <w:rFonts w:eastAsiaTheme="majorEastAsia"/>
          <w:i/>
          <w:iCs/>
        </w:rPr>
        <w:t>Note.</w:t>
      </w:r>
      <w:r w:rsidRPr="009B4F28">
        <w:rPr>
          <w:rFonts w:eastAsiaTheme="majorEastAsia"/>
        </w:rPr>
        <w:t> </w:t>
      </w:r>
      <w:r w:rsidRPr="009B4F28">
        <w:t>Class labels represent internalizing symptom severity. "Minority %" indicates the proportion of samples in the Borderline and Clinical categories combined.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B4F28" w:rsidRPr="009B4F28" w14:paraId="5CE33CA6" w14:textId="77777777" w:rsidTr="009B4F28">
        <w:trPr>
          <w:tblHeader/>
          <w:tblCellSpacing w:w="15" w:type="dxa"/>
        </w:trPr>
        <w:tc>
          <w:tcPr>
            <w:tcW w:w="0" w:type="auto"/>
            <w:vAlign w:val="center"/>
            <w:hideMark/>
          </w:tcPr>
          <w:p w14:paraId="2A676D92" w14:textId="77777777" w:rsidR="009B4F28" w:rsidRPr="009B4F28" w:rsidRDefault="009B4F28" w:rsidP="009B4F28"/>
        </w:tc>
      </w:tr>
    </w:tbl>
    <w:p w14:paraId="24993188" w14:textId="20F5FAEE" w:rsidR="00706136" w:rsidRDefault="00706136">
      <w:pPr>
        <w:spacing w:line="240" w:lineRule="auto"/>
        <w:rPr>
          <w:rFonts w:eastAsiaTheme="majorEastAsia" w:cstheme="majorBidi"/>
          <w:b/>
          <w:color w:val="000000" w:themeColor="text1"/>
          <w:szCs w:val="40"/>
        </w:rPr>
      </w:pPr>
    </w:p>
    <w:p w14:paraId="7A7B3366" w14:textId="77777777" w:rsidR="009B4F28" w:rsidRDefault="009B4F28">
      <w:pPr>
        <w:spacing w:line="240" w:lineRule="auto"/>
        <w:rPr>
          <w:rFonts w:eastAsiaTheme="majorEastAsia" w:cstheme="majorBidi"/>
          <w:b/>
          <w:color w:val="000000" w:themeColor="text1"/>
          <w:szCs w:val="40"/>
        </w:rPr>
      </w:pPr>
      <w:r>
        <w:br w:type="page"/>
      </w:r>
    </w:p>
    <w:p w14:paraId="0A837CD7" w14:textId="444732F8" w:rsidR="008D3496" w:rsidRDefault="008D3496" w:rsidP="008D3496">
      <w:pPr>
        <w:pStyle w:val="Style1"/>
      </w:pPr>
      <w:r>
        <w:lastRenderedPageBreak/>
        <w:t>Appendix III</w:t>
      </w:r>
    </w:p>
    <w:p w14:paraId="1C7B14AD" w14:textId="721182BF" w:rsidR="000B7B04" w:rsidRDefault="000B7B04" w:rsidP="000B7B04">
      <w:pPr>
        <w:pStyle w:val="Style2"/>
      </w:pPr>
      <w:r>
        <w:t>Externalizing Symptoms</w:t>
      </w:r>
    </w:p>
    <w:p w14:paraId="4AAB478B" w14:textId="00BAE2A6" w:rsidR="008D3496" w:rsidRDefault="00721953" w:rsidP="008D3496">
      <w:r w:rsidRPr="00721953">
        <w:t>The externalizing symptoms outcome variable exhibited similar class imbalance issues as the internalizing symptoms, with a predominance of participants classified as "normal," and comparatively fewer in "borderline" and "clinical" categories.</w:t>
      </w:r>
      <w:r>
        <w:t xml:space="preserve"> </w:t>
      </w:r>
      <w:r w:rsidR="008D3496" w:rsidRPr="00CD121F">
        <w:t>These results are provided here for transparency and reproducibility.</w:t>
      </w:r>
    </w:p>
    <w:p w14:paraId="704245D6" w14:textId="77777777" w:rsidR="00721953" w:rsidRDefault="00721953" w:rsidP="008D3496"/>
    <w:p w14:paraId="61FE1731" w14:textId="280DA188" w:rsidR="00721953" w:rsidRPr="00721953" w:rsidRDefault="00721953" w:rsidP="008D3496">
      <w:pPr>
        <w:rPr>
          <w:b/>
          <w:bCs/>
        </w:rPr>
      </w:pPr>
      <w:r>
        <w:rPr>
          <w:b/>
          <w:bCs/>
        </w:rPr>
        <w:t xml:space="preserve">Figure A. </w:t>
      </w:r>
    </w:p>
    <w:p w14:paraId="4E838D50" w14:textId="77777777" w:rsidR="00721953" w:rsidRDefault="00721953" w:rsidP="00721953">
      <w:pPr>
        <w:rPr>
          <w:i/>
          <w:iCs/>
        </w:rPr>
      </w:pPr>
      <w:r w:rsidRPr="00721953">
        <w:rPr>
          <w:i/>
          <w:iCs/>
        </w:rPr>
        <w:t>Distribution of Externalizing Outcomes</w:t>
      </w:r>
    </w:p>
    <w:p w14:paraId="743717C4" w14:textId="544FFE25" w:rsidR="00721953" w:rsidRDefault="00721953" w:rsidP="00721953">
      <w:pPr>
        <w:rPr>
          <w:i/>
          <w:iCs/>
        </w:rPr>
      </w:pPr>
      <w:r>
        <w:rPr>
          <w:noProof/>
          <w14:ligatures w14:val="standardContextual"/>
        </w:rPr>
        <w:drawing>
          <wp:anchor distT="0" distB="0" distL="114300" distR="114300" simplePos="0" relativeHeight="251708416" behindDoc="0" locked="0" layoutInCell="1" allowOverlap="1" wp14:anchorId="468AE767" wp14:editId="6337B3CF">
            <wp:simplePos x="0" y="0"/>
            <wp:positionH relativeFrom="column">
              <wp:posOffset>-180975</wp:posOffset>
            </wp:positionH>
            <wp:positionV relativeFrom="paragraph">
              <wp:posOffset>351155</wp:posOffset>
            </wp:positionV>
            <wp:extent cx="5942965" cy="3169920"/>
            <wp:effectExtent l="0" t="0" r="635" b="5080"/>
            <wp:wrapTopAndBottom/>
            <wp:docPr id="1497348009" name="Picture 3" descr="A graph of a number of symptom sco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48009" name="Picture 3" descr="A graph of a number of symptom scores&#10;&#10;AI-generated content may be incorrect."/>
                    <pic:cNvPicPr/>
                  </pic:nvPicPr>
                  <pic:blipFill rotWithShape="1">
                    <a:blip r:embed="rId34" cstate="print">
                      <a:extLst>
                        <a:ext uri="{28A0092B-C50C-407E-A947-70E740481C1C}">
                          <a14:useLocalDpi xmlns:a14="http://schemas.microsoft.com/office/drawing/2010/main" val="0"/>
                        </a:ext>
                      </a:extLst>
                    </a:blip>
                    <a:srcRect t="14662"/>
                    <a:stretch/>
                  </pic:blipFill>
                  <pic:spPr bwMode="auto">
                    <a:xfrm>
                      <a:off x="0" y="0"/>
                      <a:ext cx="5942965" cy="3169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iCs/>
        </w:rPr>
        <w:t>a)                                                                         b)</w:t>
      </w:r>
    </w:p>
    <w:p w14:paraId="6D487301" w14:textId="508BD7EB" w:rsidR="00721953" w:rsidRPr="00721953" w:rsidRDefault="00372703" w:rsidP="00721953">
      <w:r>
        <w:br/>
      </w:r>
      <w:r w:rsidR="00721953" w:rsidRPr="00721953">
        <w:rPr>
          <w:i/>
          <w:iCs/>
        </w:rPr>
        <w:t>Note:</w:t>
      </w:r>
      <w:r w:rsidR="00721953" w:rsidRPr="00721953">
        <w:t xml:space="preserve"> </w:t>
      </w:r>
      <w:r w:rsidR="00721953" w:rsidRPr="00721953">
        <w:t xml:space="preserve">This figure shows the class distribution (Normal, Borderline, Clinical) for externalizing symptoms. The outcome variable was highly imbalanced, with </w:t>
      </w:r>
      <w:proofErr w:type="gramStart"/>
      <w:r w:rsidR="00721953" w:rsidRPr="00721953">
        <w:t>the majority of</w:t>
      </w:r>
      <w:proofErr w:type="gramEnd"/>
      <w:r w:rsidR="00721953" w:rsidRPr="00721953">
        <w:t xml:space="preserve"> participants classified as “Normal,” and relatively few classified as “Borderline” or “Clinical.”</w:t>
      </w:r>
      <w:r w:rsidR="001A19F3">
        <w:t xml:space="preserve"> </w:t>
      </w:r>
      <w:r w:rsidR="001A19F3" w:rsidRPr="001A19F3">
        <w:rPr>
          <w:color w:val="3A7C22" w:themeColor="accent6" w:themeShade="BF"/>
        </w:rPr>
        <w:t>N, SD, MEAN</w:t>
      </w:r>
      <w:r>
        <w:br/>
      </w:r>
    </w:p>
    <w:p w14:paraId="1597BCF4" w14:textId="7B961181" w:rsidR="00721953" w:rsidRPr="00721953" w:rsidRDefault="00721953" w:rsidP="00721953">
      <w:pPr>
        <w:rPr>
          <w:b/>
          <w:bCs/>
        </w:rPr>
      </w:pPr>
      <w:r w:rsidRPr="00721953">
        <w:rPr>
          <w:rFonts w:eastAsiaTheme="majorEastAsia"/>
          <w:b/>
          <w:bCs/>
        </w:rPr>
        <w:t xml:space="preserve">Table </w:t>
      </w:r>
      <w:r w:rsidRPr="00721953">
        <w:rPr>
          <w:rFonts w:eastAsiaTheme="majorEastAsia"/>
          <w:b/>
          <w:bCs/>
        </w:rPr>
        <w:t>A.</w:t>
      </w:r>
    </w:p>
    <w:p w14:paraId="53616EF6" w14:textId="453CB2CE" w:rsidR="00372703" w:rsidRPr="00721953" w:rsidRDefault="00721953" w:rsidP="00721953">
      <w:pPr>
        <w:rPr>
          <w:i/>
          <w:iCs/>
        </w:rPr>
      </w:pPr>
      <w:r w:rsidRPr="00721953">
        <w:rPr>
          <w:rFonts w:eastAsiaTheme="majorEastAsia"/>
          <w:i/>
          <w:iCs/>
        </w:rPr>
        <w:t xml:space="preserve">Best Tuning Parameters for Externalizing Symptoms – </w:t>
      </w:r>
      <w:proofErr w:type="spellStart"/>
      <w:r w:rsidRPr="00721953">
        <w:rPr>
          <w:rFonts w:eastAsiaTheme="majorEastAsia"/>
          <w:i/>
          <w:iCs/>
        </w:rPr>
        <w:t>XGBoost</w:t>
      </w:r>
      <w:proofErr w:type="spellEnd"/>
      <w:r w:rsidRPr="00721953">
        <w:rPr>
          <w:rFonts w:eastAsiaTheme="majorEastAsia"/>
          <w:i/>
          <w:iCs/>
        </w:rPr>
        <w:t xml:space="preserve"> Models</w:t>
      </w:r>
    </w:p>
    <w:tbl>
      <w:tblPr>
        <w:tblStyle w:val="PlainTable2"/>
        <w:tblW w:w="0" w:type="auto"/>
        <w:tblLook w:val="04A0" w:firstRow="1" w:lastRow="0" w:firstColumn="1" w:lastColumn="0" w:noHBand="0" w:noVBand="1"/>
      </w:tblPr>
      <w:tblGrid>
        <w:gridCol w:w="3116"/>
        <w:gridCol w:w="3117"/>
        <w:gridCol w:w="3117"/>
      </w:tblGrid>
      <w:tr w:rsidR="00372703" w:rsidRPr="00385D94" w14:paraId="4D6D8E93" w14:textId="77777777" w:rsidTr="003871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7F7F7F" w:themeColor="text1" w:themeTint="80"/>
              <w:bottom w:val="single" w:sz="4" w:space="0" w:color="auto"/>
            </w:tcBorders>
          </w:tcPr>
          <w:p w14:paraId="5BEAB66C" w14:textId="77777777" w:rsidR="00372703" w:rsidRPr="003871E5" w:rsidRDefault="00372703" w:rsidP="007E24E1">
            <w:pPr>
              <w:rPr>
                <w:b w:val="0"/>
                <w:bCs w:val="0"/>
              </w:rPr>
            </w:pPr>
            <w:r w:rsidRPr="003871E5">
              <w:rPr>
                <w:b w:val="0"/>
                <w:bCs w:val="0"/>
              </w:rPr>
              <w:lastRenderedPageBreak/>
              <w:t>Parameter</w:t>
            </w:r>
          </w:p>
        </w:tc>
        <w:tc>
          <w:tcPr>
            <w:tcW w:w="3117" w:type="dxa"/>
            <w:tcBorders>
              <w:top w:val="single" w:sz="4" w:space="0" w:color="7F7F7F" w:themeColor="text1" w:themeTint="80"/>
              <w:bottom w:val="single" w:sz="4" w:space="0" w:color="auto"/>
            </w:tcBorders>
          </w:tcPr>
          <w:p w14:paraId="56652C05" w14:textId="77777777" w:rsidR="00372703" w:rsidRPr="003871E5" w:rsidRDefault="00372703" w:rsidP="007E24E1">
            <w:pPr>
              <w:cnfStyle w:val="100000000000" w:firstRow="1" w:lastRow="0" w:firstColumn="0" w:lastColumn="0" w:oddVBand="0" w:evenVBand="0" w:oddHBand="0" w:evenHBand="0" w:firstRowFirstColumn="0" w:firstRowLastColumn="0" w:lastRowFirstColumn="0" w:lastRowLastColumn="0"/>
              <w:rPr>
                <w:b w:val="0"/>
                <w:bCs w:val="0"/>
              </w:rPr>
            </w:pPr>
            <w:r w:rsidRPr="003871E5">
              <w:rPr>
                <w:b w:val="0"/>
                <w:bCs w:val="0"/>
              </w:rPr>
              <w:t>CBCL</w:t>
            </w:r>
          </w:p>
        </w:tc>
        <w:tc>
          <w:tcPr>
            <w:tcW w:w="3117" w:type="dxa"/>
            <w:tcBorders>
              <w:top w:val="single" w:sz="4" w:space="0" w:color="7F7F7F" w:themeColor="text1" w:themeTint="80"/>
              <w:bottom w:val="single" w:sz="4" w:space="0" w:color="auto"/>
            </w:tcBorders>
          </w:tcPr>
          <w:p w14:paraId="02568D0B" w14:textId="77777777" w:rsidR="00372703" w:rsidRPr="003871E5" w:rsidRDefault="00372703" w:rsidP="007E24E1">
            <w:pPr>
              <w:cnfStyle w:val="100000000000" w:firstRow="1" w:lastRow="0" w:firstColumn="0" w:lastColumn="0" w:oddVBand="0" w:evenVBand="0" w:oddHBand="0" w:evenHBand="0" w:firstRowFirstColumn="0" w:firstRowLastColumn="0" w:lastRowFirstColumn="0" w:lastRowLastColumn="0"/>
              <w:rPr>
                <w:b w:val="0"/>
                <w:bCs w:val="0"/>
              </w:rPr>
            </w:pPr>
            <w:r w:rsidRPr="003871E5">
              <w:rPr>
                <w:b w:val="0"/>
                <w:bCs w:val="0"/>
              </w:rPr>
              <w:t>BPM</w:t>
            </w:r>
          </w:p>
        </w:tc>
      </w:tr>
      <w:tr w:rsidR="00372703" w:rsidRPr="00385D94" w14:paraId="361CCFBB" w14:textId="77777777" w:rsidTr="00387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uto"/>
              <w:bottom w:val="nil"/>
            </w:tcBorders>
          </w:tcPr>
          <w:p w14:paraId="7F03845A" w14:textId="77777777" w:rsidR="00372703" w:rsidRPr="00372703" w:rsidRDefault="00372703" w:rsidP="007E24E1">
            <w:pPr>
              <w:rPr>
                <w:b w:val="0"/>
                <w:bCs w:val="0"/>
              </w:rPr>
            </w:pPr>
            <w:r w:rsidRPr="00372703">
              <w:rPr>
                <w:b w:val="0"/>
                <w:bCs w:val="0"/>
              </w:rPr>
              <w:t>Booster</w:t>
            </w:r>
          </w:p>
        </w:tc>
        <w:tc>
          <w:tcPr>
            <w:tcW w:w="3117" w:type="dxa"/>
            <w:tcBorders>
              <w:top w:val="single" w:sz="4" w:space="0" w:color="auto"/>
              <w:bottom w:val="nil"/>
            </w:tcBorders>
          </w:tcPr>
          <w:p w14:paraId="44F97791" w14:textId="77777777" w:rsidR="00372703" w:rsidRPr="00372703" w:rsidRDefault="00372703" w:rsidP="007E24E1">
            <w:pPr>
              <w:cnfStyle w:val="000000100000" w:firstRow="0" w:lastRow="0" w:firstColumn="0" w:lastColumn="0" w:oddVBand="0" w:evenVBand="0" w:oddHBand="1" w:evenHBand="0" w:firstRowFirstColumn="0" w:firstRowLastColumn="0" w:lastRowFirstColumn="0" w:lastRowLastColumn="0"/>
            </w:pPr>
            <w:proofErr w:type="spellStart"/>
            <w:r w:rsidRPr="00372703">
              <w:t>Gbtree</w:t>
            </w:r>
            <w:proofErr w:type="spellEnd"/>
          </w:p>
        </w:tc>
        <w:tc>
          <w:tcPr>
            <w:tcW w:w="3117" w:type="dxa"/>
            <w:tcBorders>
              <w:top w:val="single" w:sz="4" w:space="0" w:color="auto"/>
              <w:bottom w:val="nil"/>
            </w:tcBorders>
          </w:tcPr>
          <w:p w14:paraId="316CCDB8" w14:textId="77777777" w:rsidR="00372703" w:rsidRPr="00372703" w:rsidRDefault="00372703" w:rsidP="007E24E1">
            <w:pPr>
              <w:cnfStyle w:val="000000100000" w:firstRow="0" w:lastRow="0" w:firstColumn="0" w:lastColumn="0" w:oddVBand="0" w:evenVBand="0" w:oddHBand="1" w:evenHBand="0" w:firstRowFirstColumn="0" w:firstRowLastColumn="0" w:lastRowFirstColumn="0" w:lastRowLastColumn="0"/>
            </w:pPr>
            <w:proofErr w:type="spellStart"/>
            <w:r w:rsidRPr="00372703">
              <w:t>Gbtree</w:t>
            </w:r>
            <w:proofErr w:type="spellEnd"/>
          </w:p>
        </w:tc>
      </w:tr>
      <w:tr w:rsidR="00372703" w:rsidRPr="00385D94" w14:paraId="4D9EBC74" w14:textId="77777777" w:rsidTr="00372703">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0A5A0224" w14:textId="77777777" w:rsidR="00372703" w:rsidRPr="00372703" w:rsidRDefault="00372703" w:rsidP="007E24E1">
            <w:pPr>
              <w:rPr>
                <w:b w:val="0"/>
                <w:bCs w:val="0"/>
              </w:rPr>
            </w:pPr>
            <w:r w:rsidRPr="00372703">
              <w:rPr>
                <w:b w:val="0"/>
                <w:bCs w:val="0"/>
              </w:rPr>
              <w:t>Objective</w:t>
            </w:r>
          </w:p>
        </w:tc>
        <w:tc>
          <w:tcPr>
            <w:tcW w:w="3117" w:type="dxa"/>
            <w:tcBorders>
              <w:top w:val="nil"/>
              <w:bottom w:val="nil"/>
            </w:tcBorders>
          </w:tcPr>
          <w:p w14:paraId="3A10E450" w14:textId="77777777" w:rsidR="00372703" w:rsidRPr="00372703" w:rsidRDefault="00372703" w:rsidP="007E24E1">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372703">
              <w:t>Multi:softprob</w:t>
            </w:r>
            <w:proofErr w:type="spellEnd"/>
            <w:proofErr w:type="gramEnd"/>
          </w:p>
        </w:tc>
        <w:tc>
          <w:tcPr>
            <w:tcW w:w="3117" w:type="dxa"/>
            <w:tcBorders>
              <w:top w:val="nil"/>
              <w:bottom w:val="nil"/>
            </w:tcBorders>
          </w:tcPr>
          <w:p w14:paraId="3513A49C" w14:textId="77777777" w:rsidR="00372703" w:rsidRPr="00372703" w:rsidRDefault="00372703" w:rsidP="007E24E1">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372703">
              <w:t>Multi:softprob</w:t>
            </w:r>
            <w:proofErr w:type="spellEnd"/>
            <w:proofErr w:type="gramEnd"/>
          </w:p>
        </w:tc>
      </w:tr>
      <w:tr w:rsidR="00372703" w:rsidRPr="00385D94" w14:paraId="0086DCB9" w14:textId="77777777" w:rsidTr="00372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5DB0886D" w14:textId="77777777" w:rsidR="00372703" w:rsidRPr="00372703" w:rsidRDefault="00372703" w:rsidP="007E24E1">
            <w:pPr>
              <w:rPr>
                <w:b w:val="0"/>
                <w:bCs w:val="0"/>
              </w:rPr>
            </w:pPr>
            <w:r w:rsidRPr="00372703">
              <w:rPr>
                <w:b w:val="0"/>
                <w:bCs w:val="0"/>
              </w:rPr>
              <w:t>Evaluation Metric</w:t>
            </w:r>
          </w:p>
        </w:tc>
        <w:tc>
          <w:tcPr>
            <w:tcW w:w="3117" w:type="dxa"/>
            <w:tcBorders>
              <w:top w:val="nil"/>
              <w:bottom w:val="nil"/>
            </w:tcBorders>
          </w:tcPr>
          <w:p w14:paraId="586EB914" w14:textId="77777777" w:rsidR="00372703" w:rsidRPr="00372703" w:rsidRDefault="00372703" w:rsidP="007E24E1">
            <w:pPr>
              <w:cnfStyle w:val="000000100000" w:firstRow="0" w:lastRow="0" w:firstColumn="0" w:lastColumn="0" w:oddVBand="0" w:evenVBand="0" w:oddHBand="1" w:evenHBand="0" w:firstRowFirstColumn="0" w:firstRowLastColumn="0" w:lastRowFirstColumn="0" w:lastRowLastColumn="0"/>
            </w:pPr>
            <w:proofErr w:type="spellStart"/>
            <w:r w:rsidRPr="00372703">
              <w:t>mlogloss</w:t>
            </w:r>
            <w:proofErr w:type="spellEnd"/>
          </w:p>
        </w:tc>
        <w:tc>
          <w:tcPr>
            <w:tcW w:w="3117" w:type="dxa"/>
            <w:tcBorders>
              <w:top w:val="nil"/>
              <w:bottom w:val="nil"/>
            </w:tcBorders>
          </w:tcPr>
          <w:p w14:paraId="2ABF1B4B" w14:textId="77777777" w:rsidR="00372703" w:rsidRPr="00372703" w:rsidRDefault="00372703" w:rsidP="007E24E1">
            <w:pPr>
              <w:cnfStyle w:val="000000100000" w:firstRow="0" w:lastRow="0" w:firstColumn="0" w:lastColumn="0" w:oddVBand="0" w:evenVBand="0" w:oddHBand="1" w:evenHBand="0" w:firstRowFirstColumn="0" w:firstRowLastColumn="0" w:lastRowFirstColumn="0" w:lastRowLastColumn="0"/>
            </w:pPr>
            <w:proofErr w:type="spellStart"/>
            <w:r w:rsidRPr="00372703">
              <w:t>mlogloss</w:t>
            </w:r>
            <w:proofErr w:type="spellEnd"/>
          </w:p>
        </w:tc>
      </w:tr>
      <w:tr w:rsidR="00372703" w:rsidRPr="00385D94" w14:paraId="77F7A3BF" w14:textId="77777777" w:rsidTr="00372703">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50CE5BD4" w14:textId="77777777" w:rsidR="00372703" w:rsidRPr="00372703" w:rsidRDefault="00372703" w:rsidP="007E24E1">
            <w:pPr>
              <w:rPr>
                <w:b w:val="0"/>
                <w:bCs w:val="0"/>
              </w:rPr>
            </w:pPr>
            <w:r w:rsidRPr="00372703">
              <w:rPr>
                <w:b w:val="0"/>
                <w:bCs w:val="0"/>
              </w:rPr>
              <w:t>Max Depth</w:t>
            </w:r>
          </w:p>
        </w:tc>
        <w:tc>
          <w:tcPr>
            <w:tcW w:w="3117" w:type="dxa"/>
            <w:tcBorders>
              <w:top w:val="nil"/>
              <w:bottom w:val="nil"/>
            </w:tcBorders>
          </w:tcPr>
          <w:p w14:paraId="17A5BDD1" w14:textId="77777777" w:rsidR="00372703" w:rsidRPr="00372703" w:rsidRDefault="00372703" w:rsidP="007E24E1">
            <w:pPr>
              <w:cnfStyle w:val="000000000000" w:firstRow="0" w:lastRow="0" w:firstColumn="0" w:lastColumn="0" w:oddVBand="0" w:evenVBand="0" w:oddHBand="0" w:evenHBand="0" w:firstRowFirstColumn="0" w:firstRowLastColumn="0" w:lastRowFirstColumn="0" w:lastRowLastColumn="0"/>
            </w:pPr>
            <w:r w:rsidRPr="00372703">
              <w:t>3</w:t>
            </w:r>
          </w:p>
        </w:tc>
        <w:tc>
          <w:tcPr>
            <w:tcW w:w="3117" w:type="dxa"/>
            <w:tcBorders>
              <w:top w:val="nil"/>
              <w:bottom w:val="nil"/>
            </w:tcBorders>
          </w:tcPr>
          <w:p w14:paraId="4C6FCC26" w14:textId="77777777" w:rsidR="00372703" w:rsidRPr="00372703" w:rsidRDefault="00372703" w:rsidP="007E24E1">
            <w:pPr>
              <w:cnfStyle w:val="000000000000" w:firstRow="0" w:lastRow="0" w:firstColumn="0" w:lastColumn="0" w:oddVBand="0" w:evenVBand="0" w:oddHBand="0" w:evenHBand="0" w:firstRowFirstColumn="0" w:firstRowLastColumn="0" w:lastRowFirstColumn="0" w:lastRowLastColumn="0"/>
            </w:pPr>
            <w:r w:rsidRPr="00372703">
              <w:t>3</w:t>
            </w:r>
          </w:p>
        </w:tc>
      </w:tr>
      <w:tr w:rsidR="00372703" w:rsidRPr="00385D94" w14:paraId="1C6EB017" w14:textId="77777777" w:rsidTr="00372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7251BD56" w14:textId="77777777" w:rsidR="00372703" w:rsidRPr="00372703" w:rsidRDefault="00372703" w:rsidP="007E24E1">
            <w:pPr>
              <w:rPr>
                <w:b w:val="0"/>
                <w:bCs w:val="0"/>
              </w:rPr>
            </w:pPr>
            <w:r w:rsidRPr="00372703">
              <w:rPr>
                <w:b w:val="0"/>
                <w:bCs w:val="0"/>
              </w:rPr>
              <w:t>Min Child Weight</w:t>
            </w:r>
          </w:p>
        </w:tc>
        <w:tc>
          <w:tcPr>
            <w:tcW w:w="3117" w:type="dxa"/>
            <w:tcBorders>
              <w:top w:val="nil"/>
              <w:bottom w:val="nil"/>
            </w:tcBorders>
          </w:tcPr>
          <w:p w14:paraId="44D97C1C" w14:textId="77777777" w:rsidR="00372703" w:rsidRPr="00372703" w:rsidRDefault="00372703" w:rsidP="007E24E1">
            <w:pPr>
              <w:cnfStyle w:val="000000100000" w:firstRow="0" w:lastRow="0" w:firstColumn="0" w:lastColumn="0" w:oddVBand="0" w:evenVBand="0" w:oddHBand="1" w:evenHBand="0" w:firstRowFirstColumn="0" w:firstRowLastColumn="0" w:lastRowFirstColumn="0" w:lastRowLastColumn="0"/>
            </w:pPr>
            <w:r w:rsidRPr="00372703">
              <w:t>5</w:t>
            </w:r>
          </w:p>
        </w:tc>
        <w:tc>
          <w:tcPr>
            <w:tcW w:w="3117" w:type="dxa"/>
            <w:tcBorders>
              <w:top w:val="nil"/>
              <w:bottom w:val="nil"/>
            </w:tcBorders>
          </w:tcPr>
          <w:p w14:paraId="667B1F5A" w14:textId="77777777" w:rsidR="00372703" w:rsidRPr="00372703" w:rsidRDefault="00372703" w:rsidP="007E24E1">
            <w:pPr>
              <w:cnfStyle w:val="000000100000" w:firstRow="0" w:lastRow="0" w:firstColumn="0" w:lastColumn="0" w:oddVBand="0" w:evenVBand="0" w:oddHBand="1" w:evenHBand="0" w:firstRowFirstColumn="0" w:firstRowLastColumn="0" w:lastRowFirstColumn="0" w:lastRowLastColumn="0"/>
            </w:pPr>
            <w:r w:rsidRPr="00372703">
              <w:t>1</w:t>
            </w:r>
          </w:p>
        </w:tc>
      </w:tr>
      <w:tr w:rsidR="00372703" w:rsidRPr="00385D94" w14:paraId="6F23009C" w14:textId="77777777" w:rsidTr="00372703">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5D662783" w14:textId="77777777" w:rsidR="00372703" w:rsidRPr="00372703" w:rsidRDefault="00372703" w:rsidP="007E24E1">
            <w:pPr>
              <w:rPr>
                <w:b w:val="0"/>
                <w:bCs w:val="0"/>
              </w:rPr>
            </w:pPr>
            <w:r w:rsidRPr="00372703">
              <w:rPr>
                <w:b w:val="0"/>
                <w:bCs w:val="0"/>
              </w:rPr>
              <w:t>Eta</w:t>
            </w:r>
          </w:p>
        </w:tc>
        <w:tc>
          <w:tcPr>
            <w:tcW w:w="3117" w:type="dxa"/>
            <w:tcBorders>
              <w:top w:val="nil"/>
              <w:bottom w:val="nil"/>
            </w:tcBorders>
          </w:tcPr>
          <w:p w14:paraId="3306BF88" w14:textId="77777777" w:rsidR="00372703" w:rsidRPr="00372703" w:rsidRDefault="00372703" w:rsidP="007E24E1">
            <w:pPr>
              <w:cnfStyle w:val="000000000000" w:firstRow="0" w:lastRow="0" w:firstColumn="0" w:lastColumn="0" w:oddVBand="0" w:evenVBand="0" w:oddHBand="0" w:evenHBand="0" w:firstRowFirstColumn="0" w:firstRowLastColumn="0" w:lastRowFirstColumn="0" w:lastRowLastColumn="0"/>
            </w:pPr>
            <w:r w:rsidRPr="00372703">
              <w:t>0.1</w:t>
            </w:r>
          </w:p>
        </w:tc>
        <w:tc>
          <w:tcPr>
            <w:tcW w:w="3117" w:type="dxa"/>
            <w:tcBorders>
              <w:top w:val="nil"/>
              <w:bottom w:val="nil"/>
            </w:tcBorders>
          </w:tcPr>
          <w:p w14:paraId="24EE9050" w14:textId="77777777" w:rsidR="00372703" w:rsidRPr="00372703" w:rsidRDefault="00372703" w:rsidP="007E24E1">
            <w:pPr>
              <w:cnfStyle w:val="000000000000" w:firstRow="0" w:lastRow="0" w:firstColumn="0" w:lastColumn="0" w:oddVBand="0" w:evenVBand="0" w:oddHBand="0" w:evenHBand="0" w:firstRowFirstColumn="0" w:firstRowLastColumn="0" w:lastRowFirstColumn="0" w:lastRowLastColumn="0"/>
            </w:pPr>
            <w:r w:rsidRPr="00372703">
              <w:t>0.05</w:t>
            </w:r>
          </w:p>
        </w:tc>
      </w:tr>
      <w:tr w:rsidR="00372703" w:rsidRPr="00385D94" w14:paraId="2C4686A0" w14:textId="77777777" w:rsidTr="00372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2CDB5FAD" w14:textId="77777777" w:rsidR="00372703" w:rsidRPr="00372703" w:rsidRDefault="00372703" w:rsidP="007E24E1">
            <w:pPr>
              <w:rPr>
                <w:b w:val="0"/>
                <w:bCs w:val="0"/>
              </w:rPr>
            </w:pPr>
            <w:r w:rsidRPr="00372703">
              <w:rPr>
                <w:b w:val="0"/>
                <w:bCs w:val="0"/>
              </w:rPr>
              <w:t>Gamma</w:t>
            </w:r>
          </w:p>
        </w:tc>
        <w:tc>
          <w:tcPr>
            <w:tcW w:w="3117" w:type="dxa"/>
            <w:tcBorders>
              <w:top w:val="nil"/>
              <w:bottom w:val="nil"/>
            </w:tcBorders>
          </w:tcPr>
          <w:p w14:paraId="76F24530" w14:textId="77777777" w:rsidR="00372703" w:rsidRPr="00372703" w:rsidRDefault="00372703" w:rsidP="007E24E1">
            <w:pPr>
              <w:cnfStyle w:val="000000100000" w:firstRow="0" w:lastRow="0" w:firstColumn="0" w:lastColumn="0" w:oddVBand="0" w:evenVBand="0" w:oddHBand="1" w:evenHBand="0" w:firstRowFirstColumn="0" w:firstRowLastColumn="0" w:lastRowFirstColumn="0" w:lastRowLastColumn="0"/>
            </w:pPr>
            <w:r w:rsidRPr="00372703">
              <w:t>0.5</w:t>
            </w:r>
          </w:p>
        </w:tc>
        <w:tc>
          <w:tcPr>
            <w:tcW w:w="3117" w:type="dxa"/>
            <w:tcBorders>
              <w:top w:val="nil"/>
              <w:bottom w:val="nil"/>
            </w:tcBorders>
          </w:tcPr>
          <w:p w14:paraId="47553E5E" w14:textId="77777777" w:rsidR="00372703" w:rsidRPr="00372703" w:rsidRDefault="00372703" w:rsidP="007E24E1">
            <w:pPr>
              <w:cnfStyle w:val="000000100000" w:firstRow="0" w:lastRow="0" w:firstColumn="0" w:lastColumn="0" w:oddVBand="0" w:evenVBand="0" w:oddHBand="1" w:evenHBand="0" w:firstRowFirstColumn="0" w:firstRowLastColumn="0" w:lastRowFirstColumn="0" w:lastRowLastColumn="0"/>
            </w:pPr>
            <w:r w:rsidRPr="00372703">
              <w:t>0.5</w:t>
            </w:r>
          </w:p>
        </w:tc>
      </w:tr>
      <w:tr w:rsidR="00372703" w:rsidRPr="00385D94" w14:paraId="54EE312A" w14:textId="77777777" w:rsidTr="00372703">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28A75FE0" w14:textId="77777777" w:rsidR="00372703" w:rsidRPr="00372703" w:rsidRDefault="00372703" w:rsidP="007E24E1">
            <w:pPr>
              <w:rPr>
                <w:b w:val="0"/>
                <w:bCs w:val="0"/>
              </w:rPr>
            </w:pPr>
            <w:r w:rsidRPr="00372703">
              <w:rPr>
                <w:b w:val="0"/>
                <w:bCs w:val="0"/>
              </w:rPr>
              <w:t>Subsample</w:t>
            </w:r>
          </w:p>
        </w:tc>
        <w:tc>
          <w:tcPr>
            <w:tcW w:w="3117" w:type="dxa"/>
            <w:tcBorders>
              <w:top w:val="nil"/>
              <w:bottom w:val="nil"/>
            </w:tcBorders>
          </w:tcPr>
          <w:p w14:paraId="3815CD3F" w14:textId="77777777" w:rsidR="00372703" w:rsidRPr="00372703" w:rsidRDefault="00372703" w:rsidP="007E24E1">
            <w:pPr>
              <w:cnfStyle w:val="000000000000" w:firstRow="0" w:lastRow="0" w:firstColumn="0" w:lastColumn="0" w:oddVBand="0" w:evenVBand="0" w:oddHBand="0" w:evenHBand="0" w:firstRowFirstColumn="0" w:firstRowLastColumn="0" w:lastRowFirstColumn="0" w:lastRowLastColumn="0"/>
            </w:pPr>
            <w:r w:rsidRPr="00372703">
              <w:t>0.6</w:t>
            </w:r>
          </w:p>
        </w:tc>
        <w:tc>
          <w:tcPr>
            <w:tcW w:w="3117" w:type="dxa"/>
            <w:tcBorders>
              <w:top w:val="nil"/>
              <w:bottom w:val="nil"/>
            </w:tcBorders>
          </w:tcPr>
          <w:p w14:paraId="376FBE8E" w14:textId="77777777" w:rsidR="00372703" w:rsidRPr="00372703" w:rsidRDefault="00372703" w:rsidP="007E24E1">
            <w:pPr>
              <w:cnfStyle w:val="000000000000" w:firstRow="0" w:lastRow="0" w:firstColumn="0" w:lastColumn="0" w:oddVBand="0" w:evenVBand="0" w:oddHBand="0" w:evenHBand="0" w:firstRowFirstColumn="0" w:firstRowLastColumn="0" w:lastRowFirstColumn="0" w:lastRowLastColumn="0"/>
            </w:pPr>
            <w:r w:rsidRPr="00372703">
              <w:t>0.9</w:t>
            </w:r>
          </w:p>
        </w:tc>
      </w:tr>
      <w:tr w:rsidR="00372703" w:rsidRPr="00385D94" w14:paraId="026CB7A9" w14:textId="77777777" w:rsidTr="00372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50E10175" w14:textId="77777777" w:rsidR="00372703" w:rsidRPr="00372703" w:rsidRDefault="00372703" w:rsidP="007E24E1">
            <w:pPr>
              <w:rPr>
                <w:b w:val="0"/>
                <w:bCs w:val="0"/>
              </w:rPr>
            </w:pPr>
            <w:proofErr w:type="spellStart"/>
            <w:r w:rsidRPr="00372703">
              <w:rPr>
                <w:b w:val="0"/>
                <w:bCs w:val="0"/>
              </w:rPr>
              <w:t>Colsample</w:t>
            </w:r>
            <w:proofErr w:type="spellEnd"/>
            <w:r w:rsidRPr="00372703">
              <w:rPr>
                <w:b w:val="0"/>
                <w:bCs w:val="0"/>
              </w:rPr>
              <w:t xml:space="preserve"> by Tree</w:t>
            </w:r>
          </w:p>
        </w:tc>
        <w:tc>
          <w:tcPr>
            <w:tcW w:w="3117" w:type="dxa"/>
            <w:tcBorders>
              <w:top w:val="nil"/>
              <w:bottom w:val="nil"/>
            </w:tcBorders>
          </w:tcPr>
          <w:p w14:paraId="6301C03E" w14:textId="77777777" w:rsidR="00372703" w:rsidRPr="00372703" w:rsidRDefault="00372703" w:rsidP="007E24E1">
            <w:pPr>
              <w:cnfStyle w:val="000000100000" w:firstRow="0" w:lastRow="0" w:firstColumn="0" w:lastColumn="0" w:oddVBand="0" w:evenVBand="0" w:oddHBand="1" w:evenHBand="0" w:firstRowFirstColumn="0" w:firstRowLastColumn="0" w:lastRowFirstColumn="0" w:lastRowLastColumn="0"/>
            </w:pPr>
            <w:r w:rsidRPr="00372703">
              <w:t>0.9</w:t>
            </w:r>
          </w:p>
        </w:tc>
        <w:tc>
          <w:tcPr>
            <w:tcW w:w="3117" w:type="dxa"/>
            <w:tcBorders>
              <w:top w:val="nil"/>
              <w:bottom w:val="nil"/>
            </w:tcBorders>
          </w:tcPr>
          <w:p w14:paraId="5538E316" w14:textId="77777777" w:rsidR="00372703" w:rsidRPr="00372703" w:rsidRDefault="00372703" w:rsidP="007E24E1">
            <w:pPr>
              <w:cnfStyle w:val="000000100000" w:firstRow="0" w:lastRow="0" w:firstColumn="0" w:lastColumn="0" w:oddVBand="0" w:evenVBand="0" w:oddHBand="1" w:evenHBand="0" w:firstRowFirstColumn="0" w:firstRowLastColumn="0" w:lastRowFirstColumn="0" w:lastRowLastColumn="0"/>
            </w:pPr>
            <w:r w:rsidRPr="00372703">
              <w:t>0.9</w:t>
            </w:r>
          </w:p>
        </w:tc>
      </w:tr>
      <w:tr w:rsidR="00372703" w:rsidRPr="00385D94" w14:paraId="1399B1FE" w14:textId="77777777" w:rsidTr="00372703">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1FCE7AC1" w14:textId="77777777" w:rsidR="00372703" w:rsidRPr="00372703" w:rsidRDefault="00372703" w:rsidP="007E24E1">
            <w:pPr>
              <w:rPr>
                <w:b w:val="0"/>
                <w:bCs w:val="0"/>
              </w:rPr>
            </w:pPr>
            <w:r w:rsidRPr="00372703">
              <w:rPr>
                <w:b w:val="0"/>
                <w:bCs w:val="0"/>
              </w:rPr>
              <w:t>Number of Classes</w:t>
            </w:r>
          </w:p>
        </w:tc>
        <w:tc>
          <w:tcPr>
            <w:tcW w:w="3117" w:type="dxa"/>
            <w:tcBorders>
              <w:top w:val="nil"/>
              <w:bottom w:val="nil"/>
            </w:tcBorders>
          </w:tcPr>
          <w:p w14:paraId="4F4805F9" w14:textId="77777777" w:rsidR="00372703" w:rsidRPr="00372703" w:rsidRDefault="00372703" w:rsidP="007E24E1">
            <w:pPr>
              <w:cnfStyle w:val="000000000000" w:firstRow="0" w:lastRow="0" w:firstColumn="0" w:lastColumn="0" w:oddVBand="0" w:evenVBand="0" w:oddHBand="0" w:evenHBand="0" w:firstRowFirstColumn="0" w:firstRowLastColumn="0" w:lastRowFirstColumn="0" w:lastRowLastColumn="0"/>
            </w:pPr>
            <w:r w:rsidRPr="00372703">
              <w:t>3</w:t>
            </w:r>
          </w:p>
        </w:tc>
        <w:tc>
          <w:tcPr>
            <w:tcW w:w="3117" w:type="dxa"/>
            <w:tcBorders>
              <w:top w:val="nil"/>
              <w:bottom w:val="nil"/>
            </w:tcBorders>
          </w:tcPr>
          <w:p w14:paraId="1919F35B" w14:textId="77777777" w:rsidR="00372703" w:rsidRPr="00372703" w:rsidRDefault="00372703" w:rsidP="007E24E1">
            <w:pPr>
              <w:cnfStyle w:val="000000000000" w:firstRow="0" w:lastRow="0" w:firstColumn="0" w:lastColumn="0" w:oddVBand="0" w:evenVBand="0" w:oddHBand="0" w:evenHBand="0" w:firstRowFirstColumn="0" w:firstRowLastColumn="0" w:lastRowFirstColumn="0" w:lastRowLastColumn="0"/>
            </w:pPr>
            <w:r w:rsidRPr="00372703">
              <w:t>3</w:t>
            </w:r>
          </w:p>
        </w:tc>
      </w:tr>
      <w:tr w:rsidR="00372703" w:rsidRPr="00385D94" w14:paraId="4E45B65B" w14:textId="77777777" w:rsidTr="00372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0A4E1F24" w14:textId="77777777" w:rsidR="00372703" w:rsidRPr="00372703" w:rsidRDefault="00372703" w:rsidP="007E24E1">
            <w:pPr>
              <w:rPr>
                <w:b w:val="0"/>
                <w:bCs w:val="0"/>
              </w:rPr>
            </w:pPr>
            <w:r w:rsidRPr="00372703">
              <w:rPr>
                <w:b w:val="0"/>
                <w:bCs w:val="0"/>
              </w:rPr>
              <w:t>Best number of rounds</w:t>
            </w:r>
          </w:p>
        </w:tc>
        <w:tc>
          <w:tcPr>
            <w:tcW w:w="3117" w:type="dxa"/>
            <w:tcBorders>
              <w:top w:val="nil"/>
              <w:bottom w:val="nil"/>
            </w:tcBorders>
          </w:tcPr>
          <w:p w14:paraId="720D4E97" w14:textId="77777777" w:rsidR="00372703" w:rsidRPr="00372703" w:rsidRDefault="00372703" w:rsidP="007E24E1">
            <w:pPr>
              <w:cnfStyle w:val="000000100000" w:firstRow="0" w:lastRow="0" w:firstColumn="0" w:lastColumn="0" w:oddVBand="0" w:evenVBand="0" w:oddHBand="1" w:evenHBand="0" w:firstRowFirstColumn="0" w:firstRowLastColumn="0" w:lastRowFirstColumn="0" w:lastRowLastColumn="0"/>
            </w:pPr>
            <w:r w:rsidRPr="00372703">
              <w:t>150</w:t>
            </w:r>
          </w:p>
        </w:tc>
        <w:tc>
          <w:tcPr>
            <w:tcW w:w="3117" w:type="dxa"/>
            <w:tcBorders>
              <w:top w:val="nil"/>
              <w:bottom w:val="nil"/>
            </w:tcBorders>
          </w:tcPr>
          <w:p w14:paraId="038CDEA3" w14:textId="77777777" w:rsidR="00372703" w:rsidRPr="00372703" w:rsidRDefault="00372703" w:rsidP="007E24E1">
            <w:pPr>
              <w:cnfStyle w:val="000000100000" w:firstRow="0" w:lastRow="0" w:firstColumn="0" w:lastColumn="0" w:oddVBand="0" w:evenVBand="0" w:oddHBand="1" w:evenHBand="0" w:firstRowFirstColumn="0" w:firstRowLastColumn="0" w:lastRowFirstColumn="0" w:lastRowLastColumn="0"/>
            </w:pPr>
            <w:r w:rsidRPr="00372703">
              <w:t>50</w:t>
            </w:r>
          </w:p>
        </w:tc>
      </w:tr>
      <w:tr w:rsidR="00372703" w:rsidRPr="00385D94" w14:paraId="3BE555C3" w14:textId="77777777" w:rsidTr="00372703">
        <w:tc>
          <w:tcPr>
            <w:cnfStyle w:val="001000000000" w:firstRow="0" w:lastRow="0" w:firstColumn="1" w:lastColumn="0" w:oddVBand="0" w:evenVBand="0" w:oddHBand="0" w:evenHBand="0" w:firstRowFirstColumn="0" w:firstRowLastColumn="0" w:lastRowFirstColumn="0" w:lastRowLastColumn="0"/>
            <w:tcW w:w="3116" w:type="dxa"/>
            <w:tcBorders>
              <w:top w:val="nil"/>
              <w:bottom w:val="nil"/>
            </w:tcBorders>
          </w:tcPr>
          <w:p w14:paraId="6371A22A" w14:textId="77777777" w:rsidR="00372703" w:rsidRPr="00372703" w:rsidRDefault="00372703" w:rsidP="007E24E1">
            <w:pPr>
              <w:rPr>
                <w:b w:val="0"/>
                <w:bCs w:val="0"/>
              </w:rPr>
            </w:pPr>
            <w:r w:rsidRPr="00372703">
              <w:rPr>
                <w:b w:val="0"/>
                <w:bCs w:val="0"/>
              </w:rPr>
              <w:t>Best multiclass Log Loss</w:t>
            </w:r>
          </w:p>
        </w:tc>
        <w:tc>
          <w:tcPr>
            <w:tcW w:w="3117" w:type="dxa"/>
            <w:tcBorders>
              <w:top w:val="nil"/>
              <w:bottom w:val="nil"/>
            </w:tcBorders>
          </w:tcPr>
          <w:p w14:paraId="19670EAF" w14:textId="77777777" w:rsidR="00372703" w:rsidRPr="00372703" w:rsidRDefault="00372703" w:rsidP="007E24E1">
            <w:pPr>
              <w:cnfStyle w:val="000000000000" w:firstRow="0" w:lastRow="0" w:firstColumn="0" w:lastColumn="0" w:oddVBand="0" w:evenVBand="0" w:oddHBand="0" w:evenHBand="0" w:firstRowFirstColumn="0" w:firstRowLastColumn="0" w:lastRowFirstColumn="0" w:lastRowLastColumn="0"/>
            </w:pPr>
            <w:r w:rsidRPr="00372703">
              <w:t>1.091149</w:t>
            </w:r>
          </w:p>
        </w:tc>
        <w:tc>
          <w:tcPr>
            <w:tcW w:w="3117" w:type="dxa"/>
            <w:tcBorders>
              <w:top w:val="nil"/>
              <w:bottom w:val="nil"/>
            </w:tcBorders>
          </w:tcPr>
          <w:p w14:paraId="21AB18DB" w14:textId="77777777" w:rsidR="00372703" w:rsidRPr="00372703" w:rsidRDefault="00372703" w:rsidP="007E24E1">
            <w:pPr>
              <w:cnfStyle w:val="000000000000" w:firstRow="0" w:lastRow="0" w:firstColumn="0" w:lastColumn="0" w:oddVBand="0" w:evenVBand="0" w:oddHBand="0" w:evenHBand="0" w:firstRowFirstColumn="0" w:firstRowLastColumn="0" w:lastRowFirstColumn="0" w:lastRowLastColumn="0"/>
            </w:pPr>
            <w:r w:rsidRPr="00372703">
              <w:t>1.08137</w:t>
            </w:r>
          </w:p>
        </w:tc>
      </w:tr>
    </w:tbl>
    <w:p w14:paraId="36B4681D" w14:textId="4CC109E5" w:rsidR="00372703" w:rsidRPr="00721953" w:rsidRDefault="00721953" w:rsidP="00721953">
      <w:r w:rsidRPr="00721953">
        <w:rPr>
          <w:i/>
          <w:iCs/>
        </w:rPr>
        <w:t>Note:</w:t>
      </w:r>
      <w:r w:rsidRPr="00721953">
        <w:t xml:space="preserve"> </w:t>
      </w:r>
      <w:r w:rsidRPr="00721953">
        <w:t>These hyperparameters were obtained through cross-validation to minimize multiclass log loss.</w:t>
      </w:r>
    </w:p>
    <w:p w14:paraId="3725E582" w14:textId="77777777" w:rsidR="00EF5AD1" w:rsidRDefault="00EF5AD1" w:rsidP="00FD0052"/>
    <w:p w14:paraId="1C7E395D" w14:textId="28C30E0F" w:rsidR="00721953" w:rsidRPr="00721953" w:rsidRDefault="00721953" w:rsidP="00721953">
      <w:pPr>
        <w:rPr>
          <w:b/>
          <w:bCs/>
        </w:rPr>
      </w:pPr>
      <w:r w:rsidRPr="00721953">
        <w:rPr>
          <w:rFonts w:eastAsiaTheme="majorEastAsia"/>
          <w:b/>
          <w:bCs/>
        </w:rPr>
        <w:t xml:space="preserve">Table </w:t>
      </w:r>
      <w:r w:rsidRPr="00721953">
        <w:rPr>
          <w:b/>
          <w:bCs/>
        </w:rPr>
        <w:t>B.</w:t>
      </w:r>
    </w:p>
    <w:p w14:paraId="569A4089" w14:textId="03315683" w:rsidR="00FD0052" w:rsidRPr="00721953" w:rsidRDefault="00721953" w:rsidP="00FD0052">
      <w:pPr>
        <w:rPr>
          <w:i/>
          <w:iCs/>
        </w:rPr>
      </w:pPr>
      <w:r w:rsidRPr="00721953">
        <w:rPr>
          <w:rFonts w:eastAsiaTheme="majorEastAsia"/>
          <w:i/>
          <w:iCs/>
        </w:rPr>
        <w:t>Model Performance Metrics for Externalizing Symptoms</w:t>
      </w:r>
    </w:p>
    <w:tbl>
      <w:tblPr>
        <w:tblStyle w:val="PlainTable2"/>
        <w:tblpPr w:leftFromText="187" w:rightFromText="187" w:vertAnchor="text" w:tblpY="1"/>
        <w:tblOverlap w:val="never"/>
        <w:tblW w:w="0" w:type="auto"/>
        <w:tblLook w:val="04A0" w:firstRow="1" w:lastRow="0" w:firstColumn="1" w:lastColumn="0" w:noHBand="0" w:noVBand="1"/>
      </w:tblPr>
      <w:tblGrid>
        <w:gridCol w:w="1488"/>
        <w:gridCol w:w="903"/>
        <w:gridCol w:w="916"/>
        <w:gridCol w:w="924"/>
        <w:gridCol w:w="1183"/>
        <w:gridCol w:w="903"/>
        <w:gridCol w:w="920"/>
        <w:gridCol w:w="932"/>
        <w:gridCol w:w="1191"/>
      </w:tblGrid>
      <w:tr w:rsidR="00FD0052" w:rsidRPr="002957EA" w14:paraId="44E48598" w14:textId="77777777" w:rsidTr="00721953">
        <w:trPr>
          <w:cnfStyle w:val="100000000000" w:firstRow="1" w:lastRow="0" w:firstColumn="0" w:lastColumn="0" w:oddVBand="0" w:evenVBand="0" w:oddHBand="0"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488" w:type="dxa"/>
          </w:tcPr>
          <w:p w14:paraId="638D1312" w14:textId="77777777" w:rsidR="00FD0052" w:rsidRPr="002957EA" w:rsidRDefault="00FD0052" w:rsidP="007E24E1">
            <w:pPr>
              <w:rPr>
                <w:sz w:val="21"/>
                <w:szCs w:val="21"/>
              </w:rPr>
            </w:pPr>
          </w:p>
        </w:tc>
        <w:tc>
          <w:tcPr>
            <w:tcW w:w="3926" w:type="dxa"/>
            <w:gridSpan w:val="4"/>
          </w:tcPr>
          <w:p w14:paraId="36218FC7" w14:textId="77777777" w:rsidR="00FD0052" w:rsidRPr="002957EA" w:rsidRDefault="00FD0052" w:rsidP="007E24E1">
            <w:pPr>
              <w:cnfStyle w:val="100000000000" w:firstRow="1" w:lastRow="0" w:firstColumn="0" w:lastColumn="0" w:oddVBand="0" w:evenVBand="0" w:oddHBand="0" w:evenHBand="0" w:firstRowFirstColumn="0" w:firstRowLastColumn="0" w:lastRowFirstColumn="0" w:lastRowLastColumn="0"/>
              <w:rPr>
                <w:sz w:val="21"/>
                <w:szCs w:val="21"/>
              </w:rPr>
            </w:pPr>
            <w:r w:rsidRPr="002957EA">
              <w:rPr>
                <w:sz w:val="21"/>
                <w:szCs w:val="21"/>
              </w:rPr>
              <w:t>CBCL</w:t>
            </w:r>
          </w:p>
        </w:tc>
        <w:tc>
          <w:tcPr>
            <w:tcW w:w="3946" w:type="dxa"/>
            <w:gridSpan w:val="4"/>
          </w:tcPr>
          <w:p w14:paraId="409590E5" w14:textId="77777777" w:rsidR="00FD0052" w:rsidRPr="002957EA" w:rsidRDefault="00FD0052" w:rsidP="007E24E1">
            <w:pPr>
              <w:cnfStyle w:val="100000000000" w:firstRow="1" w:lastRow="0" w:firstColumn="0" w:lastColumn="0" w:oddVBand="0" w:evenVBand="0" w:oddHBand="0" w:evenHBand="0" w:firstRowFirstColumn="0" w:firstRowLastColumn="0" w:lastRowFirstColumn="0" w:lastRowLastColumn="0"/>
              <w:rPr>
                <w:sz w:val="21"/>
                <w:szCs w:val="21"/>
              </w:rPr>
            </w:pPr>
            <w:r w:rsidRPr="002957EA">
              <w:rPr>
                <w:sz w:val="21"/>
                <w:szCs w:val="21"/>
              </w:rPr>
              <w:t>BPM</w:t>
            </w:r>
          </w:p>
        </w:tc>
      </w:tr>
      <w:tr w:rsidR="00FD0052" w:rsidRPr="002957EA" w14:paraId="5B2A5EFC" w14:textId="77777777" w:rsidTr="00721953">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488" w:type="dxa"/>
            <w:tcBorders>
              <w:bottom w:val="nil"/>
            </w:tcBorders>
            <w:hideMark/>
          </w:tcPr>
          <w:p w14:paraId="0DE60159" w14:textId="77777777" w:rsidR="00FD0052" w:rsidRPr="002957EA" w:rsidRDefault="00FD0052" w:rsidP="007E24E1">
            <w:pPr>
              <w:rPr>
                <w:sz w:val="21"/>
                <w:szCs w:val="21"/>
              </w:rPr>
            </w:pPr>
            <w:r w:rsidRPr="002957EA">
              <w:rPr>
                <w:sz w:val="21"/>
                <w:szCs w:val="21"/>
              </w:rPr>
              <w:t>Model Configuration</w:t>
            </w:r>
          </w:p>
        </w:tc>
        <w:tc>
          <w:tcPr>
            <w:tcW w:w="903" w:type="dxa"/>
            <w:tcBorders>
              <w:bottom w:val="nil"/>
            </w:tcBorders>
            <w:hideMark/>
          </w:tcPr>
          <w:p w14:paraId="4BCE60BD"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Default</w:t>
            </w:r>
          </w:p>
        </w:tc>
        <w:tc>
          <w:tcPr>
            <w:tcW w:w="916" w:type="dxa"/>
            <w:tcBorders>
              <w:bottom w:val="nil"/>
            </w:tcBorders>
            <w:hideMark/>
          </w:tcPr>
          <w:p w14:paraId="47620F59"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With Weights</w:t>
            </w:r>
          </w:p>
        </w:tc>
        <w:tc>
          <w:tcPr>
            <w:tcW w:w="924" w:type="dxa"/>
            <w:tcBorders>
              <w:bottom w:val="nil"/>
            </w:tcBorders>
            <w:hideMark/>
          </w:tcPr>
          <w:p w14:paraId="17F39743"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Tuned + Argmax</w:t>
            </w:r>
          </w:p>
        </w:tc>
        <w:tc>
          <w:tcPr>
            <w:tcW w:w="1183" w:type="dxa"/>
            <w:tcBorders>
              <w:bottom w:val="nil"/>
            </w:tcBorders>
            <w:hideMark/>
          </w:tcPr>
          <w:p w14:paraId="76FE9537"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Tuned + Threshold-Cal.</w:t>
            </w:r>
          </w:p>
        </w:tc>
        <w:tc>
          <w:tcPr>
            <w:tcW w:w="903" w:type="dxa"/>
            <w:tcBorders>
              <w:bottom w:val="nil"/>
            </w:tcBorders>
            <w:hideMark/>
          </w:tcPr>
          <w:p w14:paraId="1FAF61CF"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Default</w:t>
            </w:r>
          </w:p>
        </w:tc>
        <w:tc>
          <w:tcPr>
            <w:tcW w:w="920" w:type="dxa"/>
            <w:tcBorders>
              <w:bottom w:val="nil"/>
            </w:tcBorders>
            <w:hideMark/>
          </w:tcPr>
          <w:p w14:paraId="2647FB39"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With Weights</w:t>
            </w:r>
          </w:p>
        </w:tc>
        <w:tc>
          <w:tcPr>
            <w:tcW w:w="932" w:type="dxa"/>
            <w:tcBorders>
              <w:bottom w:val="nil"/>
            </w:tcBorders>
            <w:hideMark/>
          </w:tcPr>
          <w:p w14:paraId="327D75F3"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Tuned + Argmax</w:t>
            </w:r>
          </w:p>
        </w:tc>
        <w:tc>
          <w:tcPr>
            <w:tcW w:w="1191" w:type="dxa"/>
            <w:tcBorders>
              <w:bottom w:val="nil"/>
            </w:tcBorders>
            <w:hideMark/>
          </w:tcPr>
          <w:p w14:paraId="1222C69E"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Tuned + Threshold-Cal.</w:t>
            </w:r>
          </w:p>
        </w:tc>
      </w:tr>
      <w:tr w:rsidR="00FD0052" w:rsidRPr="002957EA" w14:paraId="7C8AC93D" w14:textId="77777777" w:rsidTr="007E24E1">
        <w:trPr>
          <w:trHeight w:val="150"/>
        </w:trPr>
        <w:tc>
          <w:tcPr>
            <w:cnfStyle w:val="001000000000" w:firstRow="0" w:lastRow="0" w:firstColumn="1" w:lastColumn="0" w:oddVBand="0" w:evenVBand="0" w:oddHBand="0" w:evenHBand="0" w:firstRowFirstColumn="0" w:firstRowLastColumn="0" w:lastRowFirstColumn="0" w:lastRowLastColumn="0"/>
            <w:tcW w:w="9360" w:type="dxa"/>
            <w:gridSpan w:val="9"/>
            <w:tcBorders>
              <w:top w:val="nil"/>
              <w:bottom w:val="single" w:sz="4" w:space="0" w:color="000000" w:themeColor="text1"/>
            </w:tcBorders>
            <w:hideMark/>
          </w:tcPr>
          <w:p w14:paraId="038ABD3F" w14:textId="77777777" w:rsidR="00FD0052" w:rsidRPr="002957EA" w:rsidRDefault="00FD0052" w:rsidP="007E24E1">
            <w:pPr>
              <w:rPr>
                <w:sz w:val="21"/>
                <w:szCs w:val="21"/>
              </w:rPr>
            </w:pPr>
            <w:r w:rsidRPr="002957EA">
              <w:rPr>
                <w:sz w:val="21"/>
                <w:szCs w:val="21"/>
              </w:rPr>
              <w:t>Overall Performance</w:t>
            </w:r>
          </w:p>
        </w:tc>
      </w:tr>
      <w:tr w:rsidR="00FD0052" w:rsidRPr="002957EA" w14:paraId="0F320086" w14:textId="77777777" w:rsidTr="00721953">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488" w:type="dxa"/>
            <w:tcBorders>
              <w:top w:val="single" w:sz="4" w:space="0" w:color="000000" w:themeColor="text1"/>
              <w:bottom w:val="nil"/>
            </w:tcBorders>
            <w:hideMark/>
          </w:tcPr>
          <w:p w14:paraId="73572191" w14:textId="77777777" w:rsidR="00FD0052" w:rsidRPr="002957EA" w:rsidRDefault="00FD0052" w:rsidP="007E24E1">
            <w:pPr>
              <w:rPr>
                <w:sz w:val="21"/>
                <w:szCs w:val="21"/>
              </w:rPr>
            </w:pPr>
            <w:r w:rsidRPr="002957EA">
              <w:rPr>
                <w:sz w:val="21"/>
                <w:szCs w:val="21"/>
              </w:rPr>
              <w:t>Accuracy</w:t>
            </w:r>
          </w:p>
        </w:tc>
        <w:tc>
          <w:tcPr>
            <w:tcW w:w="903" w:type="dxa"/>
            <w:tcBorders>
              <w:top w:val="single" w:sz="4" w:space="0" w:color="000000" w:themeColor="text1"/>
              <w:bottom w:val="nil"/>
            </w:tcBorders>
            <w:hideMark/>
          </w:tcPr>
          <w:p w14:paraId="70AFB3FB"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0.3478</w:t>
            </w:r>
          </w:p>
        </w:tc>
        <w:tc>
          <w:tcPr>
            <w:tcW w:w="916" w:type="dxa"/>
            <w:tcBorders>
              <w:top w:val="single" w:sz="4" w:space="0" w:color="000000" w:themeColor="text1"/>
              <w:bottom w:val="nil"/>
            </w:tcBorders>
            <w:hideMark/>
          </w:tcPr>
          <w:p w14:paraId="1F988B36"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0.3498</w:t>
            </w:r>
          </w:p>
        </w:tc>
        <w:tc>
          <w:tcPr>
            <w:tcW w:w="924" w:type="dxa"/>
            <w:tcBorders>
              <w:top w:val="single" w:sz="4" w:space="0" w:color="000000" w:themeColor="text1"/>
              <w:bottom w:val="nil"/>
            </w:tcBorders>
            <w:hideMark/>
          </w:tcPr>
          <w:p w14:paraId="3A21672A"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0.9835</w:t>
            </w:r>
          </w:p>
        </w:tc>
        <w:tc>
          <w:tcPr>
            <w:tcW w:w="1183" w:type="dxa"/>
            <w:tcBorders>
              <w:top w:val="single" w:sz="4" w:space="0" w:color="000000" w:themeColor="text1"/>
              <w:bottom w:val="nil"/>
            </w:tcBorders>
            <w:hideMark/>
          </w:tcPr>
          <w:p w14:paraId="2E7F9A37"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0.9546</w:t>
            </w:r>
          </w:p>
        </w:tc>
        <w:tc>
          <w:tcPr>
            <w:tcW w:w="903" w:type="dxa"/>
            <w:tcBorders>
              <w:top w:val="single" w:sz="4" w:space="0" w:color="000000" w:themeColor="text1"/>
              <w:bottom w:val="nil"/>
            </w:tcBorders>
            <w:hideMark/>
          </w:tcPr>
          <w:p w14:paraId="704BEF4B"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0.3323</w:t>
            </w:r>
          </w:p>
        </w:tc>
        <w:tc>
          <w:tcPr>
            <w:tcW w:w="920" w:type="dxa"/>
            <w:tcBorders>
              <w:top w:val="single" w:sz="4" w:space="0" w:color="000000" w:themeColor="text1"/>
              <w:bottom w:val="nil"/>
            </w:tcBorders>
            <w:hideMark/>
          </w:tcPr>
          <w:p w14:paraId="2C27FCBE"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0.3365</w:t>
            </w:r>
          </w:p>
        </w:tc>
        <w:tc>
          <w:tcPr>
            <w:tcW w:w="932" w:type="dxa"/>
            <w:tcBorders>
              <w:top w:val="single" w:sz="4" w:space="0" w:color="000000" w:themeColor="text1"/>
              <w:bottom w:val="nil"/>
            </w:tcBorders>
            <w:hideMark/>
          </w:tcPr>
          <w:p w14:paraId="1517DF77"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0.9723</w:t>
            </w:r>
          </w:p>
        </w:tc>
        <w:tc>
          <w:tcPr>
            <w:tcW w:w="1191" w:type="dxa"/>
            <w:tcBorders>
              <w:top w:val="single" w:sz="4" w:space="0" w:color="000000" w:themeColor="text1"/>
              <w:bottom w:val="nil"/>
            </w:tcBorders>
            <w:hideMark/>
          </w:tcPr>
          <w:p w14:paraId="4FE494EC"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0.886</w:t>
            </w:r>
          </w:p>
        </w:tc>
      </w:tr>
      <w:tr w:rsidR="00FD0052" w:rsidRPr="002957EA" w14:paraId="1974F58A" w14:textId="77777777" w:rsidTr="00721953">
        <w:trPr>
          <w:trHeight w:val="605"/>
        </w:trPr>
        <w:tc>
          <w:tcPr>
            <w:cnfStyle w:val="001000000000" w:firstRow="0" w:lastRow="0" w:firstColumn="1" w:lastColumn="0" w:oddVBand="0" w:evenVBand="0" w:oddHBand="0" w:evenHBand="0" w:firstRowFirstColumn="0" w:firstRowLastColumn="0" w:lastRowFirstColumn="0" w:lastRowLastColumn="0"/>
            <w:tcW w:w="1488" w:type="dxa"/>
            <w:tcBorders>
              <w:top w:val="nil"/>
              <w:bottom w:val="nil"/>
            </w:tcBorders>
            <w:hideMark/>
          </w:tcPr>
          <w:p w14:paraId="0C4ABF8B" w14:textId="77777777" w:rsidR="00FD0052" w:rsidRPr="002957EA" w:rsidRDefault="00FD0052" w:rsidP="007E24E1">
            <w:pPr>
              <w:rPr>
                <w:sz w:val="21"/>
                <w:szCs w:val="21"/>
              </w:rPr>
            </w:pPr>
            <w:r w:rsidRPr="002957EA">
              <w:rPr>
                <w:sz w:val="21"/>
                <w:szCs w:val="21"/>
              </w:rPr>
              <w:t>95% CI</w:t>
            </w:r>
          </w:p>
        </w:tc>
        <w:tc>
          <w:tcPr>
            <w:tcW w:w="903" w:type="dxa"/>
            <w:tcBorders>
              <w:top w:val="nil"/>
              <w:bottom w:val="nil"/>
            </w:tcBorders>
            <w:hideMark/>
          </w:tcPr>
          <w:p w14:paraId="2AA2E714"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0.3178–0.3787</w:t>
            </w:r>
          </w:p>
        </w:tc>
        <w:tc>
          <w:tcPr>
            <w:tcW w:w="916" w:type="dxa"/>
            <w:tcBorders>
              <w:top w:val="nil"/>
              <w:bottom w:val="nil"/>
            </w:tcBorders>
            <w:hideMark/>
          </w:tcPr>
          <w:p w14:paraId="4687AADB"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0.3198–0.3808</w:t>
            </w:r>
          </w:p>
        </w:tc>
        <w:tc>
          <w:tcPr>
            <w:tcW w:w="924" w:type="dxa"/>
            <w:tcBorders>
              <w:top w:val="nil"/>
              <w:bottom w:val="nil"/>
            </w:tcBorders>
            <w:hideMark/>
          </w:tcPr>
          <w:p w14:paraId="5DB25D10"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0.9733–0.9905</w:t>
            </w:r>
          </w:p>
        </w:tc>
        <w:tc>
          <w:tcPr>
            <w:tcW w:w="1183" w:type="dxa"/>
            <w:tcBorders>
              <w:top w:val="nil"/>
              <w:bottom w:val="nil"/>
            </w:tcBorders>
            <w:hideMark/>
          </w:tcPr>
          <w:p w14:paraId="1EA90FEC"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0.9395–0.9668</w:t>
            </w:r>
          </w:p>
        </w:tc>
        <w:tc>
          <w:tcPr>
            <w:tcW w:w="903" w:type="dxa"/>
            <w:tcBorders>
              <w:top w:val="nil"/>
              <w:bottom w:val="nil"/>
            </w:tcBorders>
            <w:hideMark/>
          </w:tcPr>
          <w:p w14:paraId="56D493CB"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0.3022–0.3634</w:t>
            </w:r>
          </w:p>
        </w:tc>
        <w:tc>
          <w:tcPr>
            <w:tcW w:w="920" w:type="dxa"/>
            <w:tcBorders>
              <w:top w:val="nil"/>
              <w:bottom w:val="nil"/>
            </w:tcBorders>
            <w:hideMark/>
          </w:tcPr>
          <w:p w14:paraId="3436C264"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0.3063–0.3678</w:t>
            </w:r>
          </w:p>
        </w:tc>
        <w:tc>
          <w:tcPr>
            <w:tcW w:w="932" w:type="dxa"/>
            <w:tcBorders>
              <w:top w:val="nil"/>
              <w:bottom w:val="nil"/>
            </w:tcBorders>
            <w:hideMark/>
          </w:tcPr>
          <w:p w14:paraId="33CC4288"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0.9597–0.9818</w:t>
            </w:r>
          </w:p>
        </w:tc>
        <w:tc>
          <w:tcPr>
            <w:tcW w:w="1191" w:type="dxa"/>
            <w:tcBorders>
              <w:top w:val="nil"/>
              <w:bottom w:val="nil"/>
            </w:tcBorders>
            <w:hideMark/>
          </w:tcPr>
          <w:p w14:paraId="3E212AD5"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0.864–0.9057</w:t>
            </w:r>
          </w:p>
        </w:tc>
      </w:tr>
      <w:tr w:rsidR="00FD0052" w:rsidRPr="002957EA" w14:paraId="116A3B3B" w14:textId="77777777" w:rsidTr="00721953">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488" w:type="dxa"/>
            <w:tcBorders>
              <w:top w:val="nil"/>
              <w:bottom w:val="nil"/>
            </w:tcBorders>
            <w:hideMark/>
          </w:tcPr>
          <w:p w14:paraId="36FC5F8A" w14:textId="77777777" w:rsidR="00FD0052" w:rsidRPr="002957EA" w:rsidRDefault="00FD0052" w:rsidP="007E24E1">
            <w:pPr>
              <w:rPr>
                <w:sz w:val="21"/>
                <w:szCs w:val="21"/>
              </w:rPr>
            </w:pPr>
            <w:r w:rsidRPr="002957EA">
              <w:rPr>
                <w:sz w:val="21"/>
                <w:szCs w:val="21"/>
              </w:rPr>
              <w:t>Cohen’s Kappa</w:t>
            </w:r>
          </w:p>
        </w:tc>
        <w:tc>
          <w:tcPr>
            <w:tcW w:w="903" w:type="dxa"/>
            <w:tcBorders>
              <w:top w:val="nil"/>
              <w:bottom w:val="nil"/>
            </w:tcBorders>
            <w:hideMark/>
          </w:tcPr>
          <w:p w14:paraId="0AE9F1A6"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0.0113</w:t>
            </w:r>
          </w:p>
        </w:tc>
        <w:tc>
          <w:tcPr>
            <w:tcW w:w="916" w:type="dxa"/>
            <w:tcBorders>
              <w:top w:val="nil"/>
              <w:bottom w:val="nil"/>
            </w:tcBorders>
            <w:hideMark/>
          </w:tcPr>
          <w:p w14:paraId="4BE82FD7"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0.0084</w:t>
            </w:r>
          </w:p>
        </w:tc>
        <w:tc>
          <w:tcPr>
            <w:tcW w:w="924" w:type="dxa"/>
            <w:tcBorders>
              <w:top w:val="nil"/>
              <w:bottom w:val="nil"/>
            </w:tcBorders>
            <w:hideMark/>
          </w:tcPr>
          <w:p w14:paraId="25803056"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w:t>
            </w:r>
          </w:p>
        </w:tc>
        <w:tc>
          <w:tcPr>
            <w:tcW w:w="1183" w:type="dxa"/>
            <w:tcBorders>
              <w:top w:val="nil"/>
              <w:bottom w:val="nil"/>
            </w:tcBorders>
            <w:hideMark/>
          </w:tcPr>
          <w:p w14:paraId="41CB15EE"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-0.0173</w:t>
            </w:r>
          </w:p>
        </w:tc>
        <w:tc>
          <w:tcPr>
            <w:tcW w:w="903" w:type="dxa"/>
            <w:tcBorders>
              <w:top w:val="nil"/>
              <w:bottom w:val="nil"/>
            </w:tcBorders>
            <w:hideMark/>
          </w:tcPr>
          <w:p w14:paraId="27151844"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-0.0106</w:t>
            </w:r>
          </w:p>
        </w:tc>
        <w:tc>
          <w:tcPr>
            <w:tcW w:w="920" w:type="dxa"/>
            <w:tcBorders>
              <w:top w:val="nil"/>
              <w:bottom w:val="nil"/>
            </w:tcBorders>
            <w:hideMark/>
          </w:tcPr>
          <w:p w14:paraId="6F50A325"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0.005</w:t>
            </w:r>
          </w:p>
        </w:tc>
        <w:tc>
          <w:tcPr>
            <w:tcW w:w="932" w:type="dxa"/>
            <w:tcBorders>
              <w:top w:val="nil"/>
              <w:bottom w:val="nil"/>
            </w:tcBorders>
            <w:hideMark/>
          </w:tcPr>
          <w:p w14:paraId="038FB65C"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w:t>
            </w:r>
          </w:p>
        </w:tc>
        <w:tc>
          <w:tcPr>
            <w:tcW w:w="1191" w:type="dxa"/>
            <w:tcBorders>
              <w:top w:val="nil"/>
              <w:bottom w:val="nil"/>
            </w:tcBorders>
            <w:hideMark/>
          </w:tcPr>
          <w:p w14:paraId="3B539AE6"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-0.0328</w:t>
            </w:r>
          </w:p>
        </w:tc>
      </w:tr>
      <w:tr w:rsidR="00FD0052" w:rsidRPr="002957EA" w14:paraId="4364F218" w14:textId="77777777" w:rsidTr="007E24E1">
        <w:trPr>
          <w:trHeight w:val="150"/>
        </w:trPr>
        <w:tc>
          <w:tcPr>
            <w:cnfStyle w:val="001000000000" w:firstRow="0" w:lastRow="0" w:firstColumn="1" w:lastColumn="0" w:oddVBand="0" w:evenVBand="0" w:oddHBand="0" w:evenHBand="0" w:firstRowFirstColumn="0" w:firstRowLastColumn="0" w:lastRowFirstColumn="0" w:lastRowLastColumn="0"/>
            <w:tcW w:w="9360" w:type="dxa"/>
            <w:gridSpan w:val="9"/>
            <w:tcBorders>
              <w:top w:val="nil"/>
              <w:bottom w:val="single" w:sz="4" w:space="0" w:color="000000" w:themeColor="text1"/>
            </w:tcBorders>
            <w:hideMark/>
          </w:tcPr>
          <w:p w14:paraId="336EF976" w14:textId="77777777" w:rsidR="00FD0052" w:rsidRPr="002957EA" w:rsidRDefault="00FD0052" w:rsidP="007E24E1">
            <w:pPr>
              <w:rPr>
                <w:sz w:val="21"/>
                <w:szCs w:val="21"/>
              </w:rPr>
            </w:pPr>
            <w:r w:rsidRPr="002957EA">
              <w:rPr>
                <w:sz w:val="21"/>
                <w:szCs w:val="21"/>
              </w:rPr>
              <w:t>Class Balance</w:t>
            </w:r>
          </w:p>
        </w:tc>
      </w:tr>
      <w:tr w:rsidR="00FD0052" w:rsidRPr="002957EA" w14:paraId="28434520" w14:textId="77777777" w:rsidTr="00721953">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488" w:type="dxa"/>
            <w:tcBorders>
              <w:top w:val="single" w:sz="4" w:space="0" w:color="000000" w:themeColor="text1"/>
              <w:bottom w:val="nil"/>
            </w:tcBorders>
            <w:hideMark/>
          </w:tcPr>
          <w:p w14:paraId="12A84E79" w14:textId="77777777" w:rsidR="00FD0052" w:rsidRPr="002957EA" w:rsidRDefault="00FD0052" w:rsidP="007E24E1">
            <w:pPr>
              <w:rPr>
                <w:sz w:val="21"/>
                <w:szCs w:val="21"/>
              </w:rPr>
            </w:pPr>
            <w:r w:rsidRPr="002957EA">
              <w:rPr>
                <w:sz w:val="21"/>
                <w:szCs w:val="21"/>
              </w:rPr>
              <w:t>Balanced Accuracy</w:t>
            </w:r>
          </w:p>
        </w:tc>
        <w:tc>
          <w:tcPr>
            <w:tcW w:w="903" w:type="dxa"/>
            <w:tcBorders>
              <w:top w:val="single" w:sz="4" w:space="0" w:color="000000" w:themeColor="text1"/>
              <w:bottom w:val="nil"/>
            </w:tcBorders>
            <w:hideMark/>
          </w:tcPr>
          <w:p w14:paraId="5DD743EF"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0.5524</w:t>
            </w:r>
          </w:p>
        </w:tc>
        <w:tc>
          <w:tcPr>
            <w:tcW w:w="916" w:type="dxa"/>
            <w:tcBorders>
              <w:top w:val="single" w:sz="4" w:space="0" w:color="000000" w:themeColor="text1"/>
              <w:bottom w:val="nil"/>
            </w:tcBorders>
            <w:hideMark/>
          </w:tcPr>
          <w:p w14:paraId="265608B5"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0.5545</w:t>
            </w:r>
          </w:p>
        </w:tc>
        <w:tc>
          <w:tcPr>
            <w:tcW w:w="924" w:type="dxa"/>
            <w:tcBorders>
              <w:top w:val="single" w:sz="4" w:space="0" w:color="000000" w:themeColor="text1"/>
              <w:bottom w:val="nil"/>
            </w:tcBorders>
            <w:hideMark/>
          </w:tcPr>
          <w:p w14:paraId="4D98DC46"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0.5</w:t>
            </w:r>
          </w:p>
        </w:tc>
        <w:tc>
          <w:tcPr>
            <w:tcW w:w="1183" w:type="dxa"/>
            <w:tcBorders>
              <w:top w:val="single" w:sz="4" w:space="0" w:color="000000" w:themeColor="text1"/>
              <w:bottom w:val="nil"/>
            </w:tcBorders>
            <w:hideMark/>
          </w:tcPr>
          <w:p w14:paraId="7C473F12"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0.4879</w:t>
            </w:r>
          </w:p>
        </w:tc>
        <w:tc>
          <w:tcPr>
            <w:tcW w:w="903" w:type="dxa"/>
            <w:tcBorders>
              <w:top w:val="single" w:sz="4" w:space="0" w:color="000000" w:themeColor="text1"/>
              <w:bottom w:val="nil"/>
            </w:tcBorders>
            <w:hideMark/>
          </w:tcPr>
          <w:p w14:paraId="544B86FB"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0.4248</w:t>
            </w:r>
          </w:p>
        </w:tc>
        <w:tc>
          <w:tcPr>
            <w:tcW w:w="920" w:type="dxa"/>
            <w:tcBorders>
              <w:top w:val="single" w:sz="4" w:space="0" w:color="000000" w:themeColor="text1"/>
              <w:bottom w:val="nil"/>
            </w:tcBorders>
            <w:hideMark/>
          </w:tcPr>
          <w:p w14:paraId="7086252B"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0.5038</w:t>
            </w:r>
          </w:p>
        </w:tc>
        <w:tc>
          <w:tcPr>
            <w:tcW w:w="932" w:type="dxa"/>
            <w:tcBorders>
              <w:top w:val="single" w:sz="4" w:space="0" w:color="000000" w:themeColor="text1"/>
              <w:bottom w:val="nil"/>
            </w:tcBorders>
            <w:hideMark/>
          </w:tcPr>
          <w:p w14:paraId="654CE897"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0.5</w:t>
            </w:r>
          </w:p>
        </w:tc>
        <w:tc>
          <w:tcPr>
            <w:tcW w:w="1191" w:type="dxa"/>
            <w:tcBorders>
              <w:top w:val="single" w:sz="4" w:space="0" w:color="000000" w:themeColor="text1"/>
              <w:bottom w:val="nil"/>
            </w:tcBorders>
            <w:hideMark/>
          </w:tcPr>
          <w:p w14:paraId="5283E05E"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0.462</w:t>
            </w:r>
          </w:p>
        </w:tc>
      </w:tr>
      <w:tr w:rsidR="00FD0052" w:rsidRPr="002957EA" w14:paraId="6A4ED6B7" w14:textId="77777777" w:rsidTr="00721953">
        <w:trPr>
          <w:trHeight w:val="605"/>
        </w:trPr>
        <w:tc>
          <w:tcPr>
            <w:cnfStyle w:val="001000000000" w:firstRow="0" w:lastRow="0" w:firstColumn="1" w:lastColumn="0" w:oddVBand="0" w:evenVBand="0" w:oddHBand="0" w:evenHBand="0" w:firstRowFirstColumn="0" w:firstRowLastColumn="0" w:lastRowFirstColumn="0" w:lastRowLastColumn="0"/>
            <w:tcW w:w="1488" w:type="dxa"/>
            <w:tcBorders>
              <w:top w:val="nil"/>
              <w:bottom w:val="nil"/>
            </w:tcBorders>
            <w:hideMark/>
          </w:tcPr>
          <w:p w14:paraId="37BFA156" w14:textId="77777777" w:rsidR="00FD0052" w:rsidRPr="002957EA" w:rsidRDefault="00FD0052" w:rsidP="007E24E1">
            <w:pPr>
              <w:rPr>
                <w:sz w:val="21"/>
                <w:szCs w:val="21"/>
              </w:rPr>
            </w:pPr>
            <w:r w:rsidRPr="002957EA">
              <w:rPr>
                <w:sz w:val="21"/>
                <w:szCs w:val="21"/>
              </w:rPr>
              <w:lastRenderedPageBreak/>
              <w:t>Sensitivity (Borderline)</w:t>
            </w:r>
          </w:p>
        </w:tc>
        <w:tc>
          <w:tcPr>
            <w:tcW w:w="903" w:type="dxa"/>
            <w:tcBorders>
              <w:top w:val="nil"/>
              <w:bottom w:val="nil"/>
            </w:tcBorders>
            <w:hideMark/>
          </w:tcPr>
          <w:p w14:paraId="4D9D295F"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0.4</w:t>
            </w:r>
          </w:p>
        </w:tc>
        <w:tc>
          <w:tcPr>
            <w:tcW w:w="916" w:type="dxa"/>
            <w:tcBorders>
              <w:top w:val="nil"/>
              <w:bottom w:val="nil"/>
            </w:tcBorders>
            <w:hideMark/>
          </w:tcPr>
          <w:p w14:paraId="21490625"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0.4</w:t>
            </w:r>
          </w:p>
        </w:tc>
        <w:tc>
          <w:tcPr>
            <w:tcW w:w="924" w:type="dxa"/>
            <w:tcBorders>
              <w:top w:val="nil"/>
              <w:bottom w:val="nil"/>
            </w:tcBorders>
            <w:hideMark/>
          </w:tcPr>
          <w:p w14:paraId="097D6ABF"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w:t>
            </w:r>
          </w:p>
        </w:tc>
        <w:tc>
          <w:tcPr>
            <w:tcW w:w="1183" w:type="dxa"/>
            <w:tcBorders>
              <w:top w:val="nil"/>
              <w:bottom w:val="nil"/>
            </w:tcBorders>
            <w:hideMark/>
          </w:tcPr>
          <w:p w14:paraId="2B74E8CC"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w:t>
            </w:r>
          </w:p>
        </w:tc>
        <w:tc>
          <w:tcPr>
            <w:tcW w:w="903" w:type="dxa"/>
            <w:tcBorders>
              <w:top w:val="nil"/>
              <w:bottom w:val="nil"/>
            </w:tcBorders>
            <w:hideMark/>
          </w:tcPr>
          <w:p w14:paraId="3F13918F"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0.1667</w:t>
            </w:r>
          </w:p>
        </w:tc>
        <w:tc>
          <w:tcPr>
            <w:tcW w:w="920" w:type="dxa"/>
            <w:tcBorders>
              <w:top w:val="nil"/>
              <w:bottom w:val="nil"/>
            </w:tcBorders>
            <w:hideMark/>
          </w:tcPr>
          <w:p w14:paraId="6CC3DE4F"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0.3333</w:t>
            </w:r>
          </w:p>
        </w:tc>
        <w:tc>
          <w:tcPr>
            <w:tcW w:w="932" w:type="dxa"/>
            <w:tcBorders>
              <w:top w:val="nil"/>
              <w:bottom w:val="nil"/>
            </w:tcBorders>
            <w:hideMark/>
          </w:tcPr>
          <w:p w14:paraId="313461DB"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w:t>
            </w:r>
          </w:p>
        </w:tc>
        <w:tc>
          <w:tcPr>
            <w:tcW w:w="1191" w:type="dxa"/>
            <w:tcBorders>
              <w:top w:val="nil"/>
              <w:bottom w:val="nil"/>
            </w:tcBorders>
            <w:hideMark/>
          </w:tcPr>
          <w:p w14:paraId="419ACA47"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w:t>
            </w:r>
          </w:p>
        </w:tc>
      </w:tr>
      <w:tr w:rsidR="00FD0052" w:rsidRPr="002957EA" w14:paraId="32956A8D" w14:textId="77777777" w:rsidTr="00721953">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488" w:type="dxa"/>
            <w:tcBorders>
              <w:top w:val="nil"/>
              <w:bottom w:val="nil"/>
            </w:tcBorders>
            <w:hideMark/>
          </w:tcPr>
          <w:p w14:paraId="6D900AE9" w14:textId="77777777" w:rsidR="00FD0052" w:rsidRPr="002957EA" w:rsidRDefault="00FD0052" w:rsidP="007E24E1">
            <w:pPr>
              <w:rPr>
                <w:sz w:val="21"/>
                <w:szCs w:val="21"/>
              </w:rPr>
            </w:pPr>
            <w:r w:rsidRPr="002957EA">
              <w:rPr>
                <w:sz w:val="21"/>
                <w:szCs w:val="21"/>
              </w:rPr>
              <w:t>Sensitivity (Clinical)</w:t>
            </w:r>
          </w:p>
        </w:tc>
        <w:tc>
          <w:tcPr>
            <w:tcW w:w="903" w:type="dxa"/>
            <w:tcBorders>
              <w:top w:val="nil"/>
              <w:bottom w:val="nil"/>
            </w:tcBorders>
            <w:hideMark/>
          </w:tcPr>
          <w:p w14:paraId="49FF8414"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0.7273</w:t>
            </w:r>
          </w:p>
        </w:tc>
        <w:tc>
          <w:tcPr>
            <w:tcW w:w="916" w:type="dxa"/>
            <w:tcBorders>
              <w:top w:val="nil"/>
              <w:bottom w:val="nil"/>
            </w:tcBorders>
            <w:hideMark/>
          </w:tcPr>
          <w:p w14:paraId="6A7AE1A2"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0.5455</w:t>
            </w:r>
          </w:p>
        </w:tc>
        <w:tc>
          <w:tcPr>
            <w:tcW w:w="924" w:type="dxa"/>
            <w:tcBorders>
              <w:top w:val="nil"/>
              <w:bottom w:val="nil"/>
            </w:tcBorders>
            <w:hideMark/>
          </w:tcPr>
          <w:p w14:paraId="072EF30D"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w:t>
            </w:r>
          </w:p>
        </w:tc>
        <w:tc>
          <w:tcPr>
            <w:tcW w:w="1183" w:type="dxa"/>
            <w:tcBorders>
              <w:top w:val="nil"/>
              <w:bottom w:val="nil"/>
            </w:tcBorders>
            <w:hideMark/>
          </w:tcPr>
          <w:p w14:paraId="2F2EDC1E"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w:t>
            </w:r>
          </w:p>
        </w:tc>
        <w:tc>
          <w:tcPr>
            <w:tcW w:w="903" w:type="dxa"/>
            <w:tcBorders>
              <w:top w:val="nil"/>
              <w:bottom w:val="nil"/>
            </w:tcBorders>
            <w:hideMark/>
          </w:tcPr>
          <w:p w14:paraId="33BF2CB0"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0.5</w:t>
            </w:r>
          </w:p>
        </w:tc>
        <w:tc>
          <w:tcPr>
            <w:tcW w:w="920" w:type="dxa"/>
            <w:tcBorders>
              <w:top w:val="nil"/>
              <w:bottom w:val="nil"/>
            </w:tcBorders>
            <w:hideMark/>
          </w:tcPr>
          <w:p w14:paraId="482221D8"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0.5</w:t>
            </w:r>
          </w:p>
        </w:tc>
        <w:tc>
          <w:tcPr>
            <w:tcW w:w="932" w:type="dxa"/>
            <w:tcBorders>
              <w:top w:val="nil"/>
              <w:bottom w:val="nil"/>
            </w:tcBorders>
            <w:hideMark/>
          </w:tcPr>
          <w:p w14:paraId="6079475D"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w:t>
            </w:r>
          </w:p>
        </w:tc>
        <w:tc>
          <w:tcPr>
            <w:tcW w:w="1191" w:type="dxa"/>
            <w:tcBorders>
              <w:top w:val="nil"/>
              <w:bottom w:val="nil"/>
            </w:tcBorders>
            <w:hideMark/>
          </w:tcPr>
          <w:p w14:paraId="27B3AA35"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w:t>
            </w:r>
          </w:p>
        </w:tc>
      </w:tr>
      <w:tr w:rsidR="00FD0052" w:rsidRPr="002957EA" w14:paraId="67B0A9D9" w14:textId="77777777" w:rsidTr="00721953">
        <w:trPr>
          <w:trHeight w:val="605"/>
        </w:trPr>
        <w:tc>
          <w:tcPr>
            <w:cnfStyle w:val="001000000000" w:firstRow="0" w:lastRow="0" w:firstColumn="1" w:lastColumn="0" w:oddVBand="0" w:evenVBand="0" w:oddHBand="0" w:evenHBand="0" w:firstRowFirstColumn="0" w:firstRowLastColumn="0" w:lastRowFirstColumn="0" w:lastRowLastColumn="0"/>
            <w:tcW w:w="1488" w:type="dxa"/>
            <w:tcBorders>
              <w:top w:val="nil"/>
              <w:bottom w:val="nil"/>
            </w:tcBorders>
            <w:hideMark/>
          </w:tcPr>
          <w:p w14:paraId="29257F03" w14:textId="77777777" w:rsidR="00FD0052" w:rsidRPr="002957EA" w:rsidRDefault="00FD0052" w:rsidP="007E24E1">
            <w:pPr>
              <w:rPr>
                <w:sz w:val="21"/>
                <w:szCs w:val="21"/>
              </w:rPr>
            </w:pPr>
            <w:r w:rsidRPr="002957EA">
              <w:rPr>
                <w:sz w:val="21"/>
                <w:szCs w:val="21"/>
              </w:rPr>
              <w:t>Specificity (Borderline)</w:t>
            </w:r>
          </w:p>
        </w:tc>
        <w:tc>
          <w:tcPr>
            <w:tcW w:w="903" w:type="dxa"/>
            <w:tcBorders>
              <w:top w:val="nil"/>
              <w:bottom w:val="nil"/>
            </w:tcBorders>
            <w:hideMark/>
          </w:tcPr>
          <w:p w14:paraId="1E865D20"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0.6705</w:t>
            </w:r>
          </w:p>
        </w:tc>
        <w:tc>
          <w:tcPr>
            <w:tcW w:w="916" w:type="dxa"/>
            <w:tcBorders>
              <w:top w:val="nil"/>
              <w:bottom w:val="nil"/>
            </w:tcBorders>
            <w:hideMark/>
          </w:tcPr>
          <w:p w14:paraId="23AF4F98"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0.6621</w:t>
            </w:r>
          </w:p>
        </w:tc>
        <w:tc>
          <w:tcPr>
            <w:tcW w:w="924" w:type="dxa"/>
            <w:tcBorders>
              <w:top w:val="nil"/>
              <w:bottom w:val="nil"/>
            </w:tcBorders>
            <w:hideMark/>
          </w:tcPr>
          <w:p w14:paraId="178D5230"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1.0</w:t>
            </w:r>
          </w:p>
        </w:tc>
        <w:tc>
          <w:tcPr>
            <w:tcW w:w="1183" w:type="dxa"/>
            <w:tcBorders>
              <w:top w:val="nil"/>
              <w:bottom w:val="nil"/>
            </w:tcBorders>
            <w:hideMark/>
          </w:tcPr>
          <w:p w14:paraId="2396B85B"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0.9875</w:t>
            </w:r>
          </w:p>
        </w:tc>
        <w:tc>
          <w:tcPr>
            <w:tcW w:w="903" w:type="dxa"/>
            <w:tcBorders>
              <w:top w:val="nil"/>
              <w:bottom w:val="nil"/>
            </w:tcBorders>
            <w:hideMark/>
          </w:tcPr>
          <w:p w14:paraId="682B4862"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0.683</w:t>
            </w:r>
          </w:p>
        </w:tc>
        <w:tc>
          <w:tcPr>
            <w:tcW w:w="920" w:type="dxa"/>
            <w:tcBorders>
              <w:top w:val="nil"/>
              <w:bottom w:val="nil"/>
            </w:tcBorders>
            <w:hideMark/>
          </w:tcPr>
          <w:p w14:paraId="5F84C2D3"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0.6743</w:t>
            </w:r>
          </w:p>
        </w:tc>
        <w:tc>
          <w:tcPr>
            <w:tcW w:w="932" w:type="dxa"/>
            <w:tcBorders>
              <w:top w:val="nil"/>
              <w:bottom w:val="nil"/>
            </w:tcBorders>
            <w:hideMark/>
          </w:tcPr>
          <w:p w14:paraId="0332EFB9"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1.0</w:t>
            </w:r>
          </w:p>
        </w:tc>
        <w:tc>
          <w:tcPr>
            <w:tcW w:w="1191" w:type="dxa"/>
            <w:tcBorders>
              <w:top w:val="nil"/>
              <w:bottom w:val="nil"/>
            </w:tcBorders>
            <w:hideMark/>
          </w:tcPr>
          <w:p w14:paraId="5423423B"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0.924</w:t>
            </w:r>
          </w:p>
        </w:tc>
      </w:tr>
      <w:tr w:rsidR="00FD0052" w:rsidRPr="002957EA" w14:paraId="3BB41BAD" w14:textId="77777777" w:rsidTr="00721953">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488" w:type="dxa"/>
            <w:tcBorders>
              <w:top w:val="nil"/>
              <w:bottom w:val="nil"/>
            </w:tcBorders>
            <w:hideMark/>
          </w:tcPr>
          <w:p w14:paraId="7F70E78F" w14:textId="77777777" w:rsidR="00FD0052" w:rsidRPr="002957EA" w:rsidRDefault="00FD0052" w:rsidP="007E24E1">
            <w:pPr>
              <w:rPr>
                <w:sz w:val="21"/>
                <w:szCs w:val="21"/>
              </w:rPr>
            </w:pPr>
            <w:r w:rsidRPr="002957EA">
              <w:rPr>
                <w:sz w:val="21"/>
                <w:szCs w:val="21"/>
              </w:rPr>
              <w:t>Specificity (Clinical)</w:t>
            </w:r>
          </w:p>
        </w:tc>
        <w:tc>
          <w:tcPr>
            <w:tcW w:w="903" w:type="dxa"/>
            <w:tcBorders>
              <w:top w:val="nil"/>
              <w:bottom w:val="nil"/>
            </w:tcBorders>
            <w:hideMark/>
          </w:tcPr>
          <w:p w14:paraId="29705136"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0.6754</w:t>
            </w:r>
          </w:p>
        </w:tc>
        <w:tc>
          <w:tcPr>
            <w:tcW w:w="916" w:type="dxa"/>
            <w:tcBorders>
              <w:top w:val="nil"/>
              <w:bottom w:val="nil"/>
            </w:tcBorders>
            <w:hideMark/>
          </w:tcPr>
          <w:p w14:paraId="54E84C9F"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0.6858</w:t>
            </w:r>
          </w:p>
        </w:tc>
        <w:tc>
          <w:tcPr>
            <w:tcW w:w="924" w:type="dxa"/>
            <w:tcBorders>
              <w:top w:val="nil"/>
              <w:bottom w:val="nil"/>
            </w:tcBorders>
            <w:hideMark/>
          </w:tcPr>
          <w:p w14:paraId="6ED05EF4"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1.0</w:t>
            </w:r>
          </w:p>
        </w:tc>
        <w:tc>
          <w:tcPr>
            <w:tcW w:w="1183" w:type="dxa"/>
            <w:tcBorders>
              <w:top w:val="nil"/>
              <w:bottom w:val="nil"/>
            </w:tcBorders>
            <w:hideMark/>
          </w:tcPr>
          <w:p w14:paraId="4AD7A5C2"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0.9885</w:t>
            </w:r>
          </w:p>
        </w:tc>
        <w:tc>
          <w:tcPr>
            <w:tcW w:w="903" w:type="dxa"/>
            <w:tcBorders>
              <w:top w:val="nil"/>
              <w:bottom w:val="nil"/>
            </w:tcBorders>
            <w:hideMark/>
          </w:tcPr>
          <w:p w14:paraId="4DFEEBB4"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0.6545</w:t>
            </w:r>
          </w:p>
        </w:tc>
        <w:tc>
          <w:tcPr>
            <w:tcW w:w="920" w:type="dxa"/>
            <w:tcBorders>
              <w:top w:val="nil"/>
              <w:bottom w:val="nil"/>
            </w:tcBorders>
            <w:hideMark/>
          </w:tcPr>
          <w:p w14:paraId="47A52544"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0.6599</w:t>
            </w:r>
          </w:p>
        </w:tc>
        <w:tc>
          <w:tcPr>
            <w:tcW w:w="932" w:type="dxa"/>
            <w:tcBorders>
              <w:top w:val="nil"/>
              <w:bottom w:val="nil"/>
            </w:tcBorders>
            <w:hideMark/>
          </w:tcPr>
          <w:p w14:paraId="2593897B"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1.0</w:t>
            </w:r>
          </w:p>
        </w:tc>
        <w:tc>
          <w:tcPr>
            <w:tcW w:w="1191" w:type="dxa"/>
            <w:tcBorders>
              <w:top w:val="nil"/>
              <w:bottom w:val="nil"/>
            </w:tcBorders>
            <w:hideMark/>
          </w:tcPr>
          <w:p w14:paraId="280DFD1D"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0.984</w:t>
            </w:r>
          </w:p>
        </w:tc>
      </w:tr>
      <w:tr w:rsidR="00FD0052" w:rsidRPr="002957EA" w14:paraId="342D92D0" w14:textId="77777777" w:rsidTr="007E24E1">
        <w:trPr>
          <w:trHeight w:val="150"/>
        </w:trPr>
        <w:tc>
          <w:tcPr>
            <w:cnfStyle w:val="001000000000" w:firstRow="0" w:lastRow="0" w:firstColumn="1" w:lastColumn="0" w:oddVBand="0" w:evenVBand="0" w:oddHBand="0" w:evenHBand="0" w:firstRowFirstColumn="0" w:firstRowLastColumn="0" w:lastRowFirstColumn="0" w:lastRowLastColumn="0"/>
            <w:tcW w:w="9360" w:type="dxa"/>
            <w:gridSpan w:val="9"/>
            <w:tcBorders>
              <w:top w:val="nil"/>
              <w:bottom w:val="single" w:sz="4" w:space="0" w:color="000000" w:themeColor="text1"/>
            </w:tcBorders>
            <w:hideMark/>
          </w:tcPr>
          <w:p w14:paraId="07968309" w14:textId="77777777" w:rsidR="00FD0052" w:rsidRPr="002957EA" w:rsidRDefault="00FD0052" w:rsidP="007E24E1">
            <w:pPr>
              <w:rPr>
                <w:sz w:val="21"/>
                <w:szCs w:val="21"/>
              </w:rPr>
            </w:pPr>
            <w:r w:rsidRPr="002957EA">
              <w:rPr>
                <w:sz w:val="21"/>
                <w:szCs w:val="21"/>
              </w:rPr>
              <w:t>Class-Level Discrimination</w:t>
            </w:r>
          </w:p>
        </w:tc>
      </w:tr>
      <w:tr w:rsidR="00FD0052" w:rsidRPr="002957EA" w14:paraId="3CDD2DCA" w14:textId="77777777" w:rsidTr="00721953">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488" w:type="dxa"/>
            <w:tcBorders>
              <w:top w:val="single" w:sz="4" w:space="0" w:color="000000" w:themeColor="text1"/>
              <w:bottom w:val="nil"/>
            </w:tcBorders>
            <w:hideMark/>
          </w:tcPr>
          <w:p w14:paraId="53660549" w14:textId="77777777" w:rsidR="00FD0052" w:rsidRPr="002957EA" w:rsidRDefault="00FD0052" w:rsidP="007E24E1">
            <w:pPr>
              <w:rPr>
                <w:sz w:val="21"/>
                <w:szCs w:val="21"/>
              </w:rPr>
            </w:pPr>
            <w:r w:rsidRPr="002957EA">
              <w:rPr>
                <w:sz w:val="21"/>
                <w:szCs w:val="21"/>
              </w:rPr>
              <w:t>Precision (Borderline)</w:t>
            </w:r>
          </w:p>
        </w:tc>
        <w:tc>
          <w:tcPr>
            <w:tcW w:w="903" w:type="dxa"/>
            <w:tcBorders>
              <w:top w:val="single" w:sz="4" w:space="0" w:color="000000" w:themeColor="text1"/>
              <w:bottom w:val="nil"/>
            </w:tcBorders>
            <w:hideMark/>
          </w:tcPr>
          <w:p w14:paraId="0BE5A58D"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0.0125</w:t>
            </w:r>
          </w:p>
        </w:tc>
        <w:tc>
          <w:tcPr>
            <w:tcW w:w="916" w:type="dxa"/>
            <w:tcBorders>
              <w:top w:val="single" w:sz="4" w:space="0" w:color="000000" w:themeColor="text1"/>
              <w:bottom w:val="nil"/>
            </w:tcBorders>
            <w:hideMark/>
          </w:tcPr>
          <w:p w14:paraId="040CD882"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0.0122</w:t>
            </w:r>
          </w:p>
        </w:tc>
        <w:tc>
          <w:tcPr>
            <w:tcW w:w="924" w:type="dxa"/>
            <w:tcBorders>
              <w:top w:val="single" w:sz="4" w:space="0" w:color="000000" w:themeColor="text1"/>
              <w:bottom w:val="nil"/>
            </w:tcBorders>
            <w:hideMark/>
          </w:tcPr>
          <w:p w14:paraId="7BDAB53C"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proofErr w:type="spellStart"/>
            <w:r w:rsidRPr="002957EA">
              <w:rPr>
                <w:sz w:val="21"/>
                <w:szCs w:val="21"/>
              </w:rPr>
              <w:t>NaN</w:t>
            </w:r>
            <w:proofErr w:type="spellEnd"/>
          </w:p>
        </w:tc>
        <w:tc>
          <w:tcPr>
            <w:tcW w:w="1183" w:type="dxa"/>
            <w:tcBorders>
              <w:top w:val="single" w:sz="4" w:space="0" w:color="000000" w:themeColor="text1"/>
              <w:bottom w:val="nil"/>
            </w:tcBorders>
            <w:hideMark/>
          </w:tcPr>
          <w:p w14:paraId="1067BFFA"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w:t>
            </w:r>
          </w:p>
        </w:tc>
        <w:tc>
          <w:tcPr>
            <w:tcW w:w="903" w:type="dxa"/>
            <w:tcBorders>
              <w:top w:val="single" w:sz="4" w:space="0" w:color="000000" w:themeColor="text1"/>
              <w:bottom w:val="nil"/>
            </w:tcBorders>
            <w:hideMark/>
          </w:tcPr>
          <w:p w14:paraId="773C92FD"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0.0102</w:t>
            </w:r>
          </w:p>
        </w:tc>
        <w:tc>
          <w:tcPr>
            <w:tcW w:w="920" w:type="dxa"/>
            <w:tcBorders>
              <w:top w:val="single" w:sz="4" w:space="0" w:color="000000" w:themeColor="text1"/>
              <w:bottom w:val="nil"/>
            </w:tcBorders>
            <w:hideMark/>
          </w:tcPr>
          <w:p w14:paraId="69DFE473"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0.0196</w:t>
            </w:r>
          </w:p>
        </w:tc>
        <w:tc>
          <w:tcPr>
            <w:tcW w:w="932" w:type="dxa"/>
            <w:tcBorders>
              <w:top w:val="single" w:sz="4" w:space="0" w:color="000000" w:themeColor="text1"/>
              <w:bottom w:val="nil"/>
            </w:tcBorders>
            <w:hideMark/>
          </w:tcPr>
          <w:p w14:paraId="4D4C093C"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proofErr w:type="spellStart"/>
            <w:r w:rsidRPr="002957EA">
              <w:rPr>
                <w:sz w:val="21"/>
                <w:szCs w:val="21"/>
              </w:rPr>
              <w:t>NaN</w:t>
            </w:r>
            <w:proofErr w:type="spellEnd"/>
          </w:p>
        </w:tc>
        <w:tc>
          <w:tcPr>
            <w:tcW w:w="1191" w:type="dxa"/>
            <w:tcBorders>
              <w:top w:val="single" w:sz="4" w:space="0" w:color="000000" w:themeColor="text1"/>
              <w:bottom w:val="nil"/>
            </w:tcBorders>
            <w:hideMark/>
          </w:tcPr>
          <w:p w14:paraId="790B2D7E"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w:t>
            </w:r>
          </w:p>
        </w:tc>
      </w:tr>
      <w:tr w:rsidR="00FD0052" w:rsidRPr="002957EA" w14:paraId="3D5A64C5" w14:textId="77777777" w:rsidTr="00721953">
        <w:trPr>
          <w:trHeight w:val="605"/>
        </w:trPr>
        <w:tc>
          <w:tcPr>
            <w:cnfStyle w:val="001000000000" w:firstRow="0" w:lastRow="0" w:firstColumn="1" w:lastColumn="0" w:oddVBand="0" w:evenVBand="0" w:oddHBand="0" w:evenHBand="0" w:firstRowFirstColumn="0" w:firstRowLastColumn="0" w:lastRowFirstColumn="0" w:lastRowLastColumn="0"/>
            <w:tcW w:w="1488" w:type="dxa"/>
            <w:tcBorders>
              <w:top w:val="nil"/>
              <w:bottom w:val="nil"/>
            </w:tcBorders>
            <w:hideMark/>
          </w:tcPr>
          <w:p w14:paraId="0C327155" w14:textId="77777777" w:rsidR="00FD0052" w:rsidRPr="002957EA" w:rsidRDefault="00FD0052" w:rsidP="007E24E1">
            <w:pPr>
              <w:rPr>
                <w:sz w:val="21"/>
                <w:szCs w:val="21"/>
              </w:rPr>
            </w:pPr>
            <w:r w:rsidRPr="002957EA">
              <w:rPr>
                <w:sz w:val="21"/>
                <w:szCs w:val="21"/>
              </w:rPr>
              <w:t>Precision (Clinical)</w:t>
            </w:r>
          </w:p>
        </w:tc>
        <w:tc>
          <w:tcPr>
            <w:tcW w:w="903" w:type="dxa"/>
            <w:tcBorders>
              <w:top w:val="nil"/>
              <w:bottom w:val="nil"/>
            </w:tcBorders>
            <w:hideMark/>
          </w:tcPr>
          <w:p w14:paraId="06328048"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0.0251</w:t>
            </w:r>
          </w:p>
        </w:tc>
        <w:tc>
          <w:tcPr>
            <w:tcW w:w="916" w:type="dxa"/>
            <w:tcBorders>
              <w:top w:val="nil"/>
              <w:bottom w:val="nil"/>
            </w:tcBorders>
            <w:hideMark/>
          </w:tcPr>
          <w:p w14:paraId="5A6FF8AF"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0.0195</w:t>
            </w:r>
          </w:p>
        </w:tc>
        <w:tc>
          <w:tcPr>
            <w:tcW w:w="924" w:type="dxa"/>
            <w:tcBorders>
              <w:top w:val="nil"/>
              <w:bottom w:val="nil"/>
            </w:tcBorders>
            <w:hideMark/>
          </w:tcPr>
          <w:p w14:paraId="14A44A10"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2957EA">
              <w:rPr>
                <w:sz w:val="21"/>
                <w:szCs w:val="21"/>
              </w:rPr>
              <w:t>NaN</w:t>
            </w:r>
            <w:proofErr w:type="spellEnd"/>
          </w:p>
        </w:tc>
        <w:tc>
          <w:tcPr>
            <w:tcW w:w="1183" w:type="dxa"/>
            <w:tcBorders>
              <w:top w:val="nil"/>
              <w:bottom w:val="nil"/>
            </w:tcBorders>
            <w:hideMark/>
          </w:tcPr>
          <w:p w14:paraId="7DB9FE48"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w:t>
            </w:r>
          </w:p>
        </w:tc>
        <w:tc>
          <w:tcPr>
            <w:tcW w:w="903" w:type="dxa"/>
            <w:tcBorders>
              <w:top w:val="nil"/>
              <w:bottom w:val="nil"/>
            </w:tcBorders>
            <w:hideMark/>
          </w:tcPr>
          <w:p w14:paraId="635D1261"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0.0062</w:t>
            </w:r>
          </w:p>
        </w:tc>
        <w:tc>
          <w:tcPr>
            <w:tcW w:w="920" w:type="dxa"/>
            <w:tcBorders>
              <w:top w:val="nil"/>
              <w:bottom w:val="nil"/>
            </w:tcBorders>
            <w:hideMark/>
          </w:tcPr>
          <w:p w14:paraId="0497079B"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0.0063</w:t>
            </w:r>
          </w:p>
        </w:tc>
        <w:tc>
          <w:tcPr>
            <w:tcW w:w="932" w:type="dxa"/>
            <w:tcBorders>
              <w:top w:val="nil"/>
              <w:bottom w:val="nil"/>
            </w:tcBorders>
            <w:hideMark/>
          </w:tcPr>
          <w:p w14:paraId="310B7C28"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2957EA">
              <w:rPr>
                <w:sz w:val="21"/>
                <w:szCs w:val="21"/>
              </w:rPr>
              <w:t>NaN</w:t>
            </w:r>
            <w:proofErr w:type="spellEnd"/>
          </w:p>
        </w:tc>
        <w:tc>
          <w:tcPr>
            <w:tcW w:w="1191" w:type="dxa"/>
            <w:tcBorders>
              <w:top w:val="nil"/>
              <w:bottom w:val="nil"/>
            </w:tcBorders>
            <w:hideMark/>
          </w:tcPr>
          <w:p w14:paraId="20A6E2E0"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w:t>
            </w:r>
          </w:p>
        </w:tc>
      </w:tr>
      <w:tr w:rsidR="00FD0052" w:rsidRPr="002957EA" w14:paraId="0F0597BD" w14:textId="77777777" w:rsidTr="00721953">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488" w:type="dxa"/>
            <w:tcBorders>
              <w:top w:val="nil"/>
              <w:bottom w:val="nil"/>
            </w:tcBorders>
            <w:hideMark/>
          </w:tcPr>
          <w:p w14:paraId="4FD8B8A6" w14:textId="77777777" w:rsidR="00FD0052" w:rsidRPr="002957EA" w:rsidRDefault="00FD0052" w:rsidP="007E24E1">
            <w:pPr>
              <w:rPr>
                <w:sz w:val="21"/>
                <w:szCs w:val="21"/>
              </w:rPr>
            </w:pPr>
            <w:r w:rsidRPr="002957EA">
              <w:rPr>
                <w:sz w:val="21"/>
                <w:szCs w:val="21"/>
              </w:rPr>
              <w:t>F1 Score (Borderline)</w:t>
            </w:r>
          </w:p>
        </w:tc>
        <w:tc>
          <w:tcPr>
            <w:tcW w:w="903" w:type="dxa"/>
            <w:tcBorders>
              <w:top w:val="nil"/>
              <w:bottom w:val="nil"/>
            </w:tcBorders>
            <w:hideMark/>
          </w:tcPr>
          <w:p w14:paraId="4830A566"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0.0236</w:t>
            </w:r>
          </w:p>
        </w:tc>
        <w:tc>
          <w:tcPr>
            <w:tcW w:w="916" w:type="dxa"/>
            <w:tcBorders>
              <w:top w:val="nil"/>
              <w:bottom w:val="nil"/>
            </w:tcBorders>
            <w:hideMark/>
          </w:tcPr>
          <w:p w14:paraId="0D4625E1"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0.0236</w:t>
            </w:r>
          </w:p>
        </w:tc>
        <w:tc>
          <w:tcPr>
            <w:tcW w:w="924" w:type="dxa"/>
            <w:tcBorders>
              <w:top w:val="nil"/>
              <w:bottom w:val="nil"/>
            </w:tcBorders>
            <w:hideMark/>
          </w:tcPr>
          <w:p w14:paraId="5727EAD3"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w:t>
            </w:r>
          </w:p>
        </w:tc>
        <w:tc>
          <w:tcPr>
            <w:tcW w:w="1183" w:type="dxa"/>
            <w:tcBorders>
              <w:top w:val="nil"/>
              <w:bottom w:val="nil"/>
            </w:tcBorders>
            <w:hideMark/>
          </w:tcPr>
          <w:p w14:paraId="3168826F"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w:t>
            </w:r>
          </w:p>
        </w:tc>
        <w:tc>
          <w:tcPr>
            <w:tcW w:w="903" w:type="dxa"/>
            <w:tcBorders>
              <w:top w:val="nil"/>
              <w:bottom w:val="nil"/>
            </w:tcBorders>
            <w:hideMark/>
          </w:tcPr>
          <w:p w14:paraId="1160B7BD"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w:t>
            </w:r>
          </w:p>
        </w:tc>
        <w:tc>
          <w:tcPr>
            <w:tcW w:w="920" w:type="dxa"/>
            <w:tcBorders>
              <w:top w:val="nil"/>
              <w:bottom w:val="nil"/>
            </w:tcBorders>
            <w:hideMark/>
          </w:tcPr>
          <w:p w14:paraId="46759837"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w:t>
            </w:r>
          </w:p>
        </w:tc>
        <w:tc>
          <w:tcPr>
            <w:tcW w:w="932" w:type="dxa"/>
            <w:tcBorders>
              <w:top w:val="nil"/>
              <w:bottom w:val="nil"/>
            </w:tcBorders>
            <w:hideMark/>
          </w:tcPr>
          <w:p w14:paraId="285D458E"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w:t>
            </w:r>
          </w:p>
        </w:tc>
        <w:tc>
          <w:tcPr>
            <w:tcW w:w="1191" w:type="dxa"/>
            <w:tcBorders>
              <w:top w:val="nil"/>
              <w:bottom w:val="nil"/>
            </w:tcBorders>
            <w:hideMark/>
          </w:tcPr>
          <w:p w14:paraId="1D422EAE" w14:textId="77777777" w:rsidR="00FD0052" w:rsidRPr="002957EA" w:rsidRDefault="00FD0052" w:rsidP="007E24E1">
            <w:pPr>
              <w:cnfStyle w:val="000000100000" w:firstRow="0" w:lastRow="0" w:firstColumn="0" w:lastColumn="0" w:oddVBand="0" w:evenVBand="0" w:oddHBand="1" w:evenHBand="0" w:firstRowFirstColumn="0" w:firstRowLastColumn="0" w:lastRowFirstColumn="0" w:lastRowLastColumn="0"/>
              <w:rPr>
                <w:sz w:val="21"/>
                <w:szCs w:val="21"/>
              </w:rPr>
            </w:pPr>
            <w:r w:rsidRPr="002957EA">
              <w:rPr>
                <w:sz w:val="21"/>
                <w:szCs w:val="21"/>
              </w:rPr>
              <w:t>0.0</w:t>
            </w:r>
          </w:p>
        </w:tc>
      </w:tr>
      <w:tr w:rsidR="00FD0052" w:rsidRPr="002957EA" w14:paraId="5B27023D" w14:textId="77777777" w:rsidTr="00721953">
        <w:trPr>
          <w:trHeight w:val="605"/>
        </w:trPr>
        <w:tc>
          <w:tcPr>
            <w:cnfStyle w:val="001000000000" w:firstRow="0" w:lastRow="0" w:firstColumn="1" w:lastColumn="0" w:oddVBand="0" w:evenVBand="0" w:oddHBand="0" w:evenHBand="0" w:firstRowFirstColumn="0" w:firstRowLastColumn="0" w:lastRowFirstColumn="0" w:lastRowLastColumn="0"/>
            <w:tcW w:w="1488" w:type="dxa"/>
            <w:tcBorders>
              <w:top w:val="nil"/>
              <w:bottom w:val="nil"/>
            </w:tcBorders>
            <w:hideMark/>
          </w:tcPr>
          <w:p w14:paraId="649AEEEC" w14:textId="77777777" w:rsidR="00FD0052" w:rsidRPr="002957EA" w:rsidRDefault="00FD0052" w:rsidP="007E24E1">
            <w:pPr>
              <w:rPr>
                <w:sz w:val="21"/>
                <w:szCs w:val="21"/>
              </w:rPr>
            </w:pPr>
            <w:r w:rsidRPr="002957EA">
              <w:rPr>
                <w:sz w:val="21"/>
                <w:szCs w:val="21"/>
              </w:rPr>
              <w:t>F1 Score (Clinical)</w:t>
            </w:r>
          </w:p>
        </w:tc>
        <w:tc>
          <w:tcPr>
            <w:tcW w:w="903" w:type="dxa"/>
            <w:tcBorders>
              <w:top w:val="nil"/>
              <w:bottom w:val="nil"/>
            </w:tcBorders>
            <w:hideMark/>
          </w:tcPr>
          <w:p w14:paraId="26CCB598"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0.0248</w:t>
            </w:r>
          </w:p>
        </w:tc>
        <w:tc>
          <w:tcPr>
            <w:tcW w:w="916" w:type="dxa"/>
            <w:tcBorders>
              <w:top w:val="nil"/>
              <w:bottom w:val="nil"/>
            </w:tcBorders>
            <w:hideMark/>
          </w:tcPr>
          <w:p w14:paraId="165F443D"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0.0248</w:t>
            </w:r>
          </w:p>
        </w:tc>
        <w:tc>
          <w:tcPr>
            <w:tcW w:w="924" w:type="dxa"/>
            <w:tcBorders>
              <w:top w:val="nil"/>
              <w:bottom w:val="nil"/>
            </w:tcBorders>
            <w:hideMark/>
          </w:tcPr>
          <w:p w14:paraId="5FC99E97"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w:t>
            </w:r>
          </w:p>
        </w:tc>
        <w:tc>
          <w:tcPr>
            <w:tcW w:w="1183" w:type="dxa"/>
            <w:tcBorders>
              <w:top w:val="nil"/>
              <w:bottom w:val="nil"/>
            </w:tcBorders>
            <w:hideMark/>
          </w:tcPr>
          <w:p w14:paraId="54D5FD2B"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w:t>
            </w:r>
          </w:p>
        </w:tc>
        <w:tc>
          <w:tcPr>
            <w:tcW w:w="903" w:type="dxa"/>
            <w:tcBorders>
              <w:top w:val="nil"/>
              <w:bottom w:val="nil"/>
            </w:tcBorders>
            <w:hideMark/>
          </w:tcPr>
          <w:p w14:paraId="305E2D31"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w:t>
            </w:r>
          </w:p>
        </w:tc>
        <w:tc>
          <w:tcPr>
            <w:tcW w:w="920" w:type="dxa"/>
            <w:tcBorders>
              <w:top w:val="nil"/>
              <w:bottom w:val="nil"/>
            </w:tcBorders>
            <w:hideMark/>
          </w:tcPr>
          <w:p w14:paraId="27F89116"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w:t>
            </w:r>
          </w:p>
        </w:tc>
        <w:tc>
          <w:tcPr>
            <w:tcW w:w="932" w:type="dxa"/>
            <w:tcBorders>
              <w:top w:val="nil"/>
              <w:bottom w:val="nil"/>
            </w:tcBorders>
            <w:hideMark/>
          </w:tcPr>
          <w:p w14:paraId="05E2BC22"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w:t>
            </w:r>
          </w:p>
        </w:tc>
        <w:tc>
          <w:tcPr>
            <w:tcW w:w="1191" w:type="dxa"/>
            <w:tcBorders>
              <w:top w:val="nil"/>
              <w:bottom w:val="nil"/>
            </w:tcBorders>
            <w:hideMark/>
          </w:tcPr>
          <w:p w14:paraId="66580E3C" w14:textId="77777777" w:rsidR="00FD0052" w:rsidRPr="002957EA" w:rsidRDefault="00FD0052" w:rsidP="007E24E1">
            <w:pPr>
              <w:cnfStyle w:val="000000000000" w:firstRow="0" w:lastRow="0" w:firstColumn="0" w:lastColumn="0" w:oddVBand="0" w:evenVBand="0" w:oddHBand="0" w:evenHBand="0" w:firstRowFirstColumn="0" w:firstRowLastColumn="0" w:lastRowFirstColumn="0" w:lastRowLastColumn="0"/>
              <w:rPr>
                <w:sz w:val="21"/>
                <w:szCs w:val="21"/>
              </w:rPr>
            </w:pPr>
            <w:r w:rsidRPr="002957EA">
              <w:rPr>
                <w:sz w:val="21"/>
                <w:szCs w:val="21"/>
              </w:rPr>
              <w:t>0.0</w:t>
            </w:r>
          </w:p>
        </w:tc>
      </w:tr>
    </w:tbl>
    <w:p w14:paraId="09ECFC05" w14:textId="5AA8E106" w:rsidR="00FD0052" w:rsidRPr="00721953" w:rsidRDefault="00721953" w:rsidP="00721953">
      <w:r w:rsidRPr="00721953">
        <w:rPr>
          <w:rFonts w:eastAsiaTheme="majorEastAsia"/>
          <w:i/>
          <w:iCs/>
        </w:rPr>
        <w:t>Note</w:t>
      </w:r>
      <w:r w:rsidRPr="00721953">
        <w:rPr>
          <w:i/>
          <w:iCs/>
          <w:color w:val="3A7C22" w:themeColor="accent6" w:themeShade="BF"/>
        </w:rPr>
        <w:t>:</w:t>
      </w:r>
      <w:r w:rsidRPr="00721953">
        <w:rPr>
          <w:color w:val="3A7C22" w:themeColor="accent6" w:themeShade="BF"/>
        </w:rPr>
        <w:t xml:space="preserve"> The calibrated threshold approach improved overall accuracy substantially. However, class-level discrimination for minority classes (borderline and clinical) remained poor. The extreme imbalance appears to have overwhelmed the model’s capacity to generalize effectively across classes, highlighting the difficulty in modeling low-prevalence categories even with calibrated thresholds.</w:t>
      </w:r>
    </w:p>
    <w:sectPr w:rsidR="00FD0052" w:rsidRPr="00721953" w:rsidSect="00594A0B">
      <w:footerReference w:type="even" r:id="rId35"/>
      <w:footerReference w:type="default" r:id="rId36"/>
      <w:footerReference w:type="first" r:id="rId3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Ina Drabløs" w:date="2025-03-12T16:15:00Z" w:initials="ID">
    <w:p w14:paraId="4E270F36" w14:textId="77777777" w:rsidR="003E7D87" w:rsidRDefault="003E7D87" w:rsidP="003E7D87">
      <w:pPr>
        <w:pStyle w:val="CommentText"/>
      </w:pPr>
      <w:r>
        <w:rPr>
          <w:rStyle w:val="CommentReference"/>
        </w:rPr>
        <w:annotationRef/>
      </w:r>
      <w:r>
        <w:t>I would consider having this first section as more of a general introductory overview of your thesis - informing readers of what they can expect. So what are the main features of OCD (which you already have included here), what are some issues or discrepancies (just very briefly mentioning differences in self- vs parental report and why this might be relevant in terms of diagnosis/treatment), and what is relevant in terms of brain development(/discrepancies) for adolescents with OCD. This is just a suggestion, but it might be beneficial to try to tie everything together - present the ”story” that is to come, and WHY your thesis has value/adds knowledge! (And then delve deeper in the following paragraphs)</w:t>
      </w:r>
    </w:p>
  </w:comment>
  <w:comment w:id="12" w:author="Ina Drabløs [2]" w:date="2025-04-04T15:46:00Z" w:initials="ID">
    <w:p w14:paraId="03954571" w14:textId="77777777" w:rsidR="005B22CF" w:rsidRDefault="005B22CF" w:rsidP="005B22CF">
      <w:r>
        <w:rPr>
          <w:rStyle w:val="CommentReference"/>
        </w:rPr>
        <w:annotationRef/>
      </w:r>
      <w:r>
        <w:rPr>
          <w:sz w:val="20"/>
          <w:szCs w:val="20"/>
        </w:rPr>
        <w:t>This is the first use of this term, perhaps clarity in advance?</w:t>
      </w:r>
    </w:p>
  </w:comment>
  <w:comment w:id="13" w:author="Øystein Sørensen" w:date="2025-04-24T15:13:00Z" w:initials="ØS">
    <w:p w14:paraId="5FE0ED53" w14:textId="77777777" w:rsidR="005C3F4C" w:rsidRDefault="005C3F4C" w:rsidP="005C3F4C">
      <w:r>
        <w:rPr>
          <w:rStyle w:val="CommentReference"/>
        </w:rPr>
        <w:annotationRef/>
      </w:r>
      <w:r>
        <w:rPr>
          <w:sz w:val="20"/>
          <w:szCs w:val="20"/>
        </w:rPr>
        <w:t>Alternatively I think you can just delete the part “which operates similarly to gradient descent, “. The sentence will be equally good without it.</w:t>
      </w:r>
    </w:p>
  </w:comment>
  <w:comment w:id="14" w:author="Ina Drabløs [2]" w:date="2025-04-04T15:47:00Z" w:initials="ID">
    <w:p w14:paraId="46D8DD9B" w14:textId="1F24E83E" w:rsidR="005B22CF" w:rsidRDefault="005B22CF" w:rsidP="005B22CF">
      <w:r>
        <w:rPr>
          <w:rStyle w:val="CommentReference"/>
        </w:rPr>
        <w:annotationRef/>
      </w:r>
      <w:r>
        <w:rPr>
          <w:sz w:val="20"/>
          <w:szCs w:val="20"/>
        </w:rPr>
        <w:t>Don’t think this has been explaned/defined either?</w:t>
      </w:r>
    </w:p>
  </w:comment>
  <w:comment w:id="15" w:author="Ina Drabløs [2]" w:date="2025-04-04T15:49:00Z" w:initials="ID">
    <w:p w14:paraId="22291567" w14:textId="77777777" w:rsidR="005B22CF" w:rsidRDefault="005B22CF" w:rsidP="005B22CF">
      <w:r>
        <w:rPr>
          <w:rStyle w:val="CommentReference"/>
        </w:rPr>
        <w:annotationRef/>
      </w:r>
      <w:r>
        <w:rPr>
          <w:sz w:val="20"/>
          <w:szCs w:val="20"/>
        </w:rPr>
        <w:t>This is also not very understandable for general neuroscience person</w:t>
      </w:r>
    </w:p>
  </w:comment>
  <w:comment w:id="16" w:author="Ina Drabløs [2]" w:date="2025-04-04T15:44:00Z" w:initials="ID">
    <w:p w14:paraId="5EB09F4B" w14:textId="77777777" w:rsidR="00DC1C62" w:rsidRDefault="00DC1C62" w:rsidP="00DC1C62">
      <w:r>
        <w:rPr>
          <w:rStyle w:val="CommentReference"/>
        </w:rPr>
        <w:annotationRef/>
      </w:r>
      <w:r>
        <w:rPr>
          <w:sz w:val="20"/>
          <w:szCs w:val="20"/>
        </w:rPr>
        <w:t>also a good figure - these are simple and informative!</w:t>
      </w:r>
    </w:p>
  </w:comment>
  <w:comment w:id="17" w:author="Ina Drabløs [2]" w:date="2025-04-04T15:51:00Z" w:initials="ID">
    <w:p w14:paraId="665A2131" w14:textId="77777777" w:rsidR="00D9785D" w:rsidRDefault="00D9785D" w:rsidP="00D9785D">
      <w:r>
        <w:rPr>
          <w:rStyle w:val="CommentReference"/>
        </w:rPr>
        <w:annotationRef/>
      </w:r>
      <w:r>
        <w:rPr>
          <w:sz w:val="20"/>
          <w:szCs w:val="20"/>
        </w:rPr>
        <w:t>determines (?)</w:t>
      </w:r>
    </w:p>
  </w:comment>
  <w:comment w:id="18" w:author="Ina Drabløs [2]" w:date="2025-04-04T15:54:00Z" w:initials="ID">
    <w:p w14:paraId="63ADD95C" w14:textId="77777777" w:rsidR="00112991" w:rsidRDefault="00D9785D" w:rsidP="00112991">
      <w:r>
        <w:rPr>
          <w:rStyle w:val="CommentReference"/>
        </w:rPr>
        <w:annotationRef/>
      </w:r>
      <w:r w:rsidR="00112991">
        <w:rPr>
          <w:sz w:val="20"/>
          <w:szCs w:val="20"/>
        </w:rPr>
        <w:t>personally I do not think you need to name specific coding functions/names in the text, unless you are considering including specific formulas you are using (ignore this if you really feel it helps you explain/is difficult without these)</w:t>
      </w:r>
    </w:p>
  </w:comment>
  <w:comment w:id="19" w:author="Øystein Sørensen" w:date="2025-04-24T15:15:00Z" w:initials="ØS">
    <w:p w14:paraId="47C06E85" w14:textId="77777777" w:rsidR="0099567D" w:rsidRDefault="0099567D" w:rsidP="0099567D">
      <w:r>
        <w:rPr>
          <w:rStyle w:val="CommentReference"/>
        </w:rPr>
        <w:annotationRef/>
      </w:r>
      <w:r>
        <w:rPr>
          <w:sz w:val="20"/>
          <w:szCs w:val="20"/>
        </w:rPr>
        <w:t>I agree with Ina here.</w:t>
      </w:r>
    </w:p>
  </w:comment>
  <w:comment w:id="20" w:author="Ina Drabløs [2]" w:date="2025-04-04T15:56:00Z" w:initials="ID">
    <w:p w14:paraId="07A3FC3B" w14:textId="1F363F59" w:rsidR="00112991" w:rsidRDefault="00112991" w:rsidP="00112991">
      <w:r>
        <w:rPr>
          <w:rStyle w:val="CommentReference"/>
        </w:rPr>
        <w:annotationRef/>
      </w:r>
      <w:r>
        <w:rPr>
          <w:sz w:val="20"/>
          <w:szCs w:val="20"/>
        </w:rPr>
        <w:t>This paragraph is great!</w:t>
      </w:r>
    </w:p>
  </w:comment>
  <w:comment w:id="51" w:author="Øystein Sørensen" w:date="2025-04-24T15:23:00Z" w:initials="ØS">
    <w:p w14:paraId="5B8E6013" w14:textId="77777777" w:rsidR="00CF199D" w:rsidRDefault="00CF199D" w:rsidP="00CF199D">
      <w:r>
        <w:rPr>
          <w:rStyle w:val="CommentReference"/>
        </w:rPr>
        <w:annotationRef/>
      </w:r>
      <w:r>
        <w:rPr>
          <w:sz w:val="20"/>
          <w:szCs w:val="20"/>
        </w:rPr>
        <w:t>Make sure to get the figure number right in the end.</w:t>
      </w:r>
    </w:p>
  </w:comment>
  <w:comment w:id="65" w:author="Margrete Soya Heimvik" w:date="2025-05-03T09:02:00Z" w:initials="MH">
    <w:p w14:paraId="24219878" w14:textId="77777777" w:rsidR="00DB515C" w:rsidRDefault="00DB515C" w:rsidP="00DB515C">
      <w:r>
        <w:rPr>
          <w:rStyle w:val="CommentReference"/>
        </w:rPr>
        <w:annotationRef/>
      </w:r>
      <w:r>
        <w:rPr>
          <w:color w:val="000000"/>
          <w:sz w:val="20"/>
          <w:szCs w:val="20"/>
        </w:rPr>
        <w:t>Actually we did try to add them in the initial linear models and they did not have that much added value so I will add those results to the appendix so this part will change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E270F36" w15:done="0"/>
  <w15:commentEx w15:paraId="03954571" w15:done="0"/>
  <w15:commentEx w15:paraId="5FE0ED53" w15:paraIdParent="03954571" w15:done="0"/>
  <w15:commentEx w15:paraId="46D8DD9B" w15:done="0"/>
  <w15:commentEx w15:paraId="22291567" w15:done="0"/>
  <w15:commentEx w15:paraId="5EB09F4B" w15:done="0"/>
  <w15:commentEx w15:paraId="665A2131" w15:done="0"/>
  <w15:commentEx w15:paraId="63ADD95C" w15:done="0"/>
  <w15:commentEx w15:paraId="47C06E85" w15:paraIdParent="63ADD95C" w15:done="0"/>
  <w15:commentEx w15:paraId="07A3FC3B" w15:done="0"/>
  <w15:commentEx w15:paraId="5B8E6013" w15:done="0"/>
  <w15:commentEx w15:paraId="242198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A43BD15" w16cex:dateUtc="2025-03-12T15:15:00Z"/>
  <w16cex:commentExtensible w16cex:durableId="2974332D" w16cex:dateUtc="2025-04-04T13:46:00Z"/>
  <w16cex:commentExtensible w16cex:durableId="40EF47BC" w16cex:dateUtc="2025-04-24T13:13:00Z"/>
  <w16cex:commentExtensible w16cex:durableId="52703B10" w16cex:dateUtc="2025-04-04T13:47:00Z"/>
  <w16cex:commentExtensible w16cex:durableId="19A2D1E4" w16cex:dateUtc="2025-04-04T13:49:00Z"/>
  <w16cex:commentExtensible w16cex:durableId="7A4857C4" w16cex:dateUtc="2025-04-04T13:44:00Z"/>
  <w16cex:commentExtensible w16cex:durableId="701FBD60" w16cex:dateUtc="2025-04-04T13:51:00Z"/>
  <w16cex:commentExtensible w16cex:durableId="3D33EBD9" w16cex:dateUtc="2025-04-04T13:54:00Z"/>
  <w16cex:commentExtensible w16cex:durableId="33425968" w16cex:dateUtc="2025-04-24T13:15:00Z"/>
  <w16cex:commentExtensible w16cex:durableId="2AF099B3" w16cex:dateUtc="2025-04-04T13:56:00Z"/>
  <w16cex:commentExtensible w16cex:durableId="11A54F1E" w16cex:dateUtc="2025-04-24T13:23:00Z"/>
  <w16cex:commentExtensible w16cex:durableId="3B90432F" w16cex:dateUtc="2025-05-03T0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E270F36" w16cid:durableId="1A43BD15"/>
  <w16cid:commentId w16cid:paraId="03954571" w16cid:durableId="2974332D"/>
  <w16cid:commentId w16cid:paraId="5FE0ED53" w16cid:durableId="40EF47BC"/>
  <w16cid:commentId w16cid:paraId="46D8DD9B" w16cid:durableId="52703B10"/>
  <w16cid:commentId w16cid:paraId="22291567" w16cid:durableId="19A2D1E4"/>
  <w16cid:commentId w16cid:paraId="5EB09F4B" w16cid:durableId="7A4857C4"/>
  <w16cid:commentId w16cid:paraId="665A2131" w16cid:durableId="701FBD60"/>
  <w16cid:commentId w16cid:paraId="63ADD95C" w16cid:durableId="3D33EBD9"/>
  <w16cid:commentId w16cid:paraId="47C06E85" w16cid:durableId="33425968"/>
  <w16cid:commentId w16cid:paraId="07A3FC3B" w16cid:durableId="2AF099B3"/>
  <w16cid:commentId w16cid:paraId="5B8E6013" w16cid:durableId="11A54F1E"/>
  <w16cid:commentId w16cid:paraId="24219878" w16cid:durableId="3B9043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2949A9" w14:textId="77777777" w:rsidR="006B211C" w:rsidRDefault="006B211C" w:rsidP="000314D7">
      <w:r>
        <w:separator/>
      </w:r>
    </w:p>
  </w:endnote>
  <w:endnote w:type="continuationSeparator" w:id="0">
    <w:p w14:paraId="3C8E8D4C" w14:textId="77777777" w:rsidR="006B211C" w:rsidRDefault="006B211C" w:rsidP="000314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webkit-standard">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inherit">
    <w:altName w:val="Cambria"/>
    <w:panose1 w:val="020B0604020202020204"/>
    <w:charset w:val="00"/>
    <w:family w:val="roman"/>
    <w:pitch w:val="default"/>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67753701"/>
      <w:docPartObj>
        <w:docPartGallery w:val="Page Numbers (Bottom of Page)"/>
        <w:docPartUnique/>
      </w:docPartObj>
    </w:sdtPr>
    <w:sdtContent>
      <w:p w14:paraId="7DAC0B92" w14:textId="0B556583" w:rsidR="000E1520" w:rsidRDefault="000E1520" w:rsidP="009C13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BF92D4D" w14:textId="77777777" w:rsidR="000E1520" w:rsidRDefault="000E1520" w:rsidP="000E152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33FB84" w14:textId="0AC62454" w:rsidR="009C1375" w:rsidRDefault="009C1375" w:rsidP="003F4343">
    <w:pPr>
      <w:pStyle w:val="Footer"/>
      <w:framePr w:wrap="none" w:vAnchor="text" w:hAnchor="margin" w:xAlign="right" w:y="1"/>
      <w:rPr>
        <w:rStyle w:val="PageNumber"/>
      </w:rPr>
    </w:pPr>
  </w:p>
  <w:p w14:paraId="72CA3508" w14:textId="5799A64B" w:rsidR="009C1375" w:rsidRDefault="009C1375" w:rsidP="009C1375">
    <w:pPr>
      <w:pStyle w:val="Footer"/>
      <w:framePr w:wrap="none" w:vAnchor="text" w:hAnchor="margin" w:xAlign="right" w:y="1"/>
      <w:ind w:right="360"/>
      <w:rPr>
        <w:rStyle w:val="PageNumber"/>
      </w:rPr>
    </w:pPr>
  </w:p>
  <w:p w14:paraId="2368B477" w14:textId="60914D00" w:rsidR="000E1520" w:rsidRDefault="000E1520" w:rsidP="009C1375">
    <w:pPr>
      <w:pStyle w:val="Footer"/>
      <w:framePr w:wrap="none" w:vAnchor="text" w:hAnchor="margin" w:xAlign="right" w:y="1"/>
      <w:ind w:right="360"/>
      <w:rPr>
        <w:rStyle w:val="PageNumber"/>
      </w:rPr>
    </w:pPr>
  </w:p>
  <w:p w14:paraId="7714E9FE" w14:textId="15E77A09" w:rsidR="000E1520" w:rsidRDefault="000E1520" w:rsidP="000E152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31914085"/>
      <w:docPartObj>
        <w:docPartGallery w:val="Page Numbers (Bottom of Page)"/>
        <w:docPartUnique/>
      </w:docPartObj>
    </w:sdtPr>
    <w:sdtContent>
      <w:p w14:paraId="4445B0F3" w14:textId="69E0DA4F" w:rsidR="009C1375" w:rsidRDefault="009C1375" w:rsidP="003F434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17F4E4DA" w14:textId="77777777" w:rsidR="009C1375" w:rsidRDefault="009C1375" w:rsidP="009C137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A7C1F0" w14:textId="77777777" w:rsidR="006B211C" w:rsidRDefault="006B211C" w:rsidP="000314D7">
      <w:r>
        <w:separator/>
      </w:r>
    </w:p>
  </w:footnote>
  <w:footnote w:type="continuationSeparator" w:id="0">
    <w:p w14:paraId="7AA9B5B1" w14:textId="77777777" w:rsidR="006B211C" w:rsidRDefault="006B211C" w:rsidP="000314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613AB0"/>
    <w:multiLevelType w:val="hybridMultilevel"/>
    <w:tmpl w:val="20C44314"/>
    <w:lvl w:ilvl="0" w:tplc="850C93F8">
      <w:start w:val="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9564F"/>
    <w:multiLevelType w:val="hybridMultilevel"/>
    <w:tmpl w:val="79F8A5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3529A"/>
    <w:multiLevelType w:val="hybridMultilevel"/>
    <w:tmpl w:val="95289A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1D4F34"/>
    <w:multiLevelType w:val="hybridMultilevel"/>
    <w:tmpl w:val="8E56EC8C"/>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2C81739"/>
    <w:multiLevelType w:val="hybridMultilevel"/>
    <w:tmpl w:val="2E004484"/>
    <w:lvl w:ilvl="0" w:tplc="00DE8420">
      <w:start w:val="5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D37E89"/>
    <w:multiLevelType w:val="hybridMultilevel"/>
    <w:tmpl w:val="358E0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C95366"/>
    <w:multiLevelType w:val="multilevel"/>
    <w:tmpl w:val="6D723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C13E4B"/>
    <w:multiLevelType w:val="hybridMultilevel"/>
    <w:tmpl w:val="C3C4DD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DC61DE"/>
    <w:multiLevelType w:val="multilevel"/>
    <w:tmpl w:val="7A0A3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1728266">
    <w:abstractNumId w:val="5"/>
  </w:num>
  <w:num w:numId="2" w16cid:durableId="1260718980">
    <w:abstractNumId w:val="6"/>
  </w:num>
  <w:num w:numId="3" w16cid:durableId="1848862074">
    <w:abstractNumId w:val="3"/>
  </w:num>
  <w:num w:numId="4" w16cid:durableId="1943025805">
    <w:abstractNumId w:val="2"/>
  </w:num>
  <w:num w:numId="5" w16cid:durableId="404303726">
    <w:abstractNumId w:val="1"/>
  </w:num>
  <w:num w:numId="6" w16cid:durableId="1027566931">
    <w:abstractNumId w:val="7"/>
  </w:num>
  <w:num w:numId="7" w16cid:durableId="1807312080">
    <w:abstractNumId w:val="0"/>
  </w:num>
  <w:num w:numId="8" w16cid:durableId="350451529">
    <w:abstractNumId w:val="4"/>
  </w:num>
  <w:num w:numId="9" w16cid:durableId="1679768539">
    <w:abstractNumId w:val="8"/>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na Drabløs">
    <w15:presenceInfo w15:providerId="AD" w15:userId="S::inadra@uio.no::56fbba13-675c-475f-aac8-11af93b6cd0c"/>
  </w15:person>
  <w15:person w15:author="Ina Drabløs [2]">
    <w15:presenceInfo w15:providerId="AD" w15:userId="S::inadra76@bhioslo.no::318a6dcc-5b41-4773-9aea-e6e35b61d380"/>
  </w15:person>
  <w15:person w15:author="Øystein Sørensen">
    <w15:presenceInfo w15:providerId="AD" w15:userId="S::oyss@uio.no::710c8620-1082-4256-adde-b0167cb2d276"/>
  </w15:person>
  <w15:person w15:author="Margrete Soya Heimvik">
    <w15:presenceInfo w15:providerId="AD" w15:userId="S::margrsh@uio.no::5a612a65-8c02-431e-8d1b-f0930715ff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4D7"/>
    <w:rsid w:val="0001114C"/>
    <w:rsid w:val="000148B9"/>
    <w:rsid w:val="00020E02"/>
    <w:rsid w:val="00020E0A"/>
    <w:rsid w:val="000314D7"/>
    <w:rsid w:val="00032C7B"/>
    <w:rsid w:val="00034179"/>
    <w:rsid w:val="00036012"/>
    <w:rsid w:val="00041548"/>
    <w:rsid w:val="000429F0"/>
    <w:rsid w:val="0004343C"/>
    <w:rsid w:val="00043986"/>
    <w:rsid w:val="00043A03"/>
    <w:rsid w:val="00044472"/>
    <w:rsid w:val="00052F30"/>
    <w:rsid w:val="000538FF"/>
    <w:rsid w:val="00054872"/>
    <w:rsid w:val="00055355"/>
    <w:rsid w:val="000573AA"/>
    <w:rsid w:val="000631DC"/>
    <w:rsid w:val="00063CB4"/>
    <w:rsid w:val="00064539"/>
    <w:rsid w:val="00064EF2"/>
    <w:rsid w:val="00065955"/>
    <w:rsid w:val="00065DC9"/>
    <w:rsid w:val="00070F09"/>
    <w:rsid w:val="000736E2"/>
    <w:rsid w:val="00073857"/>
    <w:rsid w:val="000740BF"/>
    <w:rsid w:val="0008087D"/>
    <w:rsid w:val="000977E9"/>
    <w:rsid w:val="000A3B27"/>
    <w:rsid w:val="000A4D1C"/>
    <w:rsid w:val="000B7B04"/>
    <w:rsid w:val="000C47C7"/>
    <w:rsid w:val="000C5DA4"/>
    <w:rsid w:val="000C6228"/>
    <w:rsid w:val="000C7A52"/>
    <w:rsid w:val="000D1CCF"/>
    <w:rsid w:val="000D6882"/>
    <w:rsid w:val="000D7147"/>
    <w:rsid w:val="000E1520"/>
    <w:rsid w:val="000E1E95"/>
    <w:rsid w:val="000E408D"/>
    <w:rsid w:val="000E4C7E"/>
    <w:rsid w:val="000E5EBF"/>
    <w:rsid w:val="000F0586"/>
    <w:rsid w:val="000F07AE"/>
    <w:rsid w:val="000F1FC7"/>
    <w:rsid w:val="000F487F"/>
    <w:rsid w:val="000F7CF0"/>
    <w:rsid w:val="000F7E8F"/>
    <w:rsid w:val="001019BC"/>
    <w:rsid w:val="00102F36"/>
    <w:rsid w:val="001050EE"/>
    <w:rsid w:val="00105DFD"/>
    <w:rsid w:val="001103F8"/>
    <w:rsid w:val="00112991"/>
    <w:rsid w:val="00114589"/>
    <w:rsid w:val="001145A4"/>
    <w:rsid w:val="0011607E"/>
    <w:rsid w:val="001160DD"/>
    <w:rsid w:val="00116889"/>
    <w:rsid w:val="0012023B"/>
    <w:rsid w:val="00122CF2"/>
    <w:rsid w:val="00125CA2"/>
    <w:rsid w:val="001264F7"/>
    <w:rsid w:val="00126CAD"/>
    <w:rsid w:val="00130116"/>
    <w:rsid w:val="0013016E"/>
    <w:rsid w:val="00131877"/>
    <w:rsid w:val="00133118"/>
    <w:rsid w:val="0013785D"/>
    <w:rsid w:val="00146C65"/>
    <w:rsid w:val="001501D3"/>
    <w:rsid w:val="00153638"/>
    <w:rsid w:val="00160711"/>
    <w:rsid w:val="00162758"/>
    <w:rsid w:val="00163004"/>
    <w:rsid w:val="001678A6"/>
    <w:rsid w:val="0017038A"/>
    <w:rsid w:val="00172884"/>
    <w:rsid w:val="001737C1"/>
    <w:rsid w:val="0017565C"/>
    <w:rsid w:val="00175BEA"/>
    <w:rsid w:val="00181403"/>
    <w:rsid w:val="00186A19"/>
    <w:rsid w:val="00187735"/>
    <w:rsid w:val="00192EBD"/>
    <w:rsid w:val="001935E8"/>
    <w:rsid w:val="00194AC9"/>
    <w:rsid w:val="00195A4B"/>
    <w:rsid w:val="001972CB"/>
    <w:rsid w:val="00197600"/>
    <w:rsid w:val="001A19F3"/>
    <w:rsid w:val="001A3F38"/>
    <w:rsid w:val="001A48D1"/>
    <w:rsid w:val="001A7696"/>
    <w:rsid w:val="001B19AE"/>
    <w:rsid w:val="001B2E22"/>
    <w:rsid w:val="001B383E"/>
    <w:rsid w:val="001B3E4E"/>
    <w:rsid w:val="001B6AB5"/>
    <w:rsid w:val="001C3A5A"/>
    <w:rsid w:val="001C5D51"/>
    <w:rsid w:val="001C79AF"/>
    <w:rsid w:val="001C7DDF"/>
    <w:rsid w:val="001D002C"/>
    <w:rsid w:val="001D18C3"/>
    <w:rsid w:val="001D30A3"/>
    <w:rsid w:val="001D4D55"/>
    <w:rsid w:val="001D7CC0"/>
    <w:rsid w:val="001E2F31"/>
    <w:rsid w:val="001E677F"/>
    <w:rsid w:val="001E6C60"/>
    <w:rsid w:val="001F157C"/>
    <w:rsid w:val="001F7D0D"/>
    <w:rsid w:val="00201BF6"/>
    <w:rsid w:val="002064A2"/>
    <w:rsid w:val="00207A9C"/>
    <w:rsid w:val="00207F5F"/>
    <w:rsid w:val="002103E3"/>
    <w:rsid w:val="002107CD"/>
    <w:rsid w:val="00213ED3"/>
    <w:rsid w:val="0021536D"/>
    <w:rsid w:val="00220613"/>
    <w:rsid w:val="00220961"/>
    <w:rsid w:val="00222F2C"/>
    <w:rsid w:val="002231DD"/>
    <w:rsid w:val="00225B32"/>
    <w:rsid w:val="00226F37"/>
    <w:rsid w:val="00231BFE"/>
    <w:rsid w:val="00235CD5"/>
    <w:rsid w:val="002372D2"/>
    <w:rsid w:val="002438D6"/>
    <w:rsid w:val="002500BC"/>
    <w:rsid w:val="00251047"/>
    <w:rsid w:val="002513A8"/>
    <w:rsid w:val="0025399F"/>
    <w:rsid w:val="002549EE"/>
    <w:rsid w:val="00255849"/>
    <w:rsid w:val="00257FD8"/>
    <w:rsid w:val="0026337E"/>
    <w:rsid w:val="0026398E"/>
    <w:rsid w:val="00263C91"/>
    <w:rsid w:val="00266014"/>
    <w:rsid w:val="00273564"/>
    <w:rsid w:val="00274329"/>
    <w:rsid w:val="00275714"/>
    <w:rsid w:val="00276219"/>
    <w:rsid w:val="002772EC"/>
    <w:rsid w:val="00281F9E"/>
    <w:rsid w:val="00283241"/>
    <w:rsid w:val="00284C44"/>
    <w:rsid w:val="00285782"/>
    <w:rsid w:val="0028600F"/>
    <w:rsid w:val="00286F30"/>
    <w:rsid w:val="00292072"/>
    <w:rsid w:val="00295915"/>
    <w:rsid w:val="002A33E0"/>
    <w:rsid w:val="002A428F"/>
    <w:rsid w:val="002A4E1A"/>
    <w:rsid w:val="002A68E0"/>
    <w:rsid w:val="002B0C5B"/>
    <w:rsid w:val="002B2D15"/>
    <w:rsid w:val="002C1E0C"/>
    <w:rsid w:val="002C40AC"/>
    <w:rsid w:val="002C5CFE"/>
    <w:rsid w:val="002D3A2E"/>
    <w:rsid w:val="002E07B0"/>
    <w:rsid w:val="002E0AC5"/>
    <w:rsid w:val="002E31DB"/>
    <w:rsid w:val="002E6E2B"/>
    <w:rsid w:val="002E6FFB"/>
    <w:rsid w:val="002E72CE"/>
    <w:rsid w:val="002F2A16"/>
    <w:rsid w:val="002F2A75"/>
    <w:rsid w:val="00300B4B"/>
    <w:rsid w:val="003023DC"/>
    <w:rsid w:val="00305246"/>
    <w:rsid w:val="0030659D"/>
    <w:rsid w:val="0031362D"/>
    <w:rsid w:val="0031455B"/>
    <w:rsid w:val="00314C83"/>
    <w:rsid w:val="00314F60"/>
    <w:rsid w:val="00315D9E"/>
    <w:rsid w:val="003205B4"/>
    <w:rsid w:val="00321101"/>
    <w:rsid w:val="003263E6"/>
    <w:rsid w:val="003279D7"/>
    <w:rsid w:val="003310B9"/>
    <w:rsid w:val="0033211D"/>
    <w:rsid w:val="00334FF0"/>
    <w:rsid w:val="00335D6E"/>
    <w:rsid w:val="00346646"/>
    <w:rsid w:val="003500CE"/>
    <w:rsid w:val="003506F0"/>
    <w:rsid w:val="003538B3"/>
    <w:rsid w:val="00354C8A"/>
    <w:rsid w:val="0036021B"/>
    <w:rsid w:val="00361B7B"/>
    <w:rsid w:val="003655DA"/>
    <w:rsid w:val="00366C25"/>
    <w:rsid w:val="00367CE1"/>
    <w:rsid w:val="00370B2D"/>
    <w:rsid w:val="0037152B"/>
    <w:rsid w:val="00371B62"/>
    <w:rsid w:val="00371F45"/>
    <w:rsid w:val="00372703"/>
    <w:rsid w:val="00376371"/>
    <w:rsid w:val="00377EBF"/>
    <w:rsid w:val="003867A7"/>
    <w:rsid w:val="0038694A"/>
    <w:rsid w:val="003871E5"/>
    <w:rsid w:val="0039492A"/>
    <w:rsid w:val="00395739"/>
    <w:rsid w:val="003973D5"/>
    <w:rsid w:val="00397C98"/>
    <w:rsid w:val="003A4228"/>
    <w:rsid w:val="003A5DF6"/>
    <w:rsid w:val="003A7206"/>
    <w:rsid w:val="003B0717"/>
    <w:rsid w:val="003B1851"/>
    <w:rsid w:val="003B224D"/>
    <w:rsid w:val="003B7C69"/>
    <w:rsid w:val="003C4857"/>
    <w:rsid w:val="003C5C3D"/>
    <w:rsid w:val="003C5CB6"/>
    <w:rsid w:val="003C6D7B"/>
    <w:rsid w:val="003D08ED"/>
    <w:rsid w:val="003D47A1"/>
    <w:rsid w:val="003D4A33"/>
    <w:rsid w:val="003D7529"/>
    <w:rsid w:val="003D76F4"/>
    <w:rsid w:val="003E1D02"/>
    <w:rsid w:val="003E284C"/>
    <w:rsid w:val="003E4078"/>
    <w:rsid w:val="003E6209"/>
    <w:rsid w:val="003E72D0"/>
    <w:rsid w:val="003E7D87"/>
    <w:rsid w:val="003F1AEF"/>
    <w:rsid w:val="003F2735"/>
    <w:rsid w:val="003F47D9"/>
    <w:rsid w:val="00400DB2"/>
    <w:rsid w:val="00402921"/>
    <w:rsid w:val="00402F86"/>
    <w:rsid w:val="00406CA6"/>
    <w:rsid w:val="00406DE7"/>
    <w:rsid w:val="0041038D"/>
    <w:rsid w:val="004144B0"/>
    <w:rsid w:val="004144C1"/>
    <w:rsid w:val="00420854"/>
    <w:rsid w:val="00420A85"/>
    <w:rsid w:val="00422F2A"/>
    <w:rsid w:val="00426923"/>
    <w:rsid w:val="004277C7"/>
    <w:rsid w:val="00427CEF"/>
    <w:rsid w:val="00430323"/>
    <w:rsid w:val="0043063F"/>
    <w:rsid w:val="0043233E"/>
    <w:rsid w:val="00432702"/>
    <w:rsid w:val="00433338"/>
    <w:rsid w:val="00434535"/>
    <w:rsid w:val="00436572"/>
    <w:rsid w:val="004401D9"/>
    <w:rsid w:val="00442511"/>
    <w:rsid w:val="00443F96"/>
    <w:rsid w:val="0044407B"/>
    <w:rsid w:val="004447A5"/>
    <w:rsid w:val="00446DFF"/>
    <w:rsid w:val="0045013C"/>
    <w:rsid w:val="00450D06"/>
    <w:rsid w:val="00453B87"/>
    <w:rsid w:val="00455623"/>
    <w:rsid w:val="00456A1E"/>
    <w:rsid w:val="004624B7"/>
    <w:rsid w:val="004626DD"/>
    <w:rsid w:val="004659AC"/>
    <w:rsid w:val="00475FC5"/>
    <w:rsid w:val="0048335E"/>
    <w:rsid w:val="00485B2C"/>
    <w:rsid w:val="004864AF"/>
    <w:rsid w:val="00487738"/>
    <w:rsid w:val="00490BDA"/>
    <w:rsid w:val="00491C9D"/>
    <w:rsid w:val="004939E9"/>
    <w:rsid w:val="004A306A"/>
    <w:rsid w:val="004A4E1D"/>
    <w:rsid w:val="004A64D9"/>
    <w:rsid w:val="004A7304"/>
    <w:rsid w:val="004B4F24"/>
    <w:rsid w:val="004B52B5"/>
    <w:rsid w:val="004B7822"/>
    <w:rsid w:val="004C3AD7"/>
    <w:rsid w:val="004C6BC7"/>
    <w:rsid w:val="004C7CC4"/>
    <w:rsid w:val="004D0BE8"/>
    <w:rsid w:val="004D12B7"/>
    <w:rsid w:val="004D1C54"/>
    <w:rsid w:val="004D1D49"/>
    <w:rsid w:val="004D5907"/>
    <w:rsid w:val="004E1FEE"/>
    <w:rsid w:val="004E53D7"/>
    <w:rsid w:val="004F05B7"/>
    <w:rsid w:val="004F4026"/>
    <w:rsid w:val="004F6F8B"/>
    <w:rsid w:val="004F7A7F"/>
    <w:rsid w:val="00500226"/>
    <w:rsid w:val="00503C26"/>
    <w:rsid w:val="00504A34"/>
    <w:rsid w:val="0050526F"/>
    <w:rsid w:val="0051515F"/>
    <w:rsid w:val="00516FEA"/>
    <w:rsid w:val="00517FA8"/>
    <w:rsid w:val="0052087C"/>
    <w:rsid w:val="00521BBD"/>
    <w:rsid w:val="00521D27"/>
    <w:rsid w:val="005235A5"/>
    <w:rsid w:val="00531398"/>
    <w:rsid w:val="005317AF"/>
    <w:rsid w:val="00531F27"/>
    <w:rsid w:val="00537010"/>
    <w:rsid w:val="00541CA3"/>
    <w:rsid w:val="00544786"/>
    <w:rsid w:val="00546AF5"/>
    <w:rsid w:val="00547996"/>
    <w:rsid w:val="00552530"/>
    <w:rsid w:val="00555173"/>
    <w:rsid w:val="0055735E"/>
    <w:rsid w:val="00560893"/>
    <w:rsid w:val="00561F91"/>
    <w:rsid w:val="005705FA"/>
    <w:rsid w:val="00572500"/>
    <w:rsid w:val="00573D67"/>
    <w:rsid w:val="00573DD1"/>
    <w:rsid w:val="00574C63"/>
    <w:rsid w:val="005750EB"/>
    <w:rsid w:val="00575B60"/>
    <w:rsid w:val="005764B8"/>
    <w:rsid w:val="00577607"/>
    <w:rsid w:val="005817F5"/>
    <w:rsid w:val="0058440E"/>
    <w:rsid w:val="005864CB"/>
    <w:rsid w:val="0058705C"/>
    <w:rsid w:val="00587B7E"/>
    <w:rsid w:val="00594A0B"/>
    <w:rsid w:val="005A25FD"/>
    <w:rsid w:val="005A5B9E"/>
    <w:rsid w:val="005A64F2"/>
    <w:rsid w:val="005A6BD5"/>
    <w:rsid w:val="005B1D06"/>
    <w:rsid w:val="005B2082"/>
    <w:rsid w:val="005B22CF"/>
    <w:rsid w:val="005B27F3"/>
    <w:rsid w:val="005B2C12"/>
    <w:rsid w:val="005B2DB9"/>
    <w:rsid w:val="005B377B"/>
    <w:rsid w:val="005B6AE6"/>
    <w:rsid w:val="005B787E"/>
    <w:rsid w:val="005C13C9"/>
    <w:rsid w:val="005C3F4C"/>
    <w:rsid w:val="005D0C3A"/>
    <w:rsid w:val="005D3D09"/>
    <w:rsid w:val="005D4164"/>
    <w:rsid w:val="005D60D2"/>
    <w:rsid w:val="005D7722"/>
    <w:rsid w:val="005E0D75"/>
    <w:rsid w:val="005F02A9"/>
    <w:rsid w:val="005F1AF1"/>
    <w:rsid w:val="005F5D5D"/>
    <w:rsid w:val="005F6551"/>
    <w:rsid w:val="00600564"/>
    <w:rsid w:val="006008E8"/>
    <w:rsid w:val="00600B06"/>
    <w:rsid w:val="00603349"/>
    <w:rsid w:val="00604388"/>
    <w:rsid w:val="006067C4"/>
    <w:rsid w:val="006108E7"/>
    <w:rsid w:val="00617372"/>
    <w:rsid w:val="006253E7"/>
    <w:rsid w:val="00631EE4"/>
    <w:rsid w:val="00633A7F"/>
    <w:rsid w:val="00636550"/>
    <w:rsid w:val="00637C48"/>
    <w:rsid w:val="006412E6"/>
    <w:rsid w:val="00642EBA"/>
    <w:rsid w:val="00644211"/>
    <w:rsid w:val="006457A3"/>
    <w:rsid w:val="00645C09"/>
    <w:rsid w:val="0065032C"/>
    <w:rsid w:val="00652525"/>
    <w:rsid w:val="00654021"/>
    <w:rsid w:val="00656C0F"/>
    <w:rsid w:val="0065716C"/>
    <w:rsid w:val="006612D8"/>
    <w:rsid w:val="006623E6"/>
    <w:rsid w:val="00663874"/>
    <w:rsid w:val="00664F97"/>
    <w:rsid w:val="00671342"/>
    <w:rsid w:val="006868D7"/>
    <w:rsid w:val="00695905"/>
    <w:rsid w:val="006A0DC3"/>
    <w:rsid w:val="006A5D84"/>
    <w:rsid w:val="006B211C"/>
    <w:rsid w:val="006B46B6"/>
    <w:rsid w:val="006B5FB1"/>
    <w:rsid w:val="006C0C19"/>
    <w:rsid w:val="006C410B"/>
    <w:rsid w:val="006C605D"/>
    <w:rsid w:val="006D12D3"/>
    <w:rsid w:val="006E215B"/>
    <w:rsid w:val="006E35A7"/>
    <w:rsid w:val="006E3BA0"/>
    <w:rsid w:val="006E5F66"/>
    <w:rsid w:val="006E6A88"/>
    <w:rsid w:val="006F7331"/>
    <w:rsid w:val="00706136"/>
    <w:rsid w:val="00713937"/>
    <w:rsid w:val="00714932"/>
    <w:rsid w:val="00715A42"/>
    <w:rsid w:val="0071621C"/>
    <w:rsid w:val="007175AD"/>
    <w:rsid w:val="007175E0"/>
    <w:rsid w:val="00721953"/>
    <w:rsid w:val="00721BEE"/>
    <w:rsid w:val="00723A5E"/>
    <w:rsid w:val="0072533D"/>
    <w:rsid w:val="007270F6"/>
    <w:rsid w:val="007340E5"/>
    <w:rsid w:val="007356F4"/>
    <w:rsid w:val="007370BC"/>
    <w:rsid w:val="007373E4"/>
    <w:rsid w:val="0073791D"/>
    <w:rsid w:val="00740D2D"/>
    <w:rsid w:val="00746270"/>
    <w:rsid w:val="007470D2"/>
    <w:rsid w:val="007509D8"/>
    <w:rsid w:val="007519F6"/>
    <w:rsid w:val="007530AB"/>
    <w:rsid w:val="0075616E"/>
    <w:rsid w:val="00757B4B"/>
    <w:rsid w:val="007617CB"/>
    <w:rsid w:val="007623ED"/>
    <w:rsid w:val="0076774D"/>
    <w:rsid w:val="0077376F"/>
    <w:rsid w:val="007742C1"/>
    <w:rsid w:val="00776997"/>
    <w:rsid w:val="00777A42"/>
    <w:rsid w:val="007806BF"/>
    <w:rsid w:val="0078131D"/>
    <w:rsid w:val="0078418E"/>
    <w:rsid w:val="00785FD6"/>
    <w:rsid w:val="00786C31"/>
    <w:rsid w:val="00790328"/>
    <w:rsid w:val="007A14E0"/>
    <w:rsid w:val="007A25CB"/>
    <w:rsid w:val="007A6798"/>
    <w:rsid w:val="007A69A2"/>
    <w:rsid w:val="007B2544"/>
    <w:rsid w:val="007B3826"/>
    <w:rsid w:val="007C2308"/>
    <w:rsid w:val="007C2D59"/>
    <w:rsid w:val="007C3D1B"/>
    <w:rsid w:val="007C540D"/>
    <w:rsid w:val="007C54EE"/>
    <w:rsid w:val="007D2918"/>
    <w:rsid w:val="007E53D7"/>
    <w:rsid w:val="007E5622"/>
    <w:rsid w:val="007E67CF"/>
    <w:rsid w:val="007F0F62"/>
    <w:rsid w:val="007F4EE8"/>
    <w:rsid w:val="007F6AFA"/>
    <w:rsid w:val="00805A1F"/>
    <w:rsid w:val="008103F1"/>
    <w:rsid w:val="00814A70"/>
    <w:rsid w:val="008157C2"/>
    <w:rsid w:val="00816258"/>
    <w:rsid w:val="00820317"/>
    <w:rsid w:val="00821E53"/>
    <w:rsid w:val="00821E96"/>
    <w:rsid w:val="00823910"/>
    <w:rsid w:val="00824E88"/>
    <w:rsid w:val="008313E5"/>
    <w:rsid w:val="008323F3"/>
    <w:rsid w:val="00834208"/>
    <w:rsid w:val="00834C20"/>
    <w:rsid w:val="00834FCC"/>
    <w:rsid w:val="0084285E"/>
    <w:rsid w:val="008450EA"/>
    <w:rsid w:val="00846DFD"/>
    <w:rsid w:val="00847FA3"/>
    <w:rsid w:val="008511C9"/>
    <w:rsid w:val="00851784"/>
    <w:rsid w:val="0085206F"/>
    <w:rsid w:val="00860320"/>
    <w:rsid w:val="00860970"/>
    <w:rsid w:val="00861420"/>
    <w:rsid w:val="00861520"/>
    <w:rsid w:val="00863E57"/>
    <w:rsid w:val="008717B8"/>
    <w:rsid w:val="00871BDA"/>
    <w:rsid w:val="00871F64"/>
    <w:rsid w:val="00872E98"/>
    <w:rsid w:val="00875DCB"/>
    <w:rsid w:val="00876617"/>
    <w:rsid w:val="00876D6C"/>
    <w:rsid w:val="0087726B"/>
    <w:rsid w:val="00880B34"/>
    <w:rsid w:val="0088170E"/>
    <w:rsid w:val="008852D6"/>
    <w:rsid w:val="008900B3"/>
    <w:rsid w:val="0089078D"/>
    <w:rsid w:val="008A037B"/>
    <w:rsid w:val="008A3A7A"/>
    <w:rsid w:val="008A3EC4"/>
    <w:rsid w:val="008A42AE"/>
    <w:rsid w:val="008A57BD"/>
    <w:rsid w:val="008A6BFE"/>
    <w:rsid w:val="008B043F"/>
    <w:rsid w:val="008B279E"/>
    <w:rsid w:val="008B2CDF"/>
    <w:rsid w:val="008B3EB6"/>
    <w:rsid w:val="008B4262"/>
    <w:rsid w:val="008B5171"/>
    <w:rsid w:val="008C0CD7"/>
    <w:rsid w:val="008C3BAD"/>
    <w:rsid w:val="008C4F07"/>
    <w:rsid w:val="008C5551"/>
    <w:rsid w:val="008C7E79"/>
    <w:rsid w:val="008D1DCE"/>
    <w:rsid w:val="008D3496"/>
    <w:rsid w:val="008D3C01"/>
    <w:rsid w:val="008D5CCB"/>
    <w:rsid w:val="008E0221"/>
    <w:rsid w:val="008E3EB3"/>
    <w:rsid w:val="008E488F"/>
    <w:rsid w:val="008E7BDD"/>
    <w:rsid w:val="008E7F48"/>
    <w:rsid w:val="008F04E8"/>
    <w:rsid w:val="008F439F"/>
    <w:rsid w:val="008F4548"/>
    <w:rsid w:val="00902A03"/>
    <w:rsid w:val="009048C3"/>
    <w:rsid w:val="00906C6F"/>
    <w:rsid w:val="009129F3"/>
    <w:rsid w:val="00913A4B"/>
    <w:rsid w:val="009270AB"/>
    <w:rsid w:val="00930D76"/>
    <w:rsid w:val="0093350B"/>
    <w:rsid w:val="0093595A"/>
    <w:rsid w:val="00941584"/>
    <w:rsid w:val="00942119"/>
    <w:rsid w:val="0094736F"/>
    <w:rsid w:val="00947E5B"/>
    <w:rsid w:val="0095181D"/>
    <w:rsid w:val="009520BB"/>
    <w:rsid w:val="009550FB"/>
    <w:rsid w:val="009564E1"/>
    <w:rsid w:val="00956541"/>
    <w:rsid w:val="00956E29"/>
    <w:rsid w:val="00961871"/>
    <w:rsid w:val="00961B3A"/>
    <w:rsid w:val="009640B2"/>
    <w:rsid w:val="00964FE8"/>
    <w:rsid w:val="00970C9C"/>
    <w:rsid w:val="009713BB"/>
    <w:rsid w:val="00973D0D"/>
    <w:rsid w:val="009768C9"/>
    <w:rsid w:val="009768E3"/>
    <w:rsid w:val="00977DC9"/>
    <w:rsid w:val="00981F6A"/>
    <w:rsid w:val="00982C6A"/>
    <w:rsid w:val="009838A7"/>
    <w:rsid w:val="00985CF3"/>
    <w:rsid w:val="00987342"/>
    <w:rsid w:val="00993997"/>
    <w:rsid w:val="00994931"/>
    <w:rsid w:val="0099567D"/>
    <w:rsid w:val="00996995"/>
    <w:rsid w:val="00996B3F"/>
    <w:rsid w:val="009A58B4"/>
    <w:rsid w:val="009A7962"/>
    <w:rsid w:val="009B0280"/>
    <w:rsid w:val="009B2BFB"/>
    <w:rsid w:val="009B4F28"/>
    <w:rsid w:val="009B6655"/>
    <w:rsid w:val="009B6DED"/>
    <w:rsid w:val="009C1375"/>
    <w:rsid w:val="009C15A1"/>
    <w:rsid w:val="009C16B4"/>
    <w:rsid w:val="009C1A73"/>
    <w:rsid w:val="009C32D2"/>
    <w:rsid w:val="009C4671"/>
    <w:rsid w:val="009C4AA5"/>
    <w:rsid w:val="009D0B17"/>
    <w:rsid w:val="009D3255"/>
    <w:rsid w:val="009D4C8C"/>
    <w:rsid w:val="009D758D"/>
    <w:rsid w:val="009E4060"/>
    <w:rsid w:val="009E755E"/>
    <w:rsid w:val="009F2910"/>
    <w:rsid w:val="00A01D23"/>
    <w:rsid w:val="00A04208"/>
    <w:rsid w:val="00A0729C"/>
    <w:rsid w:val="00A0783C"/>
    <w:rsid w:val="00A10AED"/>
    <w:rsid w:val="00A10C3B"/>
    <w:rsid w:val="00A15FF9"/>
    <w:rsid w:val="00A1626C"/>
    <w:rsid w:val="00A2159E"/>
    <w:rsid w:val="00A25EEE"/>
    <w:rsid w:val="00A26C9F"/>
    <w:rsid w:val="00A276A6"/>
    <w:rsid w:val="00A301AB"/>
    <w:rsid w:val="00A31557"/>
    <w:rsid w:val="00A33827"/>
    <w:rsid w:val="00A347B5"/>
    <w:rsid w:val="00A35532"/>
    <w:rsid w:val="00A41421"/>
    <w:rsid w:val="00A55C9F"/>
    <w:rsid w:val="00A56301"/>
    <w:rsid w:val="00A61B08"/>
    <w:rsid w:val="00A61CD3"/>
    <w:rsid w:val="00A627CE"/>
    <w:rsid w:val="00A6525E"/>
    <w:rsid w:val="00A65709"/>
    <w:rsid w:val="00A65A83"/>
    <w:rsid w:val="00A66EB2"/>
    <w:rsid w:val="00A746D5"/>
    <w:rsid w:val="00A75285"/>
    <w:rsid w:val="00A8158F"/>
    <w:rsid w:val="00A820B6"/>
    <w:rsid w:val="00A82F50"/>
    <w:rsid w:val="00A84B7C"/>
    <w:rsid w:val="00A865F3"/>
    <w:rsid w:val="00A9166C"/>
    <w:rsid w:val="00A9220C"/>
    <w:rsid w:val="00A962A7"/>
    <w:rsid w:val="00AA1B42"/>
    <w:rsid w:val="00AA32DE"/>
    <w:rsid w:val="00AA7073"/>
    <w:rsid w:val="00AB1633"/>
    <w:rsid w:val="00AB1E49"/>
    <w:rsid w:val="00AB6C2B"/>
    <w:rsid w:val="00AB70E2"/>
    <w:rsid w:val="00AC0628"/>
    <w:rsid w:val="00AC567E"/>
    <w:rsid w:val="00AC69B4"/>
    <w:rsid w:val="00AD6F06"/>
    <w:rsid w:val="00AE0F6A"/>
    <w:rsid w:val="00AE1DFD"/>
    <w:rsid w:val="00AE2257"/>
    <w:rsid w:val="00AE3C07"/>
    <w:rsid w:val="00AF0A1D"/>
    <w:rsid w:val="00AF35C1"/>
    <w:rsid w:val="00AF36E1"/>
    <w:rsid w:val="00AF38DE"/>
    <w:rsid w:val="00AF38F3"/>
    <w:rsid w:val="00AF3DF2"/>
    <w:rsid w:val="00AF4ADF"/>
    <w:rsid w:val="00AF652E"/>
    <w:rsid w:val="00AF791A"/>
    <w:rsid w:val="00AF7DD7"/>
    <w:rsid w:val="00B00400"/>
    <w:rsid w:val="00B00E94"/>
    <w:rsid w:val="00B01FE0"/>
    <w:rsid w:val="00B04D91"/>
    <w:rsid w:val="00B056CA"/>
    <w:rsid w:val="00B07394"/>
    <w:rsid w:val="00B0750A"/>
    <w:rsid w:val="00B076C8"/>
    <w:rsid w:val="00B111A0"/>
    <w:rsid w:val="00B16EF9"/>
    <w:rsid w:val="00B21868"/>
    <w:rsid w:val="00B2253E"/>
    <w:rsid w:val="00B241AC"/>
    <w:rsid w:val="00B255A6"/>
    <w:rsid w:val="00B2630F"/>
    <w:rsid w:val="00B2718F"/>
    <w:rsid w:val="00B308AD"/>
    <w:rsid w:val="00B31972"/>
    <w:rsid w:val="00B31C64"/>
    <w:rsid w:val="00B32BD4"/>
    <w:rsid w:val="00B35E28"/>
    <w:rsid w:val="00B365C7"/>
    <w:rsid w:val="00B36C44"/>
    <w:rsid w:val="00B37FBA"/>
    <w:rsid w:val="00B401FA"/>
    <w:rsid w:val="00B44D1D"/>
    <w:rsid w:val="00B47D2A"/>
    <w:rsid w:val="00B52086"/>
    <w:rsid w:val="00B52814"/>
    <w:rsid w:val="00B551A2"/>
    <w:rsid w:val="00B5660D"/>
    <w:rsid w:val="00B57B2A"/>
    <w:rsid w:val="00B601C5"/>
    <w:rsid w:val="00B62982"/>
    <w:rsid w:val="00B665E5"/>
    <w:rsid w:val="00B71A1B"/>
    <w:rsid w:val="00B734BD"/>
    <w:rsid w:val="00B77E92"/>
    <w:rsid w:val="00B81AF5"/>
    <w:rsid w:val="00B82808"/>
    <w:rsid w:val="00B83DCC"/>
    <w:rsid w:val="00B86453"/>
    <w:rsid w:val="00B910A3"/>
    <w:rsid w:val="00B93736"/>
    <w:rsid w:val="00B937D2"/>
    <w:rsid w:val="00B938A3"/>
    <w:rsid w:val="00B94433"/>
    <w:rsid w:val="00B94DB5"/>
    <w:rsid w:val="00B95D61"/>
    <w:rsid w:val="00B965EA"/>
    <w:rsid w:val="00BA0579"/>
    <w:rsid w:val="00BA0B87"/>
    <w:rsid w:val="00BA0D2F"/>
    <w:rsid w:val="00BA1ADC"/>
    <w:rsid w:val="00BA4841"/>
    <w:rsid w:val="00BA52F5"/>
    <w:rsid w:val="00BA5863"/>
    <w:rsid w:val="00BB23B0"/>
    <w:rsid w:val="00BB58E1"/>
    <w:rsid w:val="00BB6677"/>
    <w:rsid w:val="00BC3266"/>
    <w:rsid w:val="00BC7B70"/>
    <w:rsid w:val="00BD4005"/>
    <w:rsid w:val="00BD6FA0"/>
    <w:rsid w:val="00BE45F5"/>
    <w:rsid w:val="00BE58BA"/>
    <w:rsid w:val="00BE6D2B"/>
    <w:rsid w:val="00BF29A7"/>
    <w:rsid w:val="00BF558C"/>
    <w:rsid w:val="00C02322"/>
    <w:rsid w:val="00C04C37"/>
    <w:rsid w:val="00C10752"/>
    <w:rsid w:val="00C10C5A"/>
    <w:rsid w:val="00C118C3"/>
    <w:rsid w:val="00C11F05"/>
    <w:rsid w:val="00C206A3"/>
    <w:rsid w:val="00C21C59"/>
    <w:rsid w:val="00C24650"/>
    <w:rsid w:val="00C26B81"/>
    <w:rsid w:val="00C303BB"/>
    <w:rsid w:val="00C34480"/>
    <w:rsid w:val="00C3560A"/>
    <w:rsid w:val="00C416BA"/>
    <w:rsid w:val="00C42502"/>
    <w:rsid w:val="00C464C2"/>
    <w:rsid w:val="00C56DDA"/>
    <w:rsid w:val="00C65812"/>
    <w:rsid w:val="00C679D3"/>
    <w:rsid w:val="00C704ED"/>
    <w:rsid w:val="00C715EE"/>
    <w:rsid w:val="00C741CF"/>
    <w:rsid w:val="00C831DB"/>
    <w:rsid w:val="00C8375F"/>
    <w:rsid w:val="00C90F76"/>
    <w:rsid w:val="00C91CCC"/>
    <w:rsid w:val="00CA0B90"/>
    <w:rsid w:val="00CA1134"/>
    <w:rsid w:val="00CA73A2"/>
    <w:rsid w:val="00CA7BF9"/>
    <w:rsid w:val="00CB2D72"/>
    <w:rsid w:val="00CB3760"/>
    <w:rsid w:val="00CC1B65"/>
    <w:rsid w:val="00CC7E43"/>
    <w:rsid w:val="00CD0F22"/>
    <w:rsid w:val="00CD121F"/>
    <w:rsid w:val="00CD2BE5"/>
    <w:rsid w:val="00CD5A5A"/>
    <w:rsid w:val="00CE31A2"/>
    <w:rsid w:val="00CE3570"/>
    <w:rsid w:val="00CF1159"/>
    <w:rsid w:val="00CF199D"/>
    <w:rsid w:val="00CF2640"/>
    <w:rsid w:val="00CF30EF"/>
    <w:rsid w:val="00D10183"/>
    <w:rsid w:val="00D126B2"/>
    <w:rsid w:val="00D15E40"/>
    <w:rsid w:val="00D2005B"/>
    <w:rsid w:val="00D24A7F"/>
    <w:rsid w:val="00D259DD"/>
    <w:rsid w:val="00D332C9"/>
    <w:rsid w:val="00D337F8"/>
    <w:rsid w:val="00D33BAB"/>
    <w:rsid w:val="00D40CE4"/>
    <w:rsid w:val="00D423D9"/>
    <w:rsid w:val="00D435F7"/>
    <w:rsid w:val="00D4728F"/>
    <w:rsid w:val="00D47CBB"/>
    <w:rsid w:val="00D54BE8"/>
    <w:rsid w:val="00D55F25"/>
    <w:rsid w:val="00D6097D"/>
    <w:rsid w:val="00D613A8"/>
    <w:rsid w:val="00D649C4"/>
    <w:rsid w:val="00D65AEF"/>
    <w:rsid w:val="00D76071"/>
    <w:rsid w:val="00D76A51"/>
    <w:rsid w:val="00D84008"/>
    <w:rsid w:val="00D87D0D"/>
    <w:rsid w:val="00D90A78"/>
    <w:rsid w:val="00D91322"/>
    <w:rsid w:val="00D9198F"/>
    <w:rsid w:val="00D9614B"/>
    <w:rsid w:val="00D966F7"/>
    <w:rsid w:val="00D9711F"/>
    <w:rsid w:val="00D9785D"/>
    <w:rsid w:val="00DA4637"/>
    <w:rsid w:val="00DA5AAE"/>
    <w:rsid w:val="00DB0AA5"/>
    <w:rsid w:val="00DB1D0F"/>
    <w:rsid w:val="00DB3C41"/>
    <w:rsid w:val="00DB4416"/>
    <w:rsid w:val="00DB515C"/>
    <w:rsid w:val="00DC1C62"/>
    <w:rsid w:val="00DC278E"/>
    <w:rsid w:val="00DC2B89"/>
    <w:rsid w:val="00DC5BD7"/>
    <w:rsid w:val="00DD1BC7"/>
    <w:rsid w:val="00DD30F8"/>
    <w:rsid w:val="00DD3701"/>
    <w:rsid w:val="00DD44C1"/>
    <w:rsid w:val="00DD5556"/>
    <w:rsid w:val="00DE53A5"/>
    <w:rsid w:val="00DF1E60"/>
    <w:rsid w:val="00DF551A"/>
    <w:rsid w:val="00E03357"/>
    <w:rsid w:val="00E04B4D"/>
    <w:rsid w:val="00E07B41"/>
    <w:rsid w:val="00E10397"/>
    <w:rsid w:val="00E10DB4"/>
    <w:rsid w:val="00E21C0D"/>
    <w:rsid w:val="00E21D11"/>
    <w:rsid w:val="00E22262"/>
    <w:rsid w:val="00E238AE"/>
    <w:rsid w:val="00E27AFF"/>
    <w:rsid w:val="00E3025C"/>
    <w:rsid w:val="00E30790"/>
    <w:rsid w:val="00E307B3"/>
    <w:rsid w:val="00E32E04"/>
    <w:rsid w:val="00E33541"/>
    <w:rsid w:val="00E338C6"/>
    <w:rsid w:val="00E35390"/>
    <w:rsid w:val="00E353F6"/>
    <w:rsid w:val="00E3624F"/>
    <w:rsid w:val="00E36824"/>
    <w:rsid w:val="00E42CB5"/>
    <w:rsid w:val="00E46BFA"/>
    <w:rsid w:val="00E51ADC"/>
    <w:rsid w:val="00E52DAC"/>
    <w:rsid w:val="00E626F4"/>
    <w:rsid w:val="00E6476D"/>
    <w:rsid w:val="00E648B9"/>
    <w:rsid w:val="00E66E5C"/>
    <w:rsid w:val="00E672F1"/>
    <w:rsid w:val="00E70282"/>
    <w:rsid w:val="00E70BCE"/>
    <w:rsid w:val="00E70C6E"/>
    <w:rsid w:val="00E72BC1"/>
    <w:rsid w:val="00E731D6"/>
    <w:rsid w:val="00E84574"/>
    <w:rsid w:val="00E8513A"/>
    <w:rsid w:val="00E85EEE"/>
    <w:rsid w:val="00E87118"/>
    <w:rsid w:val="00E87A34"/>
    <w:rsid w:val="00E907F4"/>
    <w:rsid w:val="00E90BEC"/>
    <w:rsid w:val="00E95E86"/>
    <w:rsid w:val="00E95EDC"/>
    <w:rsid w:val="00EA4B37"/>
    <w:rsid w:val="00EA769C"/>
    <w:rsid w:val="00EA7E7A"/>
    <w:rsid w:val="00EB05D5"/>
    <w:rsid w:val="00EC1583"/>
    <w:rsid w:val="00EC3030"/>
    <w:rsid w:val="00EC394A"/>
    <w:rsid w:val="00EC3A7F"/>
    <w:rsid w:val="00EC67CA"/>
    <w:rsid w:val="00EC6E4D"/>
    <w:rsid w:val="00ED0D0F"/>
    <w:rsid w:val="00ED14DE"/>
    <w:rsid w:val="00ED220C"/>
    <w:rsid w:val="00ED35C4"/>
    <w:rsid w:val="00ED3B06"/>
    <w:rsid w:val="00ED3E68"/>
    <w:rsid w:val="00ED3F59"/>
    <w:rsid w:val="00ED6003"/>
    <w:rsid w:val="00EE43F7"/>
    <w:rsid w:val="00EE7217"/>
    <w:rsid w:val="00EE7345"/>
    <w:rsid w:val="00EF326E"/>
    <w:rsid w:val="00EF3D28"/>
    <w:rsid w:val="00EF48B1"/>
    <w:rsid w:val="00EF5AD1"/>
    <w:rsid w:val="00F0750D"/>
    <w:rsid w:val="00F1094A"/>
    <w:rsid w:val="00F12A4A"/>
    <w:rsid w:val="00F15741"/>
    <w:rsid w:val="00F23558"/>
    <w:rsid w:val="00F27C1A"/>
    <w:rsid w:val="00F30FA9"/>
    <w:rsid w:val="00F318C6"/>
    <w:rsid w:val="00F33645"/>
    <w:rsid w:val="00F34549"/>
    <w:rsid w:val="00F36B23"/>
    <w:rsid w:val="00F3786C"/>
    <w:rsid w:val="00F40208"/>
    <w:rsid w:val="00F41CE1"/>
    <w:rsid w:val="00F41E9F"/>
    <w:rsid w:val="00F43403"/>
    <w:rsid w:val="00F43A97"/>
    <w:rsid w:val="00F44200"/>
    <w:rsid w:val="00F463B2"/>
    <w:rsid w:val="00F51338"/>
    <w:rsid w:val="00F53B29"/>
    <w:rsid w:val="00F61285"/>
    <w:rsid w:val="00F6336A"/>
    <w:rsid w:val="00F63522"/>
    <w:rsid w:val="00F65FFF"/>
    <w:rsid w:val="00F66222"/>
    <w:rsid w:val="00F678DB"/>
    <w:rsid w:val="00F745A4"/>
    <w:rsid w:val="00F80CCA"/>
    <w:rsid w:val="00F83F79"/>
    <w:rsid w:val="00F90107"/>
    <w:rsid w:val="00F91235"/>
    <w:rsid w:val="00F926F4"/>
    <w:rsid w:val="00F93A47"/>
    <w:rsid w:val="00F97B63"/>
    <w:rsid w:val="00FA5DDD"/>
    <w:rsid w:val="00FB1A3D"/>
    <w:rsid w:val="00FB3224"/>
    <w:rsid w:val="00FB59E5"/>
    <w:rsid w:val="00FB5AAA"/>
    <w:rsid w:val="00FB6B33"/>
    <w:rsid w:val="00FB7FF6"/>
    <w:rsid w:val="00FC0E79"/>
    <w:rsid w:val="00FC3B32"/>
    <w:rsid w:val="00FC5FB5"/>
    <w:rsid w:val="00FD0052"/>
    <w:rsid w:val="00FD1FF6"/>
    <w:rsid w:val="00FD58F9"/>
    <w:rsid w:val="00FD7D13"/>
    <w:rsid w:val="00FF24C2"/>
    <w:rsid w:val="00FF655A"/>
    <w:rsid w:val="00FF6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26EA9"/>
  <w15:chartTrackingRefBased/>
  <w15:docId w15:val="{EC81283F-8C54-5645-A5E7-DA35BC867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70E"/>
    <w:pPr>
      <w:spacing w:line="36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0314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314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14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14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14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14D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14D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14D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14D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14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314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14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14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14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14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14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14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14D7"/>
    <w:rPr>
      <w:rFonts w:eastAsiaTheme="majorEastAsia" w:cstheme="majorBidi"/>
      <w:color w:val="272727" w:themeColor="text1" w:themeTint="D8"/>
    </w:rPr>
  </w:style>
  <w:style w:type="paragraph" w:styleId="Title">
    <w:name w:val="Title"/>
    <w:basedOn w:val="Normal"/>
    <w:next w:val="Normal"/>
    <w:link w:val="TitleChar"/>
    <w:uiPriority w:val="10"/>
    <w:qFormat/>
    <w:rsid w:val="000314D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14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14D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14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14D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314D7"/>
    <w:rPr>
      <w:i/>
      <w:iCs/>
      <w:color w:val="404040" w:themeColor="text1" w:themeTint="BF"/>
    </w:rPr>
  </w:style>
  <w:style w:type="paragraph" w:styleId="ListParagraph">
    <w:name w:val="List Paragraph"/>
    <w:basedOn w:val="Normal"/>
    <w:uiPriority w:val="34"/>
    <w:qFormat/>
    <w:rsid w:val="000314D7"/>
    <w:pPr>
      <w:ind w:left="720"/>
      <w:contextualSpacing/>
    </w:pPr>
  </w:style>
  <w:style w:type="character" w:styleId="IntenseEmphasis">
    <w:name w:val="Intense Emphasis"/>
    <w:basedOn w:val="DefaultParagraphFont"/>
    <w:uiPriority w:val="21"/>
    <w:qFormat/>
    <w:rsid w:val="000314D7"/>
    <w:rPr>
      <w:i/>
      <w:iCs/>
      <w:color w:val="0F4761" w:themeColor="accent1" w:themeShade="BF"/>
    </w:rPr>
  </w:style>
  <w:style w:type="paragraph" w:styleId="IntenseQuote">
    <w:name w:val="Intense Quote"/>
    <w:basedOn w:val="Normal"/>
    <w:next w:val="Normal"/>
    <w:link w:val="IntenseQuoteChar"/>
    <w:uiPriority w:val="30"/>
    <w:qFormat/>
    <w:rsid w:val="000314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14D7"/>
    <w:rPr>
      <w:i/>
      <w:iCs/>
      <w:color w:val="0F4761" w:themeColor="accent1" w:themeShade="BF"/>
    </w:rPr>
  </w:style>
  <w:style w:type="character" w:styleId="IntenseReference">
    <w:name w:val="Intense Reference"/>
    <w:basedOn w:val="DefaultParagraphFont"/>
    <w:uiPriority w:val="32"/>
    <w:qFormat/>
    <w:rsid w:val="000314D7"/>
    <w:rPr>
      <w:b/>
      <w:bCs/>
      <w:smallCaps/>
      <w:color w:val="0F4761" w:themeColor="accent1" w:themeShade="BF"/>
      <w:spacing w:val="5"/>
    </w:rPr>
  </w:style>
  <w:style w:type="paragraph" w:styleId="Header">
    <w:name w:val="header"/>
    <w:basedOn w:val="Normal"/>
    <w:link w:val="HeaderChar"/>
    <w:uiPriority w:val="99"/>
    <w:unhideWhenUsed/>
    <w:rsid w:val="000314D7"/>
    <w:pPr>
      <w:tabs>
        <w:tab w:val="center" w:pos="4680"/>
        <w:tab w:val="right" w:pos="9360"/>
      </w:tabs>
    </w:pPr>
  </w:style>
  <w:style w:type="character" w:customStyle="1" w:styleId="HeaderChar">
    <w:name w:val="Header Char"/>
    <w:basedOn w:val="DefaultParagraphFont"/>
    <w:link w:val="Header"/>
    <w:uiPriority w:val="99"/>
    <w:rsid w:val="000314D7"/>
  </w:style>
  <w:style w:type="paragraph" w:styleId="Footer">
    <w:name w:val="footer"/>
    <w:basedOn w:val="Normal"/>
    <w:link w:val="FooterChar"/>
    <w:uiPriority w:val="99"/>
    <w:unhideWhenUsed/>
    <w:rsid w:val="000314D7"/>
    <w:pPr>
      <w:tabs>
        <w:tab w:val="center" w:pos="4680"/>
        <w:tab w:val="right" w:pos="9360"/>
      </w:tabs>
    </w:pPr>
  </w:style>
  <w:style w:type="character" w:customStyle="1" w:styleId="FooterChar">
    <w:name w:val="Footer Char"/>
    <w:basedOn w:val="DefaultParagraphFont"/>
    <w:link w:val="Footer"/>
    <w:uiPriority w:val="99"/>
    <w:rsid w:val="000314D7"/>
  </w:style>
  <w:style w:type="table" w:styleId="TableGrid">
    <w:name w:val="Table Grid"/>
    <w:basedOn w:val="TableNormal"/>
    <w:uiPriority w:val="39"/>
    <w:rsid w:val="002438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0429F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3032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43032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30323"/>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2">
    <w:name w:val="Grid Table 2"/>
    <w:basedOn w:val="TableNormal"/>
    <w:uiPriority w:val="47"/>
    <w:rsid w:val="0043032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5">
    <w:name w:val="Grid Table 3 Accent 5"/>
    <w:basedOn w:val="TableNormal"/>
    <w:uiPriority w:val="48"/>
    <w:rsid w:val="00430323"/>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bottom w:val="single" w:sz="4" w:space="0" w:color="D86DCB" w:themeColor="accent5" w:themeTint="99"/>
        </w:tcBorders>
      </w:tcPr>
    </w:tblStylePr>
    <w:tblStylePr w:type="nwCell">
      <w:tblPr/>
      <w:tcPr>
        <w:tcBorders>
          <w:bottom w:val="single" w:sz="4" w:space="0" w:color="D86DCB" w:themeColor="accent5" w:themeTint="99"/>
        </w:tcBorders>
      </w:tcPr>
    </w:tblStylePr>
    <w:tblStylePr w:type="seCell">
      <w:tblPr/>
      <w:tcPr>
        <w:tcBorders>
          <w:top w:val="single" w:sz="4" w:space="0" w:color="D86DCB" w:themeColor="accent5" w:themeTint="99"/>
        </w:tcBorders>
      </w:tcPr>
    </w:tblStylePr>
    <w:tblStylePr w:type="swCell">
      <w:tblPr/>
      <w:tcPr>
        <w:tcBorders>
          <w:top w:val="single" w:sz="4" w:space="0" w:color="D86DCB" w:themeColor="accent5" w:themeTint="99"/>
        </w:tcBorders>
      </w:tcPr>
    </w:tblStylePr>
  </w:style>
  <w:style w:type="table" w:styleId="GridTable3-Accent4">
    <w:name w:val="Grid Table 3 Accent 4"/>
    <w:basedOn w:val="TableNormal"/>
    <w:uiPriority w:val="48"/>
    <w:rsid w:val="00430323"/>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GridTable3-Accent3">
    <w:name w:val="Grid Table 3 Accent 3"/>
    <w:basedOn w:val="TableNormal"/>
    <w:uiPriority w:val="48"/>
    <w:rsid w:val="00430323"/>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bottom w:val="single" w:sz="4" w:space="0" w:color="47D459" w:themeColor="accent3" w:themeTint="99"/>
        </w:tcBorders>
      </w:tcPr>
    </w:tblStylePr>
    <w:tblStylePr w:type="nwCell">
      <w:tblPr/>
      <w:tcPr>
        <w:tcBorders>
          <w:bottom w:val="single" w:sz="4" w:space="0" w:color="47D459" w:themeColor="accent3" w:themeTint="99"/>
        </w:tcBorders>
      </w:tcPr>
    </w:tblStylePr>
    <w:tblStylePr w:type="seCell">
      <w:tblPr/>
      <w:tcPr>
        <w:tcBorders>
          <w:top w:val="single" w:sz="4" w:space="0" w:color="47D459" w:themeColor="accent3" w:themeTint="99"/>
        </w:tcBorders>
      </w:tcPr>
    </w:tblStylePr>
    <w:tblStylePr w:type="swCell">
      <w:tblPr/>
      <w:tcPr>
        <w:tcBorders>
          <w:top w:val="single" w:sz="4" w:space="0" w:color="47D459" w:themeColor="accent3" w:themeTint="99"/>
        </w:tcBorders>
      </w:tcPr>
    </w:tblStylePr>
  </w:style>
  <w:style w:type="table" w:styleId="TableGridLight">
    <w:name w:val="Grid Table Light"/>
    <w:basedOn w:val="TableNormal"/>
    <w:uiPriority w:val="40"/>
    <w:rsid w:val="0043032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5Dark-Accent3">
    <w:name w:val="List Table 5 Dark Accent 3"/>
    <w:basedOn w:val="TableNormal"/>
    <w:uiPriority w:val="50"/>
    <w:rsid w:val="00430323"/>
    <w:rPr>
      <w:color w:val="FFFFFF" w:themeColor="background1"/>
    </w:rPr>
    <w:tblPr>
      <w:tblStyleRowBandSize w:val="1"/>
      <w:tblStyleColBandSize w:val="1"/>
      <w:tblBorders>
        <w:top w:val="single" w:sz="24" w:space="0" w:color="196B24" w:themeColor="accent3"/>
        <w:left w:val="single" w:sz="24" w:space="0" w:color="196B24" w:themeColor="accent3"/>
        <w:bottom w:val="single" w:sz="24" w:space="0" w:color="196B24" w:themeColor="accent3"/>
        <w:right w:val="single" w:sz="24" w:space="0" w:color="196B24" w:themeColor="accent3"/>
      </w:tblBorders>
    </w:tblPr>
    <w:tcPr>
      <w:shd w:val="clear" w:color="auto" w:fill="196B2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3">
    <w:name w:val="List Table 7 Colorful Accent 3"/>
    <w:basedOn w:val="TableNormal"/>
    <w:uiPriority w:val="52"/>
    <w:rsid w:val="00430323"/>
    <w:rPr>
      <w:color w:val="124F1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6B2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6B2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6B2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6B24" w:themeColor="accent3"/>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43032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9D3255"/>
    <w:rPr>
      <w:color w:val="467886" w:themeColor="hyperlink"/>
      <w:u w:val="single"/>
    </w:rPr>
  </w:style>
  <w:style w:type="character" w:styleId="UnresolvedMention">
    <w:name w:val="Unresolved Mention"/>
    <w:basedOn w:val="DefaultParagraphFont"/>
    <w:uiPriority w:val="99"/>
    <w:semiHidden/>
    <w:unhideWhenUsed/>
    <w:rsid w:val="009D3255"/>
    <w:rPr>
      <w:color w:val="605E5C"/>
      <w:shd w:val="clear" w:color="auto" w:fill="E1DFDD"/>
    </w:rPr>
  </w:style>
  <w:style w:type="paragraph" w:styleId="NormalWeb">
    <w:name w:val="Normal (Web)"/>
    <w:basedOn w:val="Normal"/>
    <w:uiPriority w:val="99"/>
    <w:unhideWhenUsed/>
    <w:rsid w:val="00C303BB"/>
  </w:style>
  <w:style w:type="character" w:styleId="Strong">
    <w:name w:val="Strong"/>
    <w:basedOn w:val="DefaultParagraphFont"/>
    <w:uiPriority w:val="22"/>
    <w:qFormat/>
    <w:rsid w:val="00133118"/>
    <w:rPr>
      <w:b/>
      <w:bCs/>
    </w:rPr>
  </w:style>
  <w:style w:type="paragraph" w:styleId="Bibliography">
    <w:name w:val="Bibliography"/>
    <w:basedOn w:val="Normal"/>
    <w:next w:val="Normal"/>
    <w:uiPriority w:val="37"/>
    <w:unhideWhenUsed/>
    <w:rsid w:val="00B365C7"/>
    <w:pPr>
      <w:spacing w:line="480" w:lineRule="auto"/>
      <w:ind w:left="720" w:hanging="720"/>
    </w:pPr>
  </w:style>
  <w:style w:type="paragraph" w:styleId="HTMLPreformatted">
    <w:name w:val="HTML Preformatted"/>
    <w:basedOn w:val="Normal"/>
    <w:link w:val="HTMLPreformattedChar"/>
    <w:uiPriority w:val="99"/>
    <w:unhideWhenUsed/>
    <w:rsid w:val="007F0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F0F62"/>
    <w:rPr>
      <w:rFonts w:ascii="Courier New" w:eastAsia="Times New Roman" w:hAnsi="Courier New" w:cs="Courier New"/>
      <w:kern w:val="0"/>
      <w:sz w:val="20"/>
      <w:szCs w:val="20"/>
      <w:lang w:val="en-US"/>
      <w14:ligatures w14:val="none"/>
    </w:rPr>
  </w:style>
  <w:style w:type="table" w:styleId="GridTable3-Accent1">
    <w:name w:val="Grid Table 3 Accent 1"/>
    <w:basedOn w:val="TableNormal"/>
    <w:uiPriority w:val="48"/>
    <w:rsid w:val="0095181D"/>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ridTable4-Accent4">
    <w:name w:val="Grid Table 4 Accent 4"/>
    <w:basedOn w:val="TableNormal"/>
    <w:uiPriority w:val="49"/>
    <w:rsid w:val="0095181D"/>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6Colorful-Accent4">
    <w:name w:val="Grid Table 6 Colorful Accent 4"/>
    <w:basedOn w:val="TableNormal"/>
    <w:uiPriority w:val="51"/>
    <w:rsid w:val="0095181D"/>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
    <w:name w:val="List Table 4"/>
    <w:basedOn w:val="TableNormal"/>
    <w:uiPriority w:val="49"/>
    <w:rsid w:val="0095181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5Dark">
    <w:name w:val="List Table 5 Dark"/>
    <w:basedOn w:val="TableNormal"/>
    <w:uiPriority w:val="50"/>
    <w:rsid w:val="0095181D"/>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
    <w:name w:val="List Table 7 Colorful"/>
    <w:basedOn w:val="TableNormal"/>
    <w:uiPriority w:val="52"/>
    <w:rsid w:val="0095181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2">
    <w:name w:val="List Table 6 Colorful Accent 2"/>
    <w:basedOn w:val="TableNormal"/>
    <w:uiPriority w:val="51"/>
    <w:rsid w:val="0095181D"/>
    <w:rPr>
      <w:color w:val="BF4E14" w:themeColor="accent2" w:themeShade="BF"/>
    </w:rPr>
    <w:tblPr>
      <w:tblStyleRowBandSize w:val="1"/>
      <w:tblStyleColBandSize w:val="1"/>
      <w:tblBorders>
        <w:top w:val="single" w:sz="4" w:space="0" w:color="E97132" w:themeColor="accent2"/>
        <w:bottom w:val="single" w:sz="4" w:space="0" w:color="E97132" w:themeColor="accent2"/>
      </w:tblBorders>
    </w:tblPr>
    <w:tblStylePr w:type="firstRow">
      <w:rPr>
        <w:b/>
        <w:bCs/>
      </w:rPr>
      <w:tblPr/>
      <w:tcPr>
        <w:tcBorders>
          <w:bottom w:val="single" w:sz="4" w:space="0" w:color="E97132" w:themeColor="accent2"/>
        </w:tcBorders>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6Colorful">
    <w:name w:val="Grid Table 6 Colorful"/>
    <w:basedOn w:val="TableNormal"/>
    <w:uiPriority w:val="51"/>
    <w:rsid w:val="0095181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95181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95181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5">
    <w:name w:val="Plain Table 5"/>
    <w:basedOn w:val="TableNormal"/>
    <w:uiPriority w:val="45"/>
    <w:rsid w:val="0095181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95181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PlaceholderText">
    <w:name w:val="Placeholder Text"/>
    <w:basedOn w:val="DefaultParagraphFont"/>
    <w:uiPriority w:val="99"/>
    <w:semiHidden/>
    <w:rsid w:val="00201BF6"/>
    <w:rPr>
      <w:color w:val="666666"/>
    </w:rPr>
  </w:style>
  <w:style w:type="paragraph" w:customStyle="1" w:styleId="Style1">
    <w:name w:val="Style1"/>
    <w:basedOn w:val="Heading1"/>
    <w:qFormat/>
    <w:rsid w:val="00427CEF"/>
    <w:pPr>
      <w:spacing w:before="240" w:after="0"/>
      <w:jc w:val="center"/>
    </w:pPr>
    <w:rPr>
      <w:rFonts w:ascii="Times New Roman" w:hAnsi="Times New Roman"/>
      <w:b/>
      <w:color w:val="000000" w:themeColor="text1"/>
      <w:sz w:val="24"/>
    </w:rPr>
  </w:style>
  <w:style w:type="paragraph" w:customStyle="1" w:styleId="Style2">
    <w:name w:val="Style2"/>
    <w:basedOn w:val="Heading2"/>
    <w:next w:val="Normal"/>
    <w:qFormat/>
    <w:rsid w:val="00C464C2"/>
    <w:rPr>
      <w:rFonts w:ascii="Times New Roman" w:hAnsi="Times New Roman"/>
      <w:b/>
      <w:color w:val="000000" w:themeColor="text1"/>
      <w:sz w:val="24"/>
    </w:rPr>
  </w:style>
  <w:style w:type="paragraph" w:customStyle="1" w:styleId="Style3">
    <w:name w:val="Style3"/>
    <w:basedOn w:val="Heading3"/>
    <w:next w:val="Normal"/>
    <w:qFormat/>
    <w:rsid w:val="00C464C2"/>
    <w:rPr>
      <w:b/>
      <w:i/>
      <w:color w:val="000000" w:themeColor="text1"/>
      <w:sz w:val="24"/>
    </w:rPr>
  </w:style>
  <w:style w:type="paragraph" w:customStyle="1" w:styleId="Style4">
    <w:name w:val="Style4"/>
    <w:basedOn w:val="Heading4"/>
    <w:qFormat/>
    <w:rsid w:val="00541CA3"/>
    <w:pPr>
      <w:ind w:left="720"/>
    </w:pPr>
    <w:rPr>
      <w:b/>
      <w:i w:val="0"/>
      <w:color w:val="000000" w:themeColor="text1"/>
    </w:rPr>
  </w:style>
  <w:style w:type="paragraph" w:styleId="TOC1">
    <w:name w:val="toc 1"/>
    <w:basedOn w:val="Normal"/>
    <w:next w:val="Normal"/>
    <w:autoRedefine/>
    <w:uiPriority w:val="39"/>
    <w:unhideWhenUsed/>
    <w:rsid w:val="00EC3A7F"/>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427CEF"/>
    <w:pPr>
      <w:ind w:left="240"/>
    </w:pPr>
    <w:rPr>
      <w:rFonts w:asciiTheme="minorHAnsi" w:hAnsiTheme="minorHAnsi"/>
      <w:smallCaps/>
      <w:sz w:val="20"/>
      <w:szCs w:val="20"/>
    </w:rPr>
  </w:style>
  <w:style w:type="paragraph" w:styleId="TOC3">
    <w:name w:val="toc 3"/>
    <w:basedOn w:val="Normal"/>
    <w:next w:val="Normal"/>
    <w:autoRedefine/>
    <w:uiPriority w:val="39"/>
    <w:unhideWhenUsed/>
    <w:rsid w:val="00427CEF"/>
    <w:pPr>
      <w:ind w:left="480"/>
    </w:pPr>
    <w:rPr>
      <w:rFonts w:asciiTheme="minorHAnsi" w:hAnsiTheme="minorHAnsi"/>
      <w:i/>
      <w:iCs/>
      <w:sz w:val="20"/>
      <w:szCs w:val="20"/>
    </w:rPr>
  </w:style>
  <w:style w:type="paragraph" w:styleId="TOC4">
    <w:name w:val="toc 4"/>
    <w:basedOn w:val="Normal"/>
    <w:next w:val="Normal"/>
    <w:autoRedefine/>
    <w:uiPriority w:val="39"/>
    <w:unhideWhenUsed/>
    <w:rsid w:val="00427CEF"/>
    <w:pPr>
      <w:ind w:left="720"/>
    </w:pPr>
    <w:rPr>
      <w:rFonts w:asciiTheme="minorHAnsi" w:hAnsiTheme="minorHAnsi"/>
      <w:sz w:val="18"/>
      <w:szCs w:val="18"/>
    </w:rPr>
  </w:style>
  <w:style w:type="paragraph" w:styleId="TOC5">
    <w:name w:val="toc 5"/>
    <w:basedOn w:val="Normal"/>
    <w:next w:val="Normal"/>
    <w:autoRedefine/>
    <w:uiPriority w:val="39"/>
    <w:unhideWhenUsed/>
    <w:rsid w:val="00427CEF"/>
    <w:pPr>
      <w:ind w:left="960"/>
    </w:pPr>
    <w:rPr>
      <w:rFonts w:asciiTheme="minorHAnsi" w:hAnsiTheme="minorHAnsi"/>
      <w:sz w:val="18"/>
      <w:szCs w:val="18"/>
    </w:rPr>
  </w:style>
  <w:style w:type="paragraph" w:styleId="TOC6">
    <w:name w:val="toc 6"/>
    <w:basedOn w:val="Normal"/>
    <w:next w:val="Normal"/>
    <w:autoRedefine/>
    <w:uiPriority w:val="39"/>
    <w:unhideWhenUsed/>
    <w:rsid w:val="00F3786C"/>
    <w:pPr>
      <w:ind w:left="1200"/>
    </w:pPr>
    <w:rPr>
      <w:rFonts w:asciiTheme="minorHAnsi" w:hAnsiTheme="minorHAnsi"/>
      <w:sz w:val="18"/>
      <w:szCs w:val="18"/>
    </w:rPr>
  </w:style>
  <w:style w:type="paragraph" w:styleId="TOC7">
    <w:name w:val="toc 7"/>
    <w:basedOn w:val="Normal"/>
    <w:next w:val="Normal"/>
    <w:autoRedefine/>
    <w:uiPriority w:val="39"/>
    <w:unhideWhenUsed/>
    <w:rsid w:val="00427CEF"/>
    <w:pPr>
      <w:ind w:left="1440"/>
    </w:pPr>
    <w:rPr>
      <w:rFonts w:asciiTheme="minorHAnsi" w:hAnsiTheme="minorHAnsi"/>
      <w:sz w:val="18"/>
      <w:szCs w:val="18"/>
    </w:rPr>
  </w:style>
  <w:style w:type="paragraph" w:styleId="TOC8">
    <w:name w:val="toc 8"/>
    <w:basedOn w:val="Normal"/>
    <w:next w:val="Normal"/>
    <w:autoRedefine/>
    <w:uiPriority w:val="39"/>
    <w:unhideWhenUsed/>
    <w:rsid w:val="00427CEF"/>
    <w:pPr>
      <w:ind w:left="1680"/>
    </w:pPr>
    <w:rPr>
      <w:rFonts w:asciiTheme="minorHAnsi" w:hAnsiTheme="minorHAnsi"/>
      <w:sz w:val="18"/>
      <w:szCs w:val="18"/>
    </w:rPr>
  </w:style>
  <w:style w:type="paragraph" w:styleId="TOC9">
    <w:name w:val="toc 9"/>
    <w:basedOn w:val="Normal"/>
    <w:next w:val="Normal"/>
    <w:autoRedefine/>
    <w:uiPriority w:val="39"/>
    <w:unhideWhenUsed/>
    <w:rsid w:val="00427CEF"/>
    <w:pPr>
      <w:ind w:left="1920"/>
    </w:pPr>
    <w:rPr>
      <w:rFonts w:asciiTheme="minorHAnsi" w:hAnsiTheme="minorHAnsi"/>
      <w:sz w:val="18"/>
      <w:szCs w:val="18"/>
    </w:rPr>
  </w:style>
  <w:style w:type="paragraph" w:styleId="TOCHeading">
    <w:name w:val="TOC Heading"/>
    <w:basedOn w:val="Heading1"/>
    <w:next w:val="Normal"/>
    <w:uiPriority w:val="39"/>
    <w:unhideWhenUsed/>
    <w:qFormat/>
    <w:rsid w:val="004A64D9"/>
    <w:pPr>
      <w:spacing w:before="480" w:after="0" w:line="276" w:lineRule="auto"/>
      <w:outlineLvl w:val="9"/>
    </w:pPr>
    <w:rPr>
      <w:b/>
      <w:bCs/>
      <w:sz w:val="28"/>
      <w:szCs w:val="28"/>
    </w:rPr>
  </w:style>
  <w:style w:type="character" w:styleId="PageNumber">
    <w:name w:val="page number"/>
    <w:basedOn w:val="DefaultParagraphFont"/>
    <w:uiPriority w:val="99"/>
    <w:semiHidden/>
    <w:unhideWhenUsed/>
    <w:rsid w:val="000E1520"/>
  </w:style>
  <w:style w:type="character" w:customStyle="1" w:styleId="apple-converted-space">
    <w:name w:val="apple-converted-space"/>
    <w:basedOn w:val="DefaultParagraphFont"/>
    <w:rsid w:val="00266014"/>
  </w:style>
  <w:style w:type="character" w:styleId="FollowedHyperlink">
    <w:name w:val="FollowedHyperlink"/>
    <w:basedOn w:val="DefaultParagraphFont"/>
    <w:uiPriority w:val="99"/>
    <w:semiHidden/>
    <w:unhideWhenUsed/>
    <w:rsid w:val="00BA0D2F"/>
    <w:rPr>
      <w:color w:val="96607D" w:themeColor="followedHyperlink"/>
      <w:u w:val="single"/>
    </w:rPr>
  </w:style>
  <w:style w:type="paragraph" w:styleId="Revision">
    <w:name w:val="Revision"/>
    <w:hidden/>
    <w:uiPriority w:val="99"/>
    <w:semiHidden/>
    <w:rsid w:val="0052087C"/>
    <w:rPr>
      <w:rFonts w:ascii="Times New Roman" w:eastAsia="Times New Roman" w:hAnsi="Times New Roman" w:cs="Times New Roman"/>
      <w:kern w:val="0"/>
      <w:lang w:val="en-US"/>
      <w14:ligatures w14:val="none"/>
    </w:rPr>
  </w:style>
  <w:style w:type="character" w:styleId="CommentReference">
    <w:name w:val="annotation reference"/>
    <w:basedOn w:val="DefaultParagraphFont"/>
    <w:uiPriority w:val="99"/>
    <w:semiHidden/>
    <w:unhideWhenUsed/>
    <w:rsid w:val="0052087C"/>
    <w:rPr>
      <w:sz w:val="16"/>
      <w:szCs w:val="16"/>
    </w:rPr>
  </w:style>
  <w:style w:type="paragraph" w:styleId="CommentText">
    <w:name w:val="annotation text"/>
    <w:basedOn w:val="Normal"/>
    <w:link w:val="CommentTextChar"/>
    <w:uiPriority w:val="99"/>
    <w:unhideWhenUsed/>
    <w:rsid w:val="0052087C"/>
    <w:rPr>
      <w:sz w:val="20"/>
      <w:szCs w:val="20"/>
    </w:rPr>
  </w:style>
  <w:style w:type="character" w:customStyle="1" w:styleId="CommentTextChar">
    <w:name w:val="Comment Text Char"/>
    <w:basedOn w:val="DefaultParagraphFont"/>
    <w:link w:val="CommentText"/>
    <w:uiPriority w:val="99"/>
    <w:rsid w:val="0052087C"/>
    <w:rPr>
      <w:rFonts w:ascii="Times New Roman" w:eastAsia="Times New Roman" w:hAnsi="Times New Roman" w:cs="Times New Roman"/>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52087C"/>
    <w:rPr>
      <w:b/>
      <w:bCs/>
    </w:rPr>
  </w:style>
  <w:style w:type="character" w:customStyle="1" w:styleId="CommentSubjectChar">
    <w:name w:val="Comment Subject Char"/>
    <w:basedOn w:val="CommentTextChar"/>
    <w:link w:val="CommentSubject"/>
    <w:uiPriority w:val="99"/>
    <w:semiHidden/>
    <w:rsid w:val="0052087C"/>
    <w:rPr>
      <w:rFonts w:ascii="Times New Roman" w:eastAsia="Times New Roman" w:hAnsi="Times New Roman" w:cs="Times New Roman"/>
      <w:b/>
      <w:bCs/>
      <w:kern w:val="0"/>
      <w:sz w:val="20"/>
      <w:szCs w:val="20"/>
      <w:lang w:val="en-US"/>
      <w14:ligatures w14:val="none"/>
    </w:rPr>
  </w:style>
  <w:style w:type="paragraph" w:customStyle="1" w:styleId="Style5">
    <w:name w:val="Style5"/>
    <w:basedOn w:val="Normal"/>
    <w:qFormat/>
    <w:rsid w:val="00B94DB5"/>
    <w:pPr>
      <w:ind w:left="720"/>
    </w:pPr>
    <w:rPr>
      <w:b/>
      <w:bCs/>
      <w:i/>
    </w:rPr>
  </w:style>
  <w:style w:type="character" w:styleId="HTMLCode">
    <w:name w:val="HTML Code"/>
    <w:basedOn w:val="DefaultParagraphFont"/>
    <w:uiPriority w:val="99"/>
    <w:semiHidden/>
    <w:unhideWhenUsed/>
    <w:rsid w:val="00577607"/>
    <w:rPr>
      <w:rFonts w:ascii="Courier New" w:eastAsia="Times New Roman" w:hAnsi="Courier New" w:cs="Courier New"/>
      <w:sz w:val="20"/>
      <w:szCs w:val="20"/>
    </w:rPr>
  </w:style>
  <w:style w:type="paragraph" w:customStyle="1" w:styleId="noind">
    <w:name w:val="noind"/>
    <w:basedOn w:val="Normal"/>
    <w:rsid w:val="0051515F"/>
    <w:pPr>
      <w:spacing w:before="100" w:beforeAutospacing="1" w:after="100" w:afterAutospacing="1"/>
    </w:pPr>
  </w:style>
  <w:style w:type="paragraph" w:customStyle="1" w:styleId="noindclose">
    <w:name w:val="noindclose"/>
    <w:basedOn w:val="Normal"/>
    <w:rsid w:val="0051515F"/>
    <w:pPr>
      <w:spacing w:before="100" w:beforeAutospacing="1" w:after="100" w:afterAutospacing="1"/>
    </w:pPr>
  </w:style>
  <w:style w:type="table" w:styleId="ListTable7Colorful-Accent4">
    <w:name w:val="List Table 7 Colorful Accent 4"/>
    <w:basedOn w:val="TableNormal"/>
    <w:uiPriority w:val="52"/>
    <w:rsid w:val="00AF7DD7"/>
    <w:pPr>
      <w:spacing w:before="200"/>
    </w:pPr>
    <w:rPr>
      <w:rFonts w:eastAsiaTheme="minorEastAsia"/>
      <w:color w:val="0B769F" w:themeColor="accent4" w:themeShade="BF"/>
      <w:kern w:val="0"/>
      <w:sz w:val="22"/>
      <w:szCs w:val="22"/>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Emphasis">
    <w:name w:val="Emphasis"/>
    <w:basedOn w:val="DefaultParagraphFont"/>
    <w:uiPriority w:val="20"/>
    <w:qFormat/>
    <w:rsid w:val="005D4164"/>
    <w:rPr>
      <w:i/>
      <w:iCs/>
    </w:rPr>
  </w:style>
  <w:style w:type="paragraph" w:customStyle="1" w:styleId="p1">
    <w:name w:val="p1"/>
    <w:basedOn w:val="Normal"/>
    <w:rsid w:val="00B94433"/>
    <w:pPr>
      <w:spacing w:line="240" w:lineRule="auto"/>
    </w:pPr>
    <w:rPr>
      <w:rFonts w:ascii="Helvetica" w:hAnsi="Helvetica"/>
      <w:color w:val="141413"/>
      <w:sz w:val="14"/>
      <w:szCs w:val="14"/>
    </w:rPr>
  </w:style>
  <w:style w:type="paragraph" w:customStyle="1" w:styleId="p2">
    <w:name w:val="p2"/>
    <w:basedOn w:val="Normal"/>
    <w:rsid w:val="00547996"/>
    <w:pPr>
      <w:spacing w:line="240" w:lineRule="auto"/>
    </w:pPr>
    <w:rPr>
      <w:color w:val="0F52FC"/>
      <w:sz w:val="18"/>
      <w:szCs w:val="18"/>
    </w:rPr>
  </w:style>
  <w:style w:type="character" w:customStyle="1" w:styleId="s1">
    <w:name w:val="s1"/>
    <w:basedOn w:val="DefaultParagraphFont"/>
    <w:rsid w:val="00547996"/>
    <w:rPr>
      <w:color w:val="191C1F"/>
    </w:rPr>
  </w:style>
  <w:style w:type="character" w:customStyle="1" w:styleId="pre">
    <w:name w:val="pre"/>
    <w:basedOn w:val="DefaultParagraphFont"/>
    <w:rsid w:val="00475FC5"/>
  </w:style>
  <w:style w:type="character" w:customStyle="1" w:styleId="katex-mathml">
    <w:name w:val="katex-mathml"/>
    <w:basedOn w:val="DefaultParagraphFont"/>
    <w:rsid w:val="002103E3"/>
  </w:style>
  <w:style w:type="character" w:customStyle="1" w:styleId="mord">
    <w:name w:val="mord"/>
    <w:basedOn w:val="DefaultParagraphFont"/>
    <w:rsid w:val="002103E3"/>
  </w:style>
  <w:style w:type="character" w:customStyle="1" w:styleId="mopen">
    <w:name w:val="mopen"/>
    <w:basedOn w:val="DefaultParagraphFont"/>
    <w:rsid w:val="002103E3"/>
  </w:style>
  <w:style w:type="character" w:customStyle="1" w:styleId="vlist-s">
    <w:name w:val="vlist-s"/>
    <w:basedOn w:val="DefaultParagraphFont"/>
    <w:rsid w:val="002103E3"/>
  </w:style>
  <w:style w:type="character" w:customStyle="1" w:styleId="mclose">
    <w:name w:val="mclose"/>
    <w:basedOn w:val="DefaultParagraphFont"/>
    <w:rsid w:val="002103E3"/>
  </w:style>
  <w:style w:type="character" w:customStyle="1" w:styleId="mop">
    <w:name w:val="mop"/>
    <w:basedOn w:val="DefaultParagraphFont"/>
    <w:rsid w:val="002103E3"/>
  </w:style>
  <w:style w:type="character" w:customStyle="1" w:styleId="mrel">
    <w:name w:val="mrel"/>
    <w:basedOn w:val="DefaultParagraphFont"/>
    <w:rsid w:val="002103E3"/>
  </w:style>
  <w:style w:type="character" w:customStyle="1" w:styleId="mbin">
    <w:name w:val="mbin"/>
    <w:basedOn w:val="DefaultParagraphFont"/>
    <w:rsid w:val="002103E3"/>
  </w:style>
  <w:style w:type="character" w:customStyle="1" w:styleId="relative">
    <w:name w:val="relative"/>
    <w:basedOn w:val="DefaultParagraphFont"/>
    <w:rsid w:val="003E7D87"/>
  </w:style>
  <w:style w:type="character" w:customStyle="1" w:styleId="ng-star-inserted">
    <w:name w:val="ng-star-inserted"/>
    <w:basedOn w:val="DefaultParagraphFont"/>
    <w:rsid w:val="0025399F"/>
  </w:style>
  <w:style w:type="character" w:customStyle="1" w:styleId="bold">
    <w:name w:val="bold"/>
    <w:basedOn w:val="DefaultParagraphFont"/>
    <w:rsid w:val="0025399F"/>
  </w:style>
  <w:style w:type="character" w:customStyle="1" w:styleId="code">
    <w:name w:val="code"/>
    <w:basedOn w:val="DefaultParagraphFont"/>
    <w:rsid w:val="0025399F"/>
  </w:style>
  <w:style w:type="table" w:styleId="PlainTable1">
    <w:name w:val="Plain Table 1"/>
    <w:basedOn w:val="TableNormal"/>
    <w:uiPriority w:val="41"/>
    <w:rsid w:val="00CA113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4514">
      <w:bodyDiv w:val="1"/>
      <w:marLeft w:val="0"/>
      <w:marRight w:val="0"/>
      <w:marTop w:val="0"/>
      <w:marBottom w:val="0"/>
      <w:divBdr>
        <w:top w:val="none" w:sz="0" w:space="0" w:color="auto"/>
        <w:left w:val="none" w:sz="0" w:space="0" w:color="auto"/>
        <w:bottom w:val="none" w:sz="0" w:space="0" w:color="auto"/>
        <w:right w:val="none" w:sz="0" w:space="0" w:color="auto"/>
      </w:divBdr>
    </w:div>
    <w:div w:id="6685180">
      <w:bodyDiv w:val="1"/>
      <w:marLeft w:val="0"/>
      <w:marRight w:val="0"/>
      <w:marTop w:val="0"/>
      <w:marBottom w:val="0"/>
      <w:divBdr>
        <w:top w:val="none" w:sz="0" w:space="0" w:color="auto"/>
        <w:left w:val="none" w:sz="0" w:space="0" w:color="auto"/>
        <w:bottom w:val="none" w:sz="0" w:space="0" w:color="auto"/>
        <w:right w:val="none" w:sz="0" w:space="0" w:color="auto"/>
      </w:divBdr>
      <w:divsChild>
        <w:div w:id="388235354">
          <w:marLeft w:val="0"/>
          <w:marRight w:val="0"/>
          <w:marTop w:val="0"/>
          <w:marBottom w:val="0"/>
          <w:divBdr>
            <w:top w:val="none" w:sz="0" w:space="0" w:color="auto"/>
            <w:left w:val="none" w:sz="0" w:space="0" w:color="auto"/>
            <w:bottom w:val="none" w:sz="0" w:space="0" w:color="auto"/>
            <w:right w:val="none" w:sz="0" w:space="0" w:color="auto"/>
          </w:divBdr>
          <w:divsChild>
            <w:div w:id="1776434848">
              <w:marLeft w:val="0"/>
              <w:marRight w:val="0"/>
              <w:marTop w:val="0"/>
              <w:marBottom w:val="0"/>
              <w:divBdr>
                <w:top w:val="none" w:sz="0" w:space="0" w:color="auto"/>
                <w:left w:val="none" w:sz="0" w:space="0" w:color="auto"/>
                <w:bottom w:val="none" w:sz="0" w:space="0" w:color="auto"/>
                <w:right w:val="none" w:sz="0" w:space="0" w:color="auto"/>
              </w:divBdr>
              <w:divsChild>
                <w:div w:id="309139357">
                  <w:marLeft w:val="0"/>
                  <w:marRight w:val="0"/>
                  <w:marTop w:val="0"/>
                  <w:marBottom w:val="0"/>
                  <w:divBdr>
                    <w:top w:val="none" w:sz="0" w:space="0" w:color="auto"/>
                    <w:left w:val="none" w:sz="0" w:space="0" w:color="auto"/>
                    <w:bottom w:val="none" w:sz="0" w:space="0" w:color="auto"/>
                    <w:right w:val="none" w:sz="0" w:space="0" w:color="auto"/>
                  </w:divBdr>
                  <w:divsChild>
                    <w:div w:id="9444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9399">
      <w:bodyDiv w:val="1"/>
      <w:marLeft w:val="0"/>
      <w:marRight w:val="0"/>
      <w:marTop w:val="0"/>
      <w:marBottom w:val="0"/>
      <w:divBdr>
        <w:top w:val="none" w:sz="0" w:space="0" w:color="auto"/>
        <w:left w:val="none" w:sz="0" w:space="0" w:color="auto"/>
        <w:bottom w:val="none" w:sz="0" w:space="0" w:color="auto"/>
        <w:right w:val="none" w:sz="0" w:space="0" w:color="auto"/>
      </w:divBdr>
    </w:div>
    <w:div w:id="13852292">
      <w:bodyDiv w:val="1"/>
      <w:marLeft w:val="0"/>
      <w:marRight w:val="0"/>
      <w:marTop w:val="0"/>
      <w:marBottom w:val="0"/>
      <w:divBdr>
        <w:top w:val="none" w:sz="0" w:space="0" w:color="auto"/>
        <w:left w:val="none" w:sz="0" w:space="0" w:color="auto"/>
        <w:bottom w:val="none" w:sz="0" w:space="0" w:color="auto"/>
        <w:right w:val="none" w:sz="0" w:space="0" w:color="auto"/>
      </w:divBdr>
    </w:div>
    <w:div w:id="18358088">
      <w:bodyDiv w:val="1"/>
      <w:marLeft w:val="0"/>
      <w:marRight w:val="0"/>
      <w:marTop w:val="0"/>
      <w:marBottom w:val="0"/>
      <w:divBdr>
        <w:top w:val="none" w:sz="0" w:space="0" w:color="auto"/>
        <w:left w:val="none" w:sz="0" w:space="0" w:color="auto"/>
        <w:bottom w:val="none" w:sz="0" w:space="0" w:color="auto"/>
        <w:right w:val="none" w:sz="0" w:space="0" w:color="auto"/>
      </w:divBdr>
    </w:div>
    <w:div w:id="21128924">
      <w:bodyDiv w:val="1"/>
      <w:marLeft w:val="0"/>
      <w:marRight w:val="0"/>
      <w:marTop w:val="0"/>
      <w:marBottom w:val="0"/>
      <w:divBdr>
        <w:top w:val="none" w:sz="0" w:space="0" w:color="auto"/>
        <w:left w:val="none" w:sz="0" w:space="0" w:color="auto"/>
        <w:bottom w:val="none" w:sz="0" w:space="0" w:color="auto"/>
        <w:right w:val="none" w:sz="0" w:space="0" w:color="auto"/>
      </w:divBdr>
    </w:div>
    <w:div w:id="22486107">
      <w:bodyDiv w:val="1"/>
      <w:marLeft w:val="0"/>
      <w:marRight w:val="0"/>
      <w:marTop w:val="0"/>
      <w:marBottom w:val="0"/>
      <w:divBdr>
        <w:top w:val="none" w:sz="0" w:space="0" w:color="auto"/>
        <w:left w:val="none" w:sz="0" w:space="0" w:color="auto"/>
        <w:bottom w:val="none" w:sz="0" w:space="0" w:color="auto"/>
        <w:right w:val="none" w:sz="0" w:space="0" w:color="auto"/>
      </w:divBdr>
    </w:div>
    <w:div w:id="24912673">
      <w:bodyDiv w:val="1"/>
      <w:marLeft w:val="0"/>
      <w:marRight w:val="0"/>
      <w:marTop w:val="0"/>
      <w:marBottom w:val="0"/>
      <w:divBdr>
        <w:top w:val="none" w:sz="0" w:space="0" w:color="auto"/>
        <w:left w:val="none" w:sz="0" w:space="0" w:color="auto"/>
        <w:bottom w:val="none" w:sz="0" w:space="0" w:color="auto"/>
        <w:right w:val="none" w:sz="0" w:space="0" w:color="auto"/>
      </w:divBdr>
    </w:div>
    <w:div w:id="26295328">
      <w:bodyDiv w:val="1"/>
      <w:marLeft w:val="0"/>
      <w:marRight w:val="0"/>
      <w:marTop w:val="0"/>
      <w:marBottom w:val="0"/>
      <w:divBdr>
        <w:top w:val="none" w:sz="0" w:space="0" w:color="auto"/>
        <w:left w:val="none" w:sz="0" w:space="0" w:color="auto"/>
        <w:bottom w:val="none" w:sz="0" w:space="0" w:color="auto"/>
        <w:right w:val="none" w:sz="0" w:space="0" w:color="auto"/>
      </w:divBdr>
    </w:div>
    <w:div w:id="39668316">
      <w:bodyDiv w:val="1"/>
      <w:marLeft w:val="0"/>
      <w:marRight w:val="0"/>
      <w:marTop w:val="0"/>
      <w:marBottom w:val="0"/>
      <w:divBdr>
        <w:top w:val="none" w:sz="0" w:space="0" w:color="auto"/>
        <w:left w:val="none" w:sz="0" w:space="0" w:color="auto"/>
        <w:bottom w:val="none" w:sz="0" w:space="0" w:color="auto"/>
        <w:right w:val="none" w:sz="0" w:space="0" w:color="auto"/>
      </w:divBdr>
      <w:divsChild>
        <w:div w:id="1424649310">
          <w:marLeft w:val="0"/>
          <w:marRight w:val="0"/>
          <w:marTop w:val="0"/>
          <w:marBottom w:val="0"/>
          <w:divBdr>
            <w:top w:val="none" w:sz="0" w:space="0" w:color="auto"/>
            <w:left w:val="none" w:sz="0" w:space="0" w:color="auto"/>
            <w:bottom w:val="none" w:sz="0" w:space="0" w:color="auto"/>
            <w:right w:val="none" w:sz="0" w:space="0" w:color="auto"/>
          </w:divBdr>
          <w:divsChild>
            <w:div w:id="1176922669">
              <w:marLeft w:val="0"/>
              <w:marRight w:val="0"/>
              <w:marTop w:val="0"/>
              <w:marBottom w:val="0"/>
              <w:divBdr>
                <w:top w:val="none" w:sz="0" w:space="0" w:color="auto"/>
                <w:left w:val="none" w:sz="0" w:space="0" w:color="auto"/>
                <w:bottom w:val="none" w:sz="0" w:space="0" w:color="auto"/>
                <w:right w:val="none" w:sz="0" w:space="0" w:color="auto"/>
              </w:divBdr>
              <w:divsChild>
                <w:div w:id="1944414400">
                  <w:marLeft w:val="0"/>
                  <w:marRight w:val="0"/>
                  <w:marTop w:val="0"/>
                  <w:marBottom w:val="0"/>
                  <w:divBdr>
                    <w:top w:val="none" w:sz="0" w:space="0" w:color="auto"/>
                    <w:left w:val="none" w:sz="0" w:space="0" w:color="auto"/>
                    <w:bottom w:val="none" w:sz="0" w:space="0" w:color="auto"/>
                    <w:right w:val="none" w:sz="0" w:space="0" w:color="auto"/>
                  </w:divBdr>
                  <w:divsChild>
                    <w:div w:id="112619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66438">
      <w:bodyDiv w:val="1"/>
      <w:marLeft w:val="0"/>
      <w:marRight w:val="0"/>
      <w:marTop w:val="0"/>
      <w:marBottom w:val="0"/>
      <w:divBdr>
        <w:top w:val="none" w:sz="0" w:space="0" w:color="auto"/>
        <w:left w:val="none" w:sz="0" w:space="0" w:color="auto"/>
        <w:bottom w:val="none" w:sz="0" w:space="0" w:color="auto"/>
        <w:right w:val="none" w:sz="0" w:space="0" w:color="auto"/>
      </w:divBdr>
    </w:div>
    <w:div w:id="54084481">
      <w:bodyDiv w:val="1"/>
      <w:marLeft w:val="0"/>
      <w:marRight w:val="0"/>
      <w:marTop w:val="0"/>
      <w:marBottom w:val="0"/>
      <w:divBdr>
        <w:top w:val="none" w:sz="0" w:space="0" w:color="auto"/>
        <w:left w:val="none" w:sz="0" w:space="0" w:color="auto"/>
        <w:bottom w:val="none" w:sz="0" w:space="0" w:color="auto"/>
        <w:right w:val="none" w:sz="0" w:space="0" w:color="auto"/>
      </w:divBdr>
    </w:div>
    <w:div w:id="68045653">
      <w:bodyDiv w:val="1"/>
      <w:marLeft w:val="0"/>
      <w:marRight w:val="0"/>
      <w:marTop w:val="0"/>
      <w:marBottom w:val="0"/>
      <w:divBdr>
        <w:top w:val="none" w:sz="0" w:space="0" w:color="auto"/>
        <w:left w:val="none" w:sz="0" w:space="0" w:color="auto"/>
        <w:bottom w:val="none" w:sz="0" w:space="0" w:color="auto"/>
        <w:right w:val="none" w:sz="0" w:space="0" w:color="auto"/>
      </w:divBdr>
    </w:div>
    <w:div w:id="70398999">
      <w:bodyDiv w:val="1"/>
      <w:marLeft w:val="0"/>
      <w:marRight w:val="0"/>
      <w:marTop w:val="0"/>
      <w:marBottom w:val="0"/>
      <w:divBdr>
        <w:top w:val="none" w:sz="0" w:space="0" w:color="auto"/>
        <w:left w:val="none" w:sz="0" w:space="0" w:color="auto"/>
        <w:bottom w:val="none" w:sz="0" w:space="0" w:color="auto"/>
        <w:right w:val="none" w:sz="0" w:space="0" w:color="auto"/>
      </w:divBdr>
    </w:div>
    <w:div w:id="71246039">
      <w:bodyDiv w:val="1"/>
      <w:marLeft w:val="0"/>
      <w:marRight w:val="0"/>
      <w:marTop w:val="0"/>
      <w:marBottom w:val="0"/>
      <w:divBdr>
        <w:top w:val="none" w:sz="0" w:space="0" w:color="auto"/>
        <w:left w:val="none" w:sz="0" w:space="0" w:color="auto"/>
        <w:bottom w:val="none" w:sz="0" w:space="0" w:color="auto"/>
        <w:right w:val="none" w:sz="0" w:space="0" w:color="auto"/>
      </w:divBdr>
    </w:div>
    <w:div w:id="91824100">
      <w:bodyDiv w:val="1"/>
      <w:marLeft w:val="0"/>
      <w:marRight w:val="0"/>
      <w:marTop w:val="0"/>
      <w:marBottom w:val="0"/>
      <w:divBdr>
        <w:top w:val="none" w:sz="0" w:space="0" w:color="auto"/>
        <w:left w:val="none" w:sz="0" w:space="0" w:color="auto"/>
        <w:bottom w:val="none" w:sz="0" w:space="0" w:color="auto"/>
        <w:right w:val="none" w:sz="0" w:space="0" w:color="auto"/>
      </w:divBdr>
    </w:div>
    <w:div w:id="96413928">
      <w:bodyDiv w:val="1"/>
      <w:marLeft w:val="0"/>
      <w:marRight w:val="0"/>
      <w:marTop w:val="0"/>
      <w:marBottom w:val="0"/>
      <w:divBdr>
        <w:top w:val="none" w:sz="0" w:space="0" w:color="auto"/>
        <w:left w:val="none" w:sz="0" w:space="0" w:color="auto"/>
        <w:bottom w:val="none" w:sz="0" w:space="0" w:color="auto"/>
        <w:right w:val="none" w:sz="0" w:space="0" w:color="auto"/>
      </w:divBdr>
    </w:div>
    <w:div w:id="97918546">
      <w:bodyDiv w:val="1"/>
      <w:marLeft w:val="0"/>
      <w:marRight w:val="0"/>
      <w:marTop w:val="0"/>
      <w:marBottom w:val="0"/>
      <w:divBdr>
        <w:top w:val="none" w:sz="0" w:space="0" w:color="auto"/>
        <w:left w:val="none" w:sz="0" w:space="0" w:color="auto"/>
        <w:bottom w:val="none" w:sz="0" w:space="0" w:color="auto"/>
        <w:right w:val="none" w:sz="0" w:space="0" w:color="auto"/>
      </w:divBdr>
    </w:div>
    <w:div w:id="98724720">
      <w:bodyDiv w:val="1"/>
      <w:marLeft w:val="0"/>
      <w:marRight w:val="0"/>
      <w:marTop w:val="0"/>
      <w:marBottom w:val="0"/>
      <w:divBdr>
        <w:top w:val="none" w:sz="0" w:space="0" w:color="auto"/>
        <w:left w:val="none" w:sz="0" w:space="0" w:color="auto"/>
        <w:bottom w:val="none" w:sz="0" w:space="0" w:color="auto"/>
        <w:right w:val="none" w:sz="0" w:space="0" w:color="auto"/>
      </w:divBdr>
      <w:divsChild>
        <w:div w:id="1087845336">
          <w:marLeft w:val="0"/>
          <w:marRight w:val="0"/>
          <w:marTop w:val="0"/>
          <w:marBottom w:val="0"/>
          <w:divBdr>
            <w:top w:val="none" w:sz="0" w:space="0" w:color="auto"/>
            <w:left w:val="none" w:sz="0" w:space="0" w:color="auto"/>
            <w:bottom w:val="none" w:sz="0" w:space="0" w:color="auto"/>
            <w:right w:val="none" w:sz="0" w:space="0" w:color="auto"/>
          </w:divBdr>
          <w:divsChild>
            <w:div w:id="1839613565">
              <w:marLeft w:val="0"/>
              <w:marRight w:val="0"/>
              <w:marTop w:val="0"/>
              <w:marBottom w:val="0"/>
              <w:divBdr>
                <w:top w:val="none" w:sz="0" w:space="0" w:color="auto"/>
                <w:left w:val="none" w:sz="0" w:space="0" w:color="auto"/>
                <w:bottom w:val="none" w:sz="0" w:space="0" w:color="auto"/>
                <w:right w:val="none" w:sz="0" w:space="0" w:color="auto"/>
              </w:divBdr>
              <w:divsChild>
                <w:div w:id="906303839">
                  <w:marLeft w:val="0"/>
                  <w:marRight w:val="0"/>
                  <w:marTop w:val="0"/>
                  <w:marBottom w:val="0"/>
                  <w:divBdr>
                    <w:top w:val="none" w:sz="0" w:space="0" w:color="auto"/>
                    <w:left w:val="none" w:sz="0" w:space="0" w:color="auto"/>
                    <w:bottom w:val="none" w:sz="0" w:space="0" w:color="auto"/>
                    <w:right w:val="none" w:sz="0" w:space="0" w:color="auto"/>
                  </w:divBdr>
                  <w:divsChild>
                    <w:div w:id="109859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64514">
      <w:bodyDiv w:val="1"/>
      <w:marLeft w:val="0"/>
      <w:marRight w:val="0"/>
      <w:marTop w:val="0"/>
      <w:marBottom w:val="0"/>
      <w:divBdr>
        <w:top w:val="none" w:sz="0" w:space="0" w:color="auto"/>
        <w:left w:val="none" w:sz="0" w:space="0" w:color="auto"/>
        <w:bottom w:val="none" w:sz="0" w:space="0" w:color="auto"/>
        <w:right w:val="none" w:sz="0" w:space="0" w:color="auto"/>
      </w:divBdr>
    </w:div>
    <w:div w:id="101804400">
      <w:bodyDiv w:val="1"/>
      <w:marLeft w:val="0"/>
      <w:marRight w:val="0"/>
      <w:marTop w:val="0"/>
      <w:marBottom w:val="0"/>
      <w:divBdr>
        <w:top w:val="none" w:sz="0" w:space="0" w:color="auto"/>
        <w:left w:val="none" w:sz="0" w:space="0" w:color="auto"/>
        <w:bottom w:val="none" w:sz="0" w:space="0" w:color="auto"/>
        <w:right w:val="none" w:sz="0" w:space="0" w:color="auto"/>
      </w:divBdr>
    </w:div>
    <w:div w:id="109209163">
      <w:bodyDiv w:val="1"/>
      <w:marLeft w:val="0"/>
      <w:marRight w:val="0"/>
      <w:marTop w:val="0"/>
      <w:marBottom w:val="0"/>
      <w:divBdr>
        <w:top w:val="none" w:sz="0" w:space="0" w:color="auto"/>
        <w:left w:val="none" w:sz="0" w:space="0" w:color="auto"/>
        <w:bottom w:val="none" w:sz="0" w:space="0" w:color="auto"/>
        <w:right w:val="none" w:sz="0" w:space="0" w:color="auto"/>
      </w:divBdr>
    </w:div>
    <w:div w:id="110902980">
      <w:bodyDiv w:val="1"/>
      <w:marLeft w:val="0"/>
      <w:marRight w:val="0"/>
      <w:marTop w:val="0"/>
      <w:marBottom w:val="0"/>
      <w:divBdr>
        <w:top w:val="none" w:sz="0" w:space="0" w:color="auto"/>
        <w:left w:val="none" w:sz="0" w:space="0" w:color="auto"/>
        <w:bottom w:val="none" w:sz="0" w:space="0" w:color="auto"/>
        <w:right w:val="none" w:sz="0" w:space="0" w:color="auto"/>
      </w:divBdr>
    </w:div>
    <w:div w:id="114642464">
      <w:bodyDiv w:val="1"/>
      <w:marLeft w:val="0"/>
      <w:marRight w:val="0"/>
      <w:marTop w:val="0"/>
      <w:marBottom w:val="0"/>
      <w:divBdr>
        <w:top w:val="none" w:sz="0" w:space="0" w:color="auto"/>
        <w:left w:val="none" w:sz="0" w:space="0" w:color="auto"/>
        <w:bottom w:val="none" w:sz="0" w:space="0" w:color="auto"/>
        <w:right w:val="none" w:sz="0" w:space="0" w:color="auto"/>
      </w:divBdr>
      <w:divsChild>
        <w:div w:id="544634801">
          <w:marLeft w:val="0"/>
          <w:marRight w:val="0"/>
          <w:marTop w:val="0"/>
          <w:marBottom w:val="0"/>
          <w:divBdr>
            <w:top w:val="none" w:sz="0" w:space="0" w:color="auto"/>
            <w:left w:val="none" w:sz="0" w:space="0" w:color="auto"/>
            <w:bottom w:val="none" w:sz="0" w:space="0" w:color="auto"/>
            <w:right w:val="none" w:sz="0" w:space="0" w:color="auto"/>
          </w:divBdr>
        </w:div>
        <w:div w:id="1615213816">
          <w:marLeft w:val="0"/>
          <w:marRight w:val="0"/>
          <w:marTop w:val="0"/>
          <w:marBottom w:val="0"/>
          <w:divBdr>
            <w:top w:val="none" w:sz="0" w:space="0" w:color="auto"/>
            <w:left w:val="none" w:sz="0" w:space="0" w:color="auto"/>
            <w:bottom w:val="none" w:sz="0" w:space="0" w:color="auto"/>
            <w:right w:val="none" w:sz="0" w:space="0" w:color="auto"/>
          </w:divBdr>
        </w:div>
        <w:div w:id="443890530">
          <w:marLeft w:val="0"/>
          <w:marRight w:val="0"/>
          <w:marTop w:val="0"/>
          <w:marBottom w:val="0"/>
          <w:divBdr>
            <w:top w:val="none" w:sz="0" w:space="0" w:color="auto"/>
            <w:left w:val="none" w:sz="0" w:space="0" w:color="auto"/>
            <w:bottom w:val="none" w:sz="0" w:space="0" w:color="auto"/>
            <w:right w:val="none" w:sz="0" w:space="0" w:color="auto"/>
          </w:divBdr>
        </w:div>
        <w:div w:id="985469917">
          <w:marLeft w:val="0"/>
          <w:marRight w:val="0"/>
          <w:marTop w:val="0"/>
          <w:marBottom w:val="0"/>
          <w:divBdr>
            <w:top w:val="none" w:sz="0" w:space="0" w:color="auto"/>
            <w:left w:val="none" w:sz="0" w:space="0" w:color="auto"/>
            <w:bottom w:val="none" w:sz="0" w:space="0" w:color="auto"/>
            <w:right w:val="none" w:sz="0" w:space="0" w:color="auto"/>
          </w:divBdr>
        </w:div>
      </w:divsChild>
    </w:div>
    <w:div w:id="117190682">
      <w:bodyDiv w:val="1"/>
      <w:marLeft w:val="0"/>
      <w:marRight w:val="0"/>
      <w:marTop w:val="0"/>
      <w:marBottom w:val="0"/>
      <w:divBdr>
        <w:top w:val="none" w:sz="0" w:space="0" w:color="auto"/>
        <w:left w:val="none" w:sz="0" w:space="0" w:color="auto"/>
        <w:bottom w:val="none" w:sz="0" w:space="0" w:color="auto"/>
        <w:right w:val="none" w:sz="0" w:space="0" w:color="auto"/>
      </w:divBdr>
    </w:div>
    <w:div w:id="128675074">
      <w:bodyDiv w:val="1"/>
      <w:marLeft w:val="0"/>
      <w:marRight w:val="0"/>
      <w:marTop w:val="0"/>
      <w:marBottom w:val="0"/>
      <w:divBdr>
        <w:top w:val="none" w:sz="0" w:space="0" w:color="auto"/>
        <w:left w:val="none" w:sz="0" w:space="0" w:color="auto"/>
        <w:bottom w:val="none" w:sz="0" w:space="0" w:color="auto"/>
        <w:right w:val="none" w:sz="0" w:space="0" w:color="auto"/>
      </w:divBdr>
    </w:div>
    <w:div w:id="137579764">
      <w:bodyDiv w:val="1"/>
      <w:marLeft w:val="0"/>
      <w:marRight w:val="0"/>
      <w:marTop w:val="0"/>
      <w:marBottom w:val="0"/>
      <w:divBdr>
        <w:top w:val="none" w:sz="0" w:space="0" w:color="auto"/>
        <w:left w:val="none" w:sz="0" w:space="0" w:color="auto"/>
        <w:bottom w:val="none" w:sz="0" w:space="0" w:color="auto"/>
        <w:right w:val="none" w:sz="0" w:space="0" w:color="auto"/>
      </w:divBdr>
    </w:div>
    <w:div w:id="138958001">
      <w:bodyDiv w:val="1"/>
      <w:marLeft w:val="0"/>
      <w:marRight w:val="0"/>
      <w:marTop w:val="0"/>
      <w:marBottom w:val="0"/>
      <w:divBdr>
        <w:top w:val="none" w:sz="0" w:space="0" w:color="auto"/>
        <w:left w:val="none" w:sz="0" w:space="0" w:color="auto"/>
        <w:bottom w:val="none" w:sz="0" w:space="0" w:color="auto"/>
        <w:right w:val="none" w:sz="0" w:space="0" w:color="auto"/>
      </w:divBdr>
    </w:div>
    <w:div w:id="159127780">
      <w:bodyDiv w:val="1"/>
      <w:marLeft w:val="0"/>
      <w:marRight w:val="0"/>
      <w:marTop w:val="0"/>
      <w:marBottom w:val="0"/>
      <w:divBdr>
        <w:top w:val="none" w:sz="0" w:space="0" w:color="auto"/>
        <w:left w:val="none" w:sz="0" w:space="0" w:color="auto"/>
        <w:bottom w:val="none" w:sz="0" w:space="0" w:color="auto"/>
        <w:right w:val="none" w:sz="0" w:space="0" w:color="auto"/>
      </w:divBdr>
    </w:div>
    <w:div w:id="159858231">
      <w:bodyDiv w:val="1"/>
      <w:marLeft w:val="0"/>
      <w:marRight w:val="0"/>
      <w:marTop w:val="0"/>
      <w:marBottom w:val="0"/>
      <w:divBdr>
        <w:top w:val="none" w:sz="0" w:space="0" w:color="auto"/>
        <w:left w:val="none" w:sz="0" w:space="0" w:color="auto"/>
        <w:bottom w:val="none" w:sz="0" w:space="0" w:color="auto"/>
        <w:right w:val="none" w:sz="0" w:space="0" w:color="auto"/>
      </w:divBdr>
    </w:div>
    <w:div w:id="163937757">
      <w:bodyDiv w:val="1"/>
      <w:marLeft w:val="0"/>
      <w:marRight w:val="0"/>
      <w:marTop w:val="0"/>
      <w:marBottom w:val="0"/>
      <w:divBdr>
        <w:top w:val="none" w:sz="0" w:space="0" w:color="auto"/>
        <w:left w:val="none" w:sz="0" w:space="0" w:color="auto"/>
        <w:bottom w:val="none" w:sz="0" w:space="0" w:color="auto"/>
        <w:right w:val="none" w:sz="0" w:space="0" w:color="auto"/>
      </w:divBdr>
    </w:div>
    <w:div w:id="176433432">
      <w:bodyDiv w:val="1"/>
      <w:marLeft w:val="0"/>
      <w:marRight w:val="0"/>
      <w:marTop w:val="0"/>
      <w:marBottom w:val="0"/>
      <w:divBdr>
        <w:top w:val="none" w:sz="0" w:space="0" w:color="auto"/>
        <w:left w:val="none" w:sz="0" w:space="0" w:color="auto"/>
        <w:bottom w:val="none" w:sz="0" w:space="0" w:color="auto"/>
        <w:right w:val="none" w:sz="0" w:space="0" w:color="auto"/>
      </w:divBdr>
    </w:div>
    <w:div w:id="183596645">
      <w:bodyDiv w:val="1"/>
      <w:marLeft w:val="0"/>
      <w:marRight w:val="0"/>
      <w:marTop w:val="0"/>
      <w:marBottom w:val="0"/>
      <w:divBdr>
        <w:top w:val="none" w:sz="0" w:space="0" w:color="auto"/>
        <w:left w:val="none" w:sz="0" w:space="0" w:color="auto"/>
        <w:bottom w:val="none" w:sz="0" w:space="0" w:color="auto"/>
        <w:right w:val="none" w:sz="0" w:space="0" w:color="auto"/>
      </w:divBdr>
    </w:div>
    <w:div w:id="186991089">
      <w:bodyDiv w:val="1"/>
      <w:marLeft w:val="0"/>
      <w:marRight w:val="0"/>
      <w:marTop w:val="0"/>
      <w:marBottom w:val="0"/>
      <w:divBdr>
        <w:top w:val="none" w:sz="0" w:space="0" w:color="auto"/>
        <w:left w:val="none" w:sz="0" w:space="0" w:color="auto"/>
        <w:bottom w:val="none" w:sz="0" w:space="0" w:color="auto"/>
        <w:right w:val="none" w:sz="0" w:space="0" w:color="auto"/>
      </w:divBdr>
    </w:div>
    <w:div w:id="189685672">
      <w:bodyDiv w:val="1"/>
      <w:marLeft w:val="0"/>
      <w:marRight w:val="0"/>
      <w:marTop w:val="0"/>
      <w:marBottom w:val="0"/>
      <w:divBdr>
        <w:top w:val="none" w:sz="0" w:space="0" w:color="auto"/>
        <w:left w:val="none" w:sz="0" w:space="0" w:color="auto"/>
        <w:bottom w:val="none" w:sz="0" w:space="0" w:color="auto"/>
        <w:right w:val="none" w:sz="0" w:space="0" w:color="auto"/>
      </w:divBdr>
    </w:div>
    <w:div w:id="214320775">
      <w:bodyDiv w:val="1"/>
      <w:marLeft w:val="0"/>
      <w:marRight w:val="0"/>
      <w:marTop w:val="0"/>
      <w:marBottom w:val="0"/>
      <w:divBdr>
        <w:top w:val="none" w:sz="0" w:space="0" w:color="auto"/>
        <w:left w:val="none" w:sz="0" w:space="0" w:color="auto"/>
        <w:bottom w:val="none" w:sz="0" w:space="0" w:color="auto"/>
        <w:right w:val="none" w:sz="0" w:space="0" w:color="auto"/>
      </w:divBdr>
      <w:divsChild>
        <w:div w:id="2072188567">
          <w:marLeft w:val="0"/>
          <w:marRight w:val="0"/>
          <w:marTop w:val="0"/>
          <w:marBottom w:val="0"/>
          <w:divBdr>
            <w:top w:val="none" w:sz="0" w:space="0" w:color="auto"/>
            <w:left w:val="none" w:sz="0" w:space="0" w:color="auto"/>
            <w:bottom w:val="none" w:sz="0" w:space="0" w:color="auto"/>
            <w:right w:val="none" w:sz="0" w:space="0" w:color="auto"/>
          </w:divBdr>
        </w:div>
        <w:div w:id="816414332">
          <w:marLeft w:val="0"/>
          <w:marRight w:val="0"/>
          <w:marTop w:val="0"/>
          <w:marBottom w:val="0"/>
          <w:divBdr>
            <w:top w:val="none" w:sz="0" w:space="0" w:color="auto"/>
            <w:left w:val="none" w:sz="0" w:space="0" w:color="auto"/>
            <w:bottom w:val="none" w:sz="0" w:space="0" w:color="auto"/>
            <w:right w:val="none" w:sz="0" w:space="0" w:color="auto"/>
          </w:divBdr>
        </w:div>
        <w:div w:id="382365161">
          <w:marLeft w:val="0"/>
          <w:marRight w:val="0"/>
          <w:marTop w:val="0"/>
          <w:marBottom w:val="0"/>
          <w:divBdr>
            <w:top w:val="none" w:sz="0" w:space="0" w:color="auto"/>
            <w:left w:val="none" w:sz="0" w:space="0" w:color="auto"/>
            <w:bottom w:val="none" w:sz="0" w:space="0" w:color="auto"/>
            <w:right w:val="none" w:sz="0" w:space="0" w:color="auto"/>
          </w:divBdr>
        </w:div>
        <w:div w:id="554895474">
          <w:marLeft w:val="0"/>
          <w:marRight w:val="0"/>
          <w:marTop w:val="0"/>
          <w:marBottom w:val="0"/>
          <w:divBdr>
            <w:top w:val="none" w:sz="0" w:space="0" w:color="auto"/>
            <w:left w:val="none" w:sz="0" w:space="0" w:color="auto"/>
            <w:bottom w:val="none" w:sz="0" w:space="0" w:color="auto"/>
            <w:right w:val="none" w:sz="0" w:space="0" w:color="auto"/>
          </w:divBdr>
        </w:div>
        <w:div w:id="120731532">
          <w:marLeft w:val="0"/>
          <w:marRight w:val="0"/>
          <w:marTop w:val="0"/>
          <w:marBottom w:val="0"/>
          <w:divBdr>
            <w:top w:val="none" w:sz="0" w:space="0" w:color="auto"/>
            <w:left w:val="none" w:sz="0" w:space="0" w:color="auto"/>
            <w:bottom w:val="none" w:sz="0" w:space="0" w:color="auto"/>
            <w:right w:val="none" w:sz="0" w:space="0" w:color="auto"/>
          </w:divBdr>
        </w:div>
        <w:div w:id="440338233">
          <w:marLeft w:val="0"/>
          <w:marRight w:val="0"/>
          <w:marTop w:val="0"/>
          <w:marBottom w:val="0"/>
          <w:divBdr>
            <w:top w:val="none" w:sz="0" w:space="0" w:color="auto"/>
            <w:left w:val="none" w:sz="0" w:space="0" w:color="auto"/>
            <w:bottom w:val="none" w:sz="0" w:space="0" w:color="auto"/>
            <w:right w:val="none" w:sz="0" w:space="0" w:color="auto"/>
          </w:divBdr>
        </w:div>
        <w:div w:id="619343430">
          <w:marLeft w:val="0"/>
          <w:marRight w:val="0"/>
          <w:marTop w:val="0"/>
          <w:marBottom w:val="0"/>
          <w:divBdr>
            <w:top w:val="none" w:sz="0" w:space="0" w:color="auto"/>
            <w:left w:val="none" w:sz="0" w:space="0" w:color="auto"/>
            <w:bottom w:val="none" w:sz="0" w:space="0" w:color="auto"/>
            <w:right w:val="none" w:sz="0" w:space="0" w:color="auto"/>
          </w:divBdr>
        </w:div>
        <w:div w:id="324284743">
          <w:marLeft w:val="0"/>
          <w:marRight w:val="0"/>
          <w:marTop w:val="0"/>
          <w:marBottom w:val="0"/>
          <w:divBdr>
            <w:top w:val="none" w:sz="0" w:space="0" w:color="auto"/>
            <w:left w:val="none" w:sz="0" w:space="0" w:color="auto"/>
            <w:bottom w:val="none" w:sz="0" w:space="0" w:color="auto"/>
            <w:right w:val="none" w:sz="0" w:space="0" w:color="auto"/>
          </w:divBdr>
        </w:div>
        <w:div w:id="2131126532">
          <w:marLeft w:val="0"/>
          <w:marRight w:val="0"/>
          <w:marTop w:val="0"/>
          <w:marBottom w:val="0"/>
          <w:divBdr>
            <w:top w:val="none" w:sz="0" w:space="0" w:color="auto"/>
            <w:left w:val="none" w:sz="0" w:space="0" w:color="auto"/>
            <w:bottom w:val="none" w:sz="0" w:space="0" w:color="auto"/>
            <w:right w:val="none" w:sz="0" w:space="0" w:color="auto"/>
          </w:divBdr>
        </w:div>
        <w:div w:id="1572232911">
          <w:marLeft w:val="0"/>
          <w:marRight w:val="0"/>
          <w:marTop w:val="0"/>
          <w:marBottom w:val="0"/>
          <w:divBdr>
            <w:top w:val="none" w:sz="0" w:space="0" w:color="auto"/>
            <w:left w:val="none" w:sz="0" w:space="0" w:color="auto"/>
            <w:bottom w:val="none" w:sz="0" w:space="0" w:color="auto"/>
            <w:right w:val="none" w:sz="0" w:space="0" w:color="auto"/>
          </w:divBdr>
        </w:div>
        <w:div w:id="1080450353">
          <w:marLeft w:val="0"/>
          <w:marRight w:val="0"/>
          <w:marTop w:val="0"/>
          <w:marBottom w:val="0"/>
          <w:divBdr>
            <w:top w:val="none" w:sz="0" w:space="0" w:color="auto"/>
            <w:left w:val="none" w:sz="0" w:space="0" w:color="auto"/>
            <w:bottom w:val="none" w:sz="0" w:space="0" w:color="auto"/>
            <w:right w:val="none" w:sz="0" w:space="0" w:color="auto"/>
          </w:divBdr>
        </w:div>
        <w:div w:id="898249592">
          <w:marLeft w:val="0"/>
          <w:marRight w:val="0"/>
          <w:marTop w:val="0"/>
          <w:marBottom w:val="0"/>
          <w:divBdr>
            <w:top w:val="none" w:sz="0" w:space="0" w:color="auto"/>
            <w:left w:val="none" w:sz="0" w:space="0" w:color="auto"/>
            <w:bottom w:val="none" w:sz="0" w:space="0" w:color="auto"/>
            <w:right w:val="none" w:sz="0" w:space="0" w:color="auto"/>
          </w:divBdr>
        </w:div>
        <w:div w:id="474100951">
          <w:marLeft w:val="0"/>
          <w:marRight w:val="0"/>
          <w:marTop w:val="0"/>
          <w:marBottom w:val="0"/>
          <w:divBdr>
            <w:top w:val="none" w:sz="0" w:space="0" w:color="auto"/>
            <w:left w:val="none" w:sz="0" w:space="0" w:color="auto"/>
            <w:bottom w:val="none" w:sz="0" w:space="0" w:color="auto"/>
            <w:right w:val="none" w:sz="0" w:space="0" w:color="auto"/>
          </w:divBdr>
        </w:div>
        <w:div w:id="699938078">
          <w:marLeft w:val="0"/>
          <w:marRight w:val="0"/>
          <w:marTop w:val="0"/>
          <w:marBottom w:val="0"/>
          <w:divBdr>
            <w:top w:val="none" w:sz="0" w:space="0" w:color="auto"/>
            <w:left w:val="none" w:sz="0" w:space="0" w:color="auto"/>
            <w:bottom w:val="none" w:sz="0" w:space="0" w:color="auto"/>
            <w:right w:val="none" w:sz="0" w:space="0" w:color="auto"/>
          </w:divBdr>
        </w:div>
        <w:div w:id="926034070">
          <w:marLeft w:val="0"/>
          <w:marRight w:val="0"/>
          <w:marTop w:val="0"/>
          <w:marBottom w:val="0"/>
          <w:divBdr>
            <w:top w:val="none" w:sz="0" w:space="0" w:color="auto"/>
            <w:left w:val="none" w:sz="0" w:space="0" w:color="auto"/>
            <w:bottom w:val="none" w:sz="0" w:space="0" w:color="auto"/>
            <w:right w:val="none" w:sz="0" w:space="0" w:color="auto"/>
          </w:divBdr>
        </w:div>
      </w:divsChild>
    </w:div>
    <w:div w:id="214512162">
      <w:bodyDiv w:val="1"/>
      <w:marLeft w:val="0"/>
      <w:marRight w:val="0"/>
      <w:marTop w:val="0"/>
      <w:marBottom w:val="0"/>
      <w:divBdr>
        <w:top w:val="none" w:sz="0" w:space="0" w:color="auto"/>
        <w:left w:val="none" w:sz="0" w:space="0" w:color="auto"/>
        <w:bottom w:val="none" w:sz="0" w:space="0" w:color="auto"/>
        <w:right w:val="none" w:sz="0" w:space="0" w:color="auto"/>
      </w:divBdr>
    </w:div>
    <w:div w:id="215314970">
      <w:bodyDiv w:val="1"/>
      <w:marLeft w:val="0"/>
      <w:marRight w:val="0"/>
      <w:marTop w:val="0"/>
      <w:marBottom w:val="0"/>
      <w:divBdr>
        <w:top w:val="none" w:sz="0" w:space="0" w:color="auto"/>
        <w:left w:val="none" w:sz="0" w:space="0" w:color="auto"/>
        <w:bottom w:val="none" w:sz="0" w:space="0" w:color="auto"/>
        <w:right w:val="none" w:sz="0" w:space="0" w:color="auto"/>
      </w:divBdr>
    </w:div>
    <w:div w:id="227152201">
      <w:bodyDiv w:val="1"/>
      <w:marLeft w:val="0"/>
      <w:marRight w:val="0"/>
      <w:marTop w:val="0"/>
      <w:marBottom w:val="0"/>
      <w:divBdr>
        <w:top w:val="none" w:sz="0" w:space="0" w:color="auto"/>
        <w:left w:val="none" w:sz="0" w:space="0" w:color="auto"/>
        <w:bottom w:val="none" w:sz="0" w:space="0" w:color="auto"/>
        <w:right w:val="none" w:sz="0" w:space="0" w:color="auto"/>
      </w:divBdr>
    </w:div>
    <w:div w:id="231935734">
      <w:bodyDiv w:val="1"/>
      <w:marLeft w:val="0"/>
      <w:marRight w:val="0"/>
      <w:marTop w:val="0"/>
      <w:marBottom w:val="0"/>
      <w:divBdr>
        <w:top w:val="none" w:sz="0" w:space="0" w:color="auto"/>
        <w:left w:val="none" w:sz="0" w:space="0" w:color="auto"/>
        <w:bottom w:val="none" w:sz="0" w:space="0" w:color="auto"/>
        <w:right w:val="none" w:sz="0" w:space="0" w:color="auto"/>
      </w:divBdr>
    </w:div>
    <w:div w:id="239367424">
      <w:bodyDiv w:val="1"/>
      <w:marLeft w:val="0"/>
      <w:marRight w:val="0"/>
      <w:marTop w:val="0"/>
      <w:marBottom w:val="0"/>
      <w:divBdr>
        <w:top w:val="none" w:sz="0" w:space="0" w:color="auto"/>
        <w:left w:val="none" w:sz="0" w:space="0" w:color="auto"/>
        <w:bottom w:val="none" w:sz="0" w:space="0" w:color="auto"/>
        <w:right w:val="none" w:sz="0" w:space="0" w:color="auto"/>
      </w:divBdr>
    </w:div>
    <w:div w:id="251165391">
      <w:bodyDiv w:val="1"/>
      <w:marLeft w:val="0"/>
      <w:marRight w:val="0"/>
      <w:marTop w:val="0"/>
      <w:marBottom w:val="0"/>
      <w:divBdr>
        <w:top w:val="none" w:sz="0" w:space="0" w:color="auto"/>
        <w:left w:val="none" w:sz="0" w:space="0" w:color="auto"/>
        <w:bottom w:val="none" w:sz="0" w:space="0" w:color="auto"/>
        <w:right w:val="none" w:sz="0" w:space="0" w:color="auto"/>
      </w:divBdr>
    </w:div>
    <w:div w:id="251859959">
      <w:bodyDiv w:val="1"/>
      <w:marLeft w:val="0"/>
      <w:marRight w:val="0"/>
      <w:marTop w:val="0"/>
      <w:marBottom w:val="0"/>
      <w:divBdr>
        <w:top w:val="none" w:sz="0" w:space="0" w:color="auto"/>
        <w:left w:val="none" w:sz="0" w:space="0" w:color="auto"/>
        <w:bottom w:val="none" w:sz="0" w:space="0" w:color="auto"/>
        <w:right w:val="none" w:sz="0" w:space="0" w:color="auto"/>
      </w:divBdr>
    </w:div>
    <w:div w:id="255486305">
      <w:bodyDiv w:val="1"/>
      <w:marLeft w:val="0"/>
      <w:marRight w:val="0"/>
      <w:marTop w:val="0"/>
      <w:marBottom w:val="0"/>
      <w:divBdr>
        <w:top w:val="none" w:sz="0" w:space="0" w:color="auto"/>
        <w:left w:val="none" w:sz="0" w:space="0" w:color="auto"/>
        <w:bottom w:val="none" w:sz="0" w:space="0" w:color="auto"/>
        <w:right w:val="none" w:sz="0" w:space="0" w:color="auto"/>
      </w:divBdr>
    </w:div>
    <w:div w:id="281155052">
      <w:bodyDiv w:val="1"/>
      <w:marLeft w:val="0"/>
      <w:marRight w:val="0"/>
      <w:marTop w:val="0"/>
      <w:marBottom w:val="0"/>
      <w:divBdr>
        <w:top w:val="none" w:sz="0" w:space="0" w:color="auto"/>
        <w:left w:val="none" w:sz="0" w:space="0" w:color="auto"/>
        <w:bottom w:val="none" w:sz="0" w:space="0" w:color="auto"/>
        <w:right w:val="none" w:sz="0" w:space="0" w:color="auto"/>
      </w:divBdr>
    </w:div>
    <w:div w:id="289560056">
      <w:bodyDiv w:val="1"/>
      <w:marLeft w:val="0"/>
      <w:marRight w:val="0"/>
      <w:marTop w:val="0"/>
      <w:marBottom w:val="0"/>
      <w:divBdr>
        <w:top w:val="none" w:sz="0" w:space="0" w:color="auto"/>
        <w:left w:val="none" w:sz="0" w:space="0" w:color="auto"/>
        <w:bottom w:val="none" w:sz="0" w:space="0" w:color="auto"/>
        <w:right w:val="none" w:sz="0" w:space="0" w:color="auto"/>
      </w:divBdr>
    </w:div>
    <w:div w:id="291711552">
      <w:bodyDiv w:val="1"/>
      <w:marLeft w:val="0"/>
      <w:marRight w:val="0"/>
      <w:marTop w:val="0"/>
      <w:marBottom w:val="0"/>
      <w:divBdr>
        <w:top w:val="none" w:sz="0" w:space="0" w:color="auto"/>
        <w:left w:val="none" w:sz="0" w:space="0" w:color="auto"/>
        <w:bottom w:val="none" w:sz="0" w:space="0" w:color="auto"/>
        <w:right w:val="none" w:sz="0" w:space="0" w:color="auto"/>
      </w:divBdr>
    </w:div>
    <w:div w:id="291906662">
      <w:bodyDiv w:val="1"/>
      <w:marLeft w:val="0"/>
      <w:marRight w:val="0"/>
      <w:marTop w:val="0"/>
      <w:marBottom w:val="0"/>
      <w:divBdr>
        <w:top w:val="none" w:sz="0" w:space="0" w:color="auto"/>
        <w:left w:val="none" w:sz="0" w:space="0" w:color="auto"/>
        <w:bottom w:val="none" w:sz="0" w:space="0" w:color="auto"/>
        <w:right w:val="none" w:sz="0" w:space="0" w:color="auto"/>
      </w:divBdr>
      <w:divsChild>
        <w:div w:id="1319069984">
          <w:marLeft w:val="0"/>
          <w:marRight w:val="0"/>
          <w:marTop w:val="0"/>
          <w:marBottom w:val="0"/>
          <w:divBdr>
            <w:top w:val="none" w:sz="0" w:space="0" w:color="auto"/>
            <w:left w:val="none" w:sz="0" w:space="0" w:color="auto"/>
            <w:bottom w:val="none" w:sz="0" w:space="0" w:color="auto"/>
            <w:right w:val="none" w:sz="0" w:space="0" w:color="auto"/>
          </w:divBdr>
          <w:divsChild>
            <w:div w:id="151995292">
              <w:marLeft w:val="0"/>
              <w:marRight w:val="0"/>
              <w:marTop w:val="0"/>
              <w:marBottom w:val="0"/>
              <w:divBdr>
                <w:top w:val="none" w:sz="0" w:space="0" w:color="auto"/>
                <w:left w:val="none" w:sz="0" w:space="0" w:color="auto"/>
                <w:bottom w:val="none" w:sz="0" w:space="0" w:color="auto"/>
                <w:right w:val="none" w:sz="0" w:space="0" w:color="auto"/>
              </w:divBdr>
              <w:divsChild>
                <w:div w:id="708607305">
                  <w:marLeft w:val="0"/>
                  <w:marRight w:val="0"/>
                  <w:marTop w:val="0"/>
                  <w:marBottom w:val="0"/>
                  <w:divBdr>
                    <w:top w:val="none" w:sz="0" w:space="0" w:color="auto"/>
                    <w:left w:val="none" w:sz="0" w:space="0" w:color="auto"/>
                    <w:bottom w:val="none" w:sz="0" w:space="0" w:color="auto"/>
                    <w:right w:val="none" w:sz="0" w:space="0" w:color="auto"/>
                  </w:divBdr>
                  <w:divsChild>
                    <w:div w:id="65989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807903">
      <w:bodyDiv w:val="1"/>
      <w:marLeft w:val="0"/>
      <w:marRight w:val="0"/>
      <w:marTop w:val="0"/>
      <w:marBottom w:val="0"/>
      <w:divBdr>
        <w:top w:val="none" w:sz="0" w:space="0" w:color="auto"/>
        <w:left w:val="none" w:sz="0" w:space="0" w:color="auto"/>
        <w:bottom w:val="none" w:sz="0" w:space="0" w:color="auto"/>
        <w:right w:val="none" w:sz="0" w:space="0" w:color="auto"/>
      </w:divBdr>
    </w:div>
    <w:div w:id="299000288">
      <w:bodyDiv w:val="1"/>
      <w:marLeft w:val="0"/>
      <w:marRight w:val="0"/>
      <w:marTop w:val="0"/>
      <w:marBottom w:val="0"/>
      <w:divBdr>
        <w:top w:val="none" w:sz="0" w:space="0" w:color="auto"/>
        <w:left w:val="none" w:sz="0" w:space="0" w:color="auto"/>
        <w:bottom w:val="none" w:sz="0" w:space="0" w:color="auto"/>
        <w:right w:val="none" w:sz="0" w:space="0" w:color="auto"/>
      </w:divBdr>
    </w:div>
    <w:div w:id="303311795">
      <w:bodyDiv w:val="1"/>
      <w:marLeft w:val="0"/>
      <w:marRight w:val="0"/>
      <w:marTop w:val="0"/>
      <w:marBottom w:val="0"/>
      <w:divBdr>
        <w:top w:val="none" w:sz="0" w:space="0" w:color="auto"/>
        <w:left w:val="none" w:sz="0" w:space="0" w:color="auto"/>
        <w:bottom w:val="none" w:sz="0" w:space="0" w:color="auto"/>
        <w:right w:val="none" w:sz="0" w:space="0" w:color="auto"/>
      </w:divBdr>
    </w:div>
    <w:div w:id="308094825">
      <w:bodyDiv w:val="1"/>
      <w:marLeft w:val="0"/>
      <w:marRight w:val="0"/>
      <w:marTop w:val="0"/>
      <w:marBottom w:val="0"/>
      <w:divBdr>
        <w:top w:val="none" w:sz="0" w:space="0" w:color="auto"/>
        <w:left w:val="none" w:sz="0" w:space="0" w:color="auto"/>
        <w:bottom w:val="none" w:sz="0" w:space="0" w:color="auto"/>
        <w:right w:val="none" w:sz="0" w:space="0" w:color="auto"/>
      </w:divBdr>
    </w:div>
    <w:div w:id="308285504">
      <w:bodyDiv w:val="1"/>
      <w:marLeft w:val="0"/>
      <w:marRight w:val="0"/>
      <w:marTop w:val="0"/>
      <w:marBottom w:val="0"/>
      <w:divBdr>
        <w:top w:val="none" w:sz="0" w:space="0" w:color="auto"/>
        <w:left w:val="none" w:sz="0" w:space="0" w:color="auto"/>
        <w:bottom w:val="none" w:sz="0" w:space="0" w:color="auto"/>
        <w:right w:val="none" w:sz="0" w:space="0" w:color="auto"/>
      </w:divBdr>
    </w:div>
    <w:div w:id="311565873">
      <w:bodyDiv w:val="1"/>
      <w:marLeft w:val="0"/>
      <w:marRight w:val="0"/>
      <w:marTop w:val="0"/>
      <w:marBottom w:val="0"/>
      <w:divBdr>
        <w:top w:val="none" w:sz="0" w:space="0" w:color="auto"/>
        <w:left w:val="none" w:sz="0" w:space="0" w:color="auto"/>
        <w:bottom w:val="none" w:sz="0" w:space="0" w:color="auto"/>
        <w:right w:val="none" w:sz="0" w:space="0" w:color="auto"/>
      </w:divBdr>
    </w:div>
    <w:div w:id="311566802">
      <w:bodyDiv w:val="1"/>
      <w:marLeft w:val="0"/>
      <w:marRight w:val="0"/>
      <w:marTop w:val="0"/>
      <w:marBottom w:val="0"/>
      <w:divBdr>
        <w:top w:val="none" w:sz="0" w:space="0" w:color="auto"/>
        <w:left w:val="none" w:sz="0" w:space="0" w:color="auto"/>
        <w:bottom w:val="none" w:sz="0" w:space="0" w:color="auto"/>
        <w:right w:val="none" w:sz="0" w:space="0" w:color="auto"/>
      </w:divBdr>
    </w:div>
    <w:div w:id="320813711">
      <w:bodyDiv w:val="1"/>
      <w:marLeft w:val="0"/>
      <w:marRight w:val="0"/>
      <w:marTop w:val="0"/>
      <w:marBottom w:val="0"/>
      <w:divBdr>
        <w:top w:val="none" w:sz="0" w:space="0" w:color="auto"/>
        <w:left w:val="none" w:sz="0" w:space="0" w:color="auto"/>
        <w:bottom w:val="none" w:sz="0" w:space="0" w:color="auto"/>
        <w:right w:val="none" w:sz="0" w:space="0" w:color="auto"/>
      </w:divBdr>
    </w:div>
    <w:div w:id="337314260">
      <w:bodyDiv w:val="1"/>
      <w:marLeft w:val="0"/>
      <w:marRight w:val="0"/>
      <w:marTop w:val="0"/>
      <w:marBottom w:val="0"/>
      <w:divBdr>
        <w:top w:val="none" w:sz="0" w:space="0" w:color="auto"/>
        <w:left w:val="none" w:sz="0" w:space="0" w:color="auto"/>
        <w:bottom w:val="none" w:sz="0" w:space="0" w:color="auto"/>
        <w:right w:val="none" w:sz="0" w:space="0" w:color="auto"/>
      </w:divBdr>
    </w:div>
    <w:div w:id="344207051">
      <w:bodyDiv w:val="1"/>
      <w:marLeft w:val="0"/>
      <w:marRight w:val="0"/>
      <w:marTop w:val="0"/>
      <w:marBottom w:val="0"/>
      <w:divBdr>
        <w:top w:val="none" w:sz="0" w:space="0" w:color="auto"/>
        <w:left w:val="none" w:sz="0" w:space="0" w:color="auto"/>
        <w:bottom w:val="none" w:sz="0" w:space="0" w:color="auto"/>
        <w:right w:val="none" w:sz="0" w:space="0" w:color="auto"/>
      </w:divBdr>
      <w:divsChild>
        <w:div w:id="791940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264986">
      <w:bodyDiv w:val="1"/>
      <w:marLeft w:val="0"/>
      <w:marRight w:val="0"/>
      <w:marTop w:val="0"/>
      <w:marBottom w:val="0"/>
      <w:divBdr>
        <w:top w:val="none" w:sz="0" w:space="0" w:color="auto"/>
        <w:left w:val="none" w:sz="0" w:space="0" w:color="auto"/>
        <w:bottom w:val="none" w:sz="0" w:space="0" w:color="auto"/>
        <w:right w:val="none" w:sz="0" w:space="0" w:color="auto"/>
      </w:divBdr>
    </w:div>
    <w:div w:id="369109571">
      <w:bodyDiv w:val="1"/>
      <w:marLeft w:val="0"/>
      <w:marRight w:val="0"/>
      <w:marTop w:val="0"/>
      <w:marBottom w:val="0"/>
      <w:divBdr>
        <w:top w:val="none" w:sz="0" w:space="0" w:color="auto"/>
        <w:left w:val="none" w:sz="0" w:space="0" w:color="auto"/>
        <w:bottom w:val="none" w:sz="0" w:space="0" w:color="auto"/>
        <w:right w:val="none" w:sz="0" w:space="0" w:color="auto"/>
      </w:divBdr>
    </w:div>
    <w:div w:id="381295141">
      <w:bodyDiv w:val="1"/>
      <w:marLeft w:val="0"/>
      <w:marRight w:val="0"/>
      <w:marTop w:val="0"/>
      <w:marBottom w:val="0"/>
      <w:divBdr>
        <w:top w:val="none" w:sz="0" w:space="0" w:color="auto"/>
        <w:left w:val="none" w:sz="0" w:space="0" w:color="auto"/>
        <w:bottom w:val="none" w:sz="0" w:space="0" w:color="auto"/>
        <w:right w:val="none" w:sz="0" w:space="0" w:color="auto"/>
      </w:divBdr>
    </w:div>
    <w:div w:id="382754651">
      <w:bodyDiv w:val="1"/>
      <w:marLeft w:val="0"/>
      <w:marRight w:val="0"/>
      <w:marTop w:val="0"/>
      <w:marBottom w:val="0"/>
      <w:divBdr>
        <w:top w:val="none" w:sz="0" w:space="0" w:color="auto"/>
        <w:left w:val="none" w:sz="0" w:space="0" w:color="auto"/>
        <w:bottom w:val="none" w:sz="0" w:space="0" w:color="auto"/>
        <w:right w:val="none" w:sz="0" w:space="0" w:color="auto"/>
      </w:divBdr>
    </w:div>
    <w:div w:id="388267578">
      <w:bodyDiv w:val="1"/>
      <w:marLeft w:val="0"/>
      <w:marRight w:val="0"/>
      <w:marTop w:val="0"/>
      <w:marBottom w:val="0"/>
      <w:divBdr>
        <w:top w:val="none" w:sz="0" w:space="0" w:color="auto"/>
        <w:left w:val="none" w:sz="0" w:space="0" w:color="auto"/>
        <w:bottom w:val="none" w:sz="0" w:space="0" w:color="auto"/>
        <w:right w:val="none" w:sz="0" w:space="0" w:color="auto"/>
      </w:divBdr>
    </w:div>
    <w:div w:id="389034236">
      <w:bodyDiv w:val="1"/>
      <w:marLeft w:val="0"/>
      <w:marRight w:val="0"/>
      <w:marTop w:val="0"/>
      <w:marBottom w:val="0"/>
      <w:divBdr>
        <w:top w:val="none" w:sz="0" w:space="0" w:color="auto"/>
        <w:left w:val="none" w:sz="0" w:space="0" w:color="auto"/>
        <w:bottom w:val="none" w:sz="0" w:space="0" w:color="auto"/>
        <w:right w:val="none" w:sz="0" w:space="0" w:color="auto"/>
      </w:divBdr>
    </w:div>
    <w:div w:id="390352703">
      <w:bodyDiv w:val="1"/>
      <w:marLeft w:val="0"/>
      <w:marRight w:val="0"/>
      <w:marTop w:val="0"/>
      <w:marBottom w:val="0"/>
      <w:divBdr>
        <w:top w:val="none" w:sz="0" w:space="0" w:color="auto"/>
        <w:left w:val="none" w:sz="0" w:space="0" w:color="auto"/>
        <w:bottom w:val="none" w:sz="0" w:space="0" w:color="auto"/>
        <w:right w:val="none" w:sz="0" w:space="0" w:color="auto"/>
      </w:divBdr>
    </w:div>
    <w:div w:id="404374444">
      <w:bodyDiv w:val="1"/>
      <w:marLeft w:val="0"/>
      <w:marRight w:val="0"/>
      <w:marTop w:val="0"/>
      <w:marBottom w:val="0"/>
      <w:divBdr>
        <w:top w:val="none" w:sz="0" w:space="0" w:color="auto"/>
        <w:left w:val="none" w:sz="0" w:space="0" w:color="auto"/>
        <w:bottom w:val="none" w:sz="0" w:space="0" w:color="auto"/>
        <w:right w:val="none" w:sz="0" w:space="0" w:color="auto"/>
      </w:divBdr>
    </w:div>
    <w:div w:id="404380021">
      <w:bodyDiv w:val="1"/>
      <w:marLeft w:val="0"/>
      <w:marRight w:val="0"/>
      <w:marTop w:val="0"/>
      <w:marBottom w:val="0"/>
      <w:divBdr>
        <w:top w:val="none" w:sz="0" w:space="0" w:color="auto"/>
        <w:left w:val="none" w:sz="0" w:space="0" w:color="auto"/>
        <w:bottom w:val="none" w:sz="0" w:space="0" w:color="auto"/>
        <w:right w:val="none" w:sz="0" w:space="0" w:color="auto"/>
      </w:divBdr>
    </w:div>
    <w:div w:id="416250736">
      <w:bodyDiv w:val="1"/>
      <w:marLeft w:val="0"/>
      <w:marRight w:val="0"/>
      <w:marTop w:val="0"/>
      <w:marBottom w:val="0"/>
      <w:divBdr>
        <w:top w:val="none" w:sz="0" w:space="0" w:color="auto"/>
        <w:left w:val="none" w:sz="0" w:space="0" w:color="auto"/>
        <w:bottom w:val="none" w:sz="0" w:space="0" w:color="auto"/>
        <w:right w:val="none" w:sz="0" w:space="0" w:color="auto"/>
      </w:divBdr>
    </w:div>
    <w:div w:id="418067329">
      <w:bodyDiv w:val="1"/>
      <w:marLeft w:val="0"/>
      <w:marRight w:val="0"/>
      <w:marTop w:val="0"/>
      <w:marBottom w:val="0"/>
      <w:divBdr>
        <w:top w:val="none" w:sz="0" w:space="0" w:color="auto"/>
        <w:left w:val="none" w:sz="0" w:space="0" w:color="auto"/>
        <w:bottom w:val="none" w:sz="0" w:space="0" w:color="auto"/>
        <w:right w:val="none" w:sz="0" w:space="0" w:color="auto"/>
      </w:divBdr>
    </w:div>
    <w:div w:id="420297448">
      <w:bodyDiv w:val="1"/>
      <w:marLeft w:val="0"/>
      <w:marRight w:val="0"/>
      <w:marTop w:val="0"/>
      <w:marBottom w:val="0"/>
      <w:divBdr>
        <w:top w:val="none" w:sz="0" w:space="0" w:color="auto"/>
        <w:left w:val="none" w:sz="0" w:space="0" w:color="auto"/>
        <w:bottom w:val="none" w:sz="0" w:space="0" w:color="auto"/>
        <w:right w:val="none" w:sz="0" w:space="0" w:color="auto"/>
      </w:divBdr>
    </w:div>
    <w:div w:id="431434584">
      <w:bodyDiv w:val="1"/>
      <w:marLeft w:val="0"/>
      <w:marRight w:val="0"/>
      <w:marTop w:val="0"/>
      <w:marBottom w:val="0"/>
      <w:divBdr>
        <w:top w:val="none" w:sz="0" w:space="0" w:color="auto"/>
        <w:left w:val="none" w:sz="0" w:space="0" w:color="auto"/>
        <w:bottom w:val="none" w:sz="0" w:space="0" w:color="auto"/>
        <w:right w:val="none" w:sz="0" w:space="0" w:color="auto"/>
      </w:divBdr>
    </w:div>
    <w:div w:id="447504232">
      <w:bodyDiv w:val="1"/>
      <w:marLeft w:val="0"/>
      <w:marRight w:val="0"/>
      <w:marTop w:val="0"/>
      <w:marBottom w:val="0"/>
      <w:divBdr>
        <w:top w:val="none" w:sz="0" w:space="0" w:color="auto"/>
        <w:left w:val="none" w:sz="0" w:space="0" w:color="auto"/>
        <w:bottom w:val="none" w:sz="0" w:space="0" w:color="auto"/>
        <w:right w:val="none" w:sz="0" w:space="0" w:color="auto"/>
      </w:divBdr>
    </w:div>
    <w:div w:id="456224671">
      <w:bodyDiv w:val="1"/>
      <w:marLeft w:val="0"/>
      <w:marRight w:val="0"/>
      <w:marTop w:val="0"/>
      <w:marBottom w:val="0"/>
      <w:divBdr>
        <w:top w:val="none" w:sz="0" w:space="0" w:color="auto"/>
        <w:left w:val="none" w:sz="0" w:space="0" w:color="auto"/>
        <w:bottom w:val="none" w:sz="0" w:space="0" w:color="auto"/>
        <w:right w:val="none" w:sz="0" w:space="0" w:color="auto"/>
      </w:divBdr>
    </w:div>
    <w:div w:id="461273362">
      <w:bodyDiv w:val="1"/>
      <w:marLeft w:val="0"/>
      <w:marRight w:val="0"/>
      <w:marTop w:val="0"/>
      <w:marBottom w:val="0"/>
      <w:divBdr>
        <w:top w:val="none" w:sz="0" w:space="0" w:color="auto"/>
        <w:left w:val="none" w:sz="0" w:space="0" w:color="auto"/>
        <w:bottom w:val="none" w:sz="0" w:space="0" w:color="auto"/>
        <w:right w:val="none" w:sz="0" w:space="0" w:color="auto"/>
      </w:divBdr>
    </w:div>
    <w:div w:id="473105361">
      <w:bodyDiv w:val="1"/>
      <w:marLeft w:val="0"/>
      <w:marRight w:val="0"/>
      <w:marTop w:val="0"/>
      <w:marBottom w:val="0"/>
      <w:divBdr>
        <w:top w:val="none" w:sz="0" w:space="0" w:color="auto"/>
        <w:left w:val="none" w:sz="0" w:space="0" w:color="auto"/>
        <w:bottom w:val="none" w:sz="0" w:space="0" w:color="auto"/>
        <w:right w:val="none" w:sz="0" w:space="0" w:color="auto"/>
      </w:divBdr>
    </w:div>
    <w:div w:id="487794602">
      <w:bodyDiv w:val="1"/>
      <w:marLeft w:val="0"/>
      <w:marRight w:val="0"/>
      <w:marTop w:val="0"/>
      <w:marBottom w:val="0"/>
      <w:divBdr>
        <w:top w:val="none" w:sz="0" w:space="0" w:color="auto"/>
        <w:left w:val="none" w:sz="0" w:space="0" w:color="auto"/>
        <w:bottom w:val="none" w:sz="0" w:space="0" w:color="auto"/>
        <w:right w:val="none" w:sz="0" w:space="0" w:color="auto"/>
      </w:divBdr>
      <w:divsChild>
        <w:div w:id="1193349789">
          <w:marLeft w:val="0"/>
          <w:marRight w:val="0"/>
          <w:marTop w:val="0"/>
          <w:marBottom w:val="0"/>
          <w:divBdr>
            <w:top w:val="none" w:sz="0" w:space="0" w:color="auto"/>
            <w:left w:val="none" w:sz="0" w:space="0" w:color="auto"/>
            <w:bottom w:val="none" w:sz="0" w:space="0" w:color="auto"/>
            <w:right w:val="none" w:sz="0" w:space="0" w:color="auto"/>
          </w:divBdr>
          <w:divsChild>
            <w:div w:id="906040013">
              <w:marLeft w:val="0"/>
              <w:marRight w:val="0"/>
              <w:marTop w:val="0"/>
              <w:marBottom w:val="0"/>
              <w:divBdr>
                <w:top w:val="none" w:sz="0" w:space="0" w:color="auto"/>
                <w:left w:val="none" w:sz="0" w:space="0" w:color="auto"/>
                <w:bottom w:val="none" w:sz="0" w:space="0" w:color="auto"/>
                <w:right w:val="none" w:sz="0" w:space="0" w:color="auto"/>
              </w:divBdr>
              <w:divsChild>
                <w:div w:id="1473448065">
                  <w:marLeft w:val="0"/>
                  <w:marRight w:val="0"/>
                  <w:marTop w:val="0"/>
                  <w:marBottom w:val="0"/>
                  <w:divBdr>
                    <w:top w:val="none" w:sz="0" w:space="0" w:color="auto"/>
                    <w:left w:val="none" w:sz="0" w:space="0" w:color="auto"/>
                    <w:bottom w:val="none" w:sz="0" w:space="0" w:color="auto"/>
                    <w:right w:val="none" w:sz="0" w:space="0" w:color="auto"/>
                  </w:divBdr>
                  <w:divsChild>
                    <w:div w:id="135719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036948">
      <w:bodyDiv w:val="1"/>
      <w:marLeft w:val="0"/>
      <w:marRight w:val="0"/>
      <w:marTop w:val="0"/>
      <w:marBottom w:val="0"/>
      <w:divBdr>
        <w:top w:val="none" w:sz="0" w:space="0" w:color="auto"/>
        <w:left w:val="none" w:sz="0" w:space="0" w:color="auto"/>
        <w:bottom w:val="none" w:sz="0" w:space="0" w:color="auto"/>
        <w:right w:val="none" w:sz="0" w:space="0" w:color="auto"/>
      </w:divBdr>
    </w:div>
    <w:div w:id="499198918">
      <w:bodyDiv w:val="1"/>
      <w:marLeft w:val="0"/>
      <w:marRight w:val="0"/>
      <w:marTop w:val="0"/>
      <w:marBottom w:val="0"/>
      <w:divBdr>
        <w:top w:val="none" w:sz="0" w:space="0" w:color="auto"/>
        <w:left w:val="none" w:sz="0" w:space="0" w:color="auto"/>
        <w:bottom w:val="none" w:sz="0" w:space="0" w:color="auto"/>
        <w:right w:val="none" w:sz="0" w:space="0" w:color="auto"/>
      </w:divBdr>
    </w:div>
    <w:div w:id="517238105">
      <w:bodyDiv w:val="1"/>
      <w:marLeft w:val="0"/>
      <w:marRight w:val="0"/>
      <w:marTop w:val="0"/>
      <w:marBottom w:val="0"/>
      <w:divBdr>
        <w:top w:val="none" w:sz="0" w:space="0" w:color="auto"/>
        <w:left w:val="none" w:sz="0" w:space="0" w:color="auto"/>
        <w:bottom w:val="none" w:sz="0" w:space="0" w:color="auto"/>
        <w:right w:val="none" w:sz="0" w:space="0" w:color="auto"/>
      </w:divBdr>
    </w:div>
    <w:div w:id="519511675">
      <w:bodyDiv w:val="1"/>
      <w:marLeft w:val="0"/>
      <w:marRight w:val="0"/>
      <w:marTop w:val="0"/>
      <w:marBottom w:val="0"/>
      <w:divBdr>
        <w:top w:val="none" w:sz="0" w:space="0" w:color="auto"/>
        <w:left w:val="none" w:sz="0" w:space="0" w:color="auto"/>
        <w:bottom w:val="none" w:sz="0" w:space="0" w:color="auto"/>
        <w:right w:val="none" w:sz="0" w:space="0" w:color="auto"/>
      </w:divBdr>
    </w:div>
    <w:div w:id="524560377">
      <w:bodyDiv w:val="1"/>
      <w:marLeft w:val="0"/>
      <w:marRight w:val="0"/>
      <w:marTop w:val="0"/>
      <w:marBottom w:val="0"/>
      <w:divBdr>
        <w:top w:val="none" w:sz="0" w:space="0" w:color="auto"/>
        <w:left w:val="none" w:sz="0" w:space="0" w:color="auto"/>
        <w:bottom w:val="none" w:sz="0" w:space="0" w:color="auto"/>
        <w:right w:val="none" w:sz="0" w:space="0" w:color="auto"/>
      </w:divBdr>
    </w:div>
    <w:div w:id="533495258">
      <w:bodyDiv w:val="1"/>
      <w:marLeft w:val="0"/>
      <w:marRight w:val="0"/>
      <w:marTop w:val="0"/>
      <w:marBottom w:val="0"/>
      <w:divBdr>
        <w:top w:val="none" w:sz="0" w:space="0" w:color="auto"/>
        <w:left w:val="none" w:sz="0" w:space="0" w:color="auto"/>
        <w:bottom w:val="none" w:sz="0" w:space="0" w:color="auto"/>
        <w:right w:val="none" w:sz="0" w:space="0" w:color="auto"/>
      </w:divBdr>
    </w:div>
    <w:div w:id="533616425">
      <w:bodyDiv w:val="1"/>
      <w:marLeft w:val="0"/>
      <w:marRight w:val="0"/>
      <w:marTop w:val="0"/>
      <w:marBottom w:val="0"/>
      <w:divBdr>
        <w:top w:val="none" w:sz="0" w:space="0" w:color="auto"/>
        <w:left w:val="none" w:sz="0" w:space="0" w:color="auto"/>
        <w:bottom w:val="none" w:sz="0" w:space="0" w:color="auto"/>
        <w:right w:val="none" w:sz="0" w:space="0" w:color="auto"/>
      </w:divBdr>
    </w:div>
    <w:div w:id="536047793">
      <w:bodyDiv w:val="1"/>
      <w:marLeft w:val="0"/>
      <w:marRight w:val="0"/>
      <w:marTop w:val="0"/>
      <w:marBottom w:val="0"/>
      <w:divBdr>
        <w:top w:val="none" w:sz="0" w:space="0" w:color="auto"/>
        <w:left w:val="none" w:sz="0" w:space="0" w:color="auto"/>
        <w:bottom w:val="none" w:sz="0" w:space="0" w:color="auto"/>
        <w:right w:val="none" w:sz="0" w:space="0" w:color="auto"/>
      </w:divBdr>
      <w:divsChild>
        <w:div w:id="417747675">
          <w:marLeft w:val="0"/>
          <w:marRight w:val="0"/>
          <w:marTop w:val="0"/>
          <w:marBottom w:val="0"/>
          <w:divBdr>
            <w:top w:val="none" w:sz="0" w:space="0" w:color="auto"/>
            <w:left w:val="none" w:sz="0" w:space="0" w:color="auto"/>
            <w:bottom w:val="none" w:sz="0" w:space="0" w:color="auto"/>
            <w:right w:val="none" w:sz="0" w:space="0" w:color="auto"/>
          </w:divBdr>
          <w:divsChild>
            <w:div w:id="704790266">
              <w:marLeft w:val="0"/>
              <w:marRight w:val="0"/>
              <w:marTop w:val="0"/>
              <w:marBottom w:val="0"/>
              <w:divBdr>
                <w:top w:val="none" w:sz="0" w:space="0" w:color="auto"/>
                <w:left w:val="none" w:sz="0" w:space="0" w:color="auto"/>
                <w:bottom w:val="none" w:sz="0" w:space="0" w:color="auto"/>
                <w:right w:val="none" w:sz="0" w:space="0" w:color="auto"/>
              </w:divBdr>
              <w:divsChild>
                <w:div w:id="247077384">
                  <w:marLeft w:val="150"/>
                  <w:marRight w:val="150"/>
                  <w:marTop w:val="150"/>
                  <w:marBottom w:val="150"/>
                  <w:divBdr>
                    <w:top w:val="none" w:sz="0" w:space="0" w:color="auto"/>
                    <w:left w:val="none" w:sz="0" w:space="0" w:color="auto"/>
                    <w:bottom w:val="none" w:sz="0" w:space="0" w:color="auto"/>
                    <w:right w:val="none" w:sz="0" w:space="0" w:color="auto"/>
                  </w:divBdr>
                  <w:divsChild>
                    <w:div w:id="39736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30600">
          <w:marLeft w:val="0"/>
          <w:marRight w:val="0"/>
          <w:marTop w:val="0"/>
          <w:marBottom w:val="0"/>
          <w:divBdr>
            <w:top w:val="none" w:sz="0" w:space="0" w:color="auto"/>
            <w:left w:val="none" w:sz="0" w:space="0" w:color="auto"/>
            <w:bottom w:val="none" w:sz="0" w:space="0" w:color="auto"/>
            <w:right w:val="none" w:sz="0" w:space="0" w:color="auto"/>
          </w:divBdr>
          <w:divsChild>
            <w:div w:id="1886284278">
              <w:marLeft w:val="0"/>
              <w:marRight w:val="0"/>
              <w:marTop w:val="0"/>
              <w:marBottom w:val="0"/>
              <w:divBdr>
                <w:top w:val="none" w:sz="0" w:space="0" w:color="auto"/>
                <w:left w:val="none" w:sz="0" w:space="0" w:color="auto"/>
                <w:bottom w:val="none" w:sz="0" w:space="0" w:color="auto"/>
                <w:right w:val="none" w:sz="0" w:space="0" w:color="auto"/>
              </w:divBdr>
              <w:divsChild>
                <w:div w:id="1417439062">
                  <w:marLeft w:val="150"/>
                  <w:marRight w:val="150"/>
                  <w:marTop w:val="150"/>
                  <w:marBottom w:val="150"/>
                  <w:divBdr>
                    <w:top w:val="none" w:sz="0" w:space="0" w:color="auto"/>
                    <w:left w:val="none" w:sz="0" w:space="0" w:color="auto"/>
                    <w:bottom w:val="none" w:sz="0" w:space="0" w:color="auto"/>
                    <w:right w:val="none" w:sz="0" w:space="0" w:color="auto"/>
                  </w:divBdr>
                  <w:divsChild>
                    <w:div w:id="1382168715">
                      <w:marLeft w:val="0"/>
                      <w:marRight w:val="0"/>
                      <w:marTop w:val="0"/>
                      <w:marBottom w:val="0"/>
                      <w:divBdr>
                        <w:top w:val="none" w:sz="0" w:space="0" w:color="auto"/>
                        <w:left w:val="none" w:sz="0" w:space="0" w:color="auto"/>
                        <w:bottom w:val="none" w:sz="0" w:space="0" w:color="auto"/>
                        <w:right w:val="none" w:sz="0" w:space="0" w:color="auto"/>
                      </w:divBdr>
                      <w:divsChild>
                        <w:div w:id="1893343871">
                          <w:marLeft w:val="0"/>
                          <w:marRight w:val="0"/>
                          <w:marTop w:val="0"/>
                          <w:marBottom w:val="0"/>
                          <w:divBdr>
                            <w:top w:val="none" w:sz="0" w:space="0" w:color="auto"/>
                            <w:left w:val="none" w:sz="0" w:space="0" w:color="auto"/>
                            <w:bottom w:val="none" w:sz="0" w:space="0" w:color="auto"/>
                            <w:right w:val="none" w:sz="0" w:space="0" w:color="auto"/>
                          </w:divBdr>
                          <w:divsChild>
                            <w:div w:id="1835140910">
                              <w:marLeft w:val="150"/>
                              <w:marRight w:val="150"/>
                              <w:marTop w:val="15"/>
                              <w:marBottom w:val="150"/>
                              <w:divBdr>
                                <w:top w:val="none" w:sz="0" w:space="0" w:color="auto"/>
                                <w:left w:val="none" w:sz="0" w:space="0" w:color="auto"/>
                                <w:bottom w:val="none" w:sz="0" w:space="0" w:color="auto"/>
                                <w:right w:val="none" w:sz="0" w:space="0" w:color="auto"/>
                              </w:divBdr>
                              <w:divsChild>
                                <w:div w:id="999121524">
                                  <w:marLeft w:val="0"/>
                                  <w:marRight w:val="0"/>
                                  <w:marTop w:val="0"/>
                                  <w:marBottom w:val="0"/>
                                  <w:divBdr>
                                    <w:top w:val="none" w:sz="0" w:space="0" w:color="auto"/>
                                    <w:left w:val="none" w:sz="0" w:space="0" w:color="auto"/>
                                    <w:bottom w:val="none" w:sz="0" w:space="0" w:color="auto"/>
                                    <w:right w:val="none" w:sz="0" w:space="0" w:color="auto"/>
                                  </w:divBdr>
                                  <w:divsChild>
                                    <w:div w:id="951547443">
                                      <w:marLeft w:val="0"/>
                                      <w:marRight w:val="0"/>
                                      <w:marTop w:val="0"/>
                                      <w:marBottom w:val="0"/>
                                      <w:divBdr>
                                        <w:top w:val="none" w:sz="0" w:space="0" w:color="auto"/>
                                        <w:left w:val="none" w:sz="0" w:space="0" w:color="auto"/>
                                        <w:bottom w:val="none" w:sz="0" w:space="0" w:color="auto"/>
                                        <w:right w:val="none" w:sz="0" w:space="0" w:color="auto"/>
                                      </w:divBdr>
                                    </w:div>
                                  </w:divsChild>
                                </w:div>
                                <w:div w:id="272321714">
                                  <w:marLeft w:val="0"/>
                                  <w:marRight w:val="0"/>
                                  <w:marTop w:val="675"/>
                                  <w:marBottom w:val="0"/>
                                  <w:divBdr>
                                    <w:top w:val="none" w:sz="0" w:space="0" w:color="auto"/>
                                    <w:left w:val="none" w:sz="0" w:space="0" w:color="auto"/>
                                    <w:bottom w:val="none" w:sz="0" w:space="0" w:color="auto"/>
                                    <w:right w:val="none" w:sz="0" w:space="0" w:color="auto"/>
                                  </w:divBdr>
                                </w:div>
                              </w:divsChild>
                            </w:div>
                            <w:div w:id="696736644">
                              <w:marLeft w:val="135"/>
                              <w:marRight w:val="135"/>
                              <w:marTop w:val="0"/>
                              <w:marBottom w:val="135"/>
                              <w:divBdr>
                                <w:top w:val="none" w:sz="0" w:space="0" w:color="auto"/>
                                <w:left w:val="none" w:sz="0" w:space="0" w:color="auto"/>
                                <w:bottom w:val="none" w:sz="0" w:space="0" w:color="auto"/>
                                <w:right w:val="none" w:sz="0" w:space="0" w:color="auto"/>
                              </w:divBdr>
                              <w:divsChild>
                                <w:div w:id="1045980222">
                                  <w:marLeft w:val="0"/>
                                  <w:marRight w:val="0"/>
                                  <w:marTop w:val="0"/>
                                  <w:marBottom w:val="0"/>
                                  <w:divBdr>
                                    <w:top w:val="none" w:sz="0" w:space="0" w:color="auto"/>
                                    <w:left w:val="none" w:sz="0" w:space="0" w:color="auto"/>
                                    <w:bottom w:val="none" w:sz="0" w:space="0" w:color="auto"/>
                                    <w:right w:val="none" w:sz="0" w:space="0" w:color="auto"/>
                                  </w:divBdr>
                                  <w:divsChild>
                                    <w:div w:id="1698696765">
                                      <w:marLeft w:val="0"/>
                                      <w:marRight w:val="0"/>
                                      <w:marTop w:val="0"/>
                                      <w:marBottom w:val="0"/>
                                      <w:divBdr>
                                        <w:top w:val="none" w:sz="0" w:space="0" w:color="auto"/>
                                        <w:left w:val="none" w:sz="0" w:space="0" w:color="auto"/>
                                        <w:bottom w:val="none" w:sz="0" w:space="0" w:color="auto"/>
                                        <w:right w:val="none" w:sz="0" w:space="0" w:color="auto"/>
                                      </w:divBdr>
                                      <w:divsChild>
                                        <w:div w:id="1132673137">
                                          <w:marLeft w:val="0"/>
                                          <w:marRight w:val="0"/>
                                          <w:marTop w:val="0"/>
                                          <w:marBottom w:val="0"/>
                                          <w:divBdr>
                                            <w:top w:val="none" w:sz="0" w:space="0" w:color="auto"/>
                                            <w:left w:val="none" w:sz="0" w:space="0" w:color="auto"/>
                                            <w:bottom w:val="none" w:sz="0" w:space="0" w:color="auto"/>
                                            <w:right w:val="none" w:sz="0" w:space="0" w:color="auto"/>
                                          </w:divBdr>
                                          <w:divsChild>
                                            <w:div w:id="797604634">
                                              <w:marLeft w:val="0"/>
                                              <w:marRight w:val="0"/>
                                              <w:marTop w:val="0"/>
                                              <w:marBottom w:val="0"/>
                                              <w:divBdr>
                                                <w:top w:val="none" w:sz="0" w:space="0" w:color="auto"/>
                                                <w:left w:val="none" w:sz="0" w:space="0" w:color="auto"/>
                                                <w:bottom w:val="none" w:sz="0" w:space="0" w:color="auto"/>
                                                <w:right w:val="none" w:sz="0" w:space="0" w:color="auto"/>
                                              </w:divBdr>
                                              <w:divsChild>
                                                <w:div w:id="1774200986">
                                                  <w:marLeft w:val="0"/>
                                                  <w:marRight w:val="0"/>
                                                  <w:marTop w:val="0"/>
                                                  <w:marBottom w:val="0"/>
                                                  <w:divBdr>
                                                    <w:top w:val="none" w:sz="0" w:space="0" w:color="auto"/>
                                                    <w:left w:val="none" w:sz="0" w:space="0" w:color="auto"/>
                                                    <w:bottom w:val="none" w:sz="0" w:space="0" w:color="auto"/>
                                                    <w:right w:val="none" w:sz="0" w:space="0" w:color="auto"/>
                                                  </w:divBdr>
                                                  <w:divsChild>
                                                    <w:div w:id="1453749619">
                                                      <w:marLeft w:val="0"/>
                                                      <w:marRight w:val="0"/>
                                                      <w:marTop w:val="0"/>
                                                      <w:marBottom w:val="0"/>
                                                      <w:divBdr>
                                                        <w:top w:val="none" w:sz="0" w:space="0" w:color="auto"/>
                                                        <w:left w:val="none" w:sz="0" w:space="0" w:color="auto"/>
                                                        <w:bottom w:val="none" w:sz="0" w:space="0" w:color="auto"/>
                                                        <w:right w:val="none" w:sz="0" w:space="0" w:color="auto"/>
                                                      </w:divBdr>
                                                      <w:divsChild>
                                                        <w:div w:id="1896814582">
                                                          <w:marLeft w:val="0"/>
                                                          <w:marRight w:val="0"/>
                                                          <w:marTop w:val="0"/>
                                                          <w:marBottom w:val="0"/>
                                                          <w:divBdr>
                                                            <w:top w:val="none" w:sz="0" w:space="0" w:color="auto"/>
                                                            <w:left w:val="none" w:sz="0" w:space="0" w:color="auto"/>
                                                            <w:bottom w:val="none" w:sz="0" w:space="0" w:color="auto"/>
                                                            <w:right w:val="none" w:sz="0" w:space="0" w:color="auto"/>
                                                          </w:divBdr>
                                                          <w:divsChild>
                                                            <w:div w:id="1062556143">
                                                              <w:marLeft w:val="0"/>
                                                              <w:marRight w:val="0"/>
                                                              <w:marTop w:val="0"/>
                                                              <w:marBottom w:val="0"/>
                                                              <w:divBdr>
                                                                <w:top w:val="none" w:sz="0" w:space="0" w:color="auto"/>
                                                                <w:left w:val="none" w:sz="0" w:space="0" w:color="auto"/>
                                                                <w:bottom w:val="none" w:sz="0" w:space="0" w:color="auto"/>
                                                                <w:right w:val="none" w:sz="0" w:space="0" w:color="auto"/>
                                                              </w:divBdr>
                                                              <w:divsChild>
                                                                <w:div w:id="187819728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654136183">
                                                          <w:marLeft w:val="0"/>
                                                          <w:marRight w:val="0"/>
                                                          <w:marTop w:val="0"/>
                                                          <w:marBottom w:val="0"/>
                                                          <w:divBdr>
                                                            <w:top w:val="none" w:sz="0" w:space="0" w:color="auto"/>
                                                            <w:left w:val="none" w:sz="0" w:space="0" w:color="auto"/>
                                                            <w:bottom w:val="none" w:sz="0" w:space="0" w:color="auto"/>
                                                            <w:right w:val="none" w:sz="0" w:space="0" w:color="auto"/>
                                                          </w:divBdr>
                                                        </w:div>
                                                        <w:div w:id="1820461339">
                                                          <w:marLeft w:val="0"/>
                                                          <w:marRight w:val="0"/>
                                                          <w:marTop w:val="0"/>
                                                          <w:marBottom w:val="0"/>
                                                          <w:divBdr>
                                                            <w:top w:val="none" w:sz="0" w:space="0" w:color="auto"/>
                                                            <w:left w:val="none" w:sz="0" w:space="0" w:color="auto"/>
                                                            <w:bottom w:val="none" w:sz="0" w:space="0" w:color="auto"/>
                                                            <w:right w:val="none" w:sz="0" w:space="0" w:color="auto"/>
                                                          </w:divBdr>
                                                        </w:div>
                                                        <w:div w:id="1504391478">
                                                          <w:marLeft w:val="0"/>
                                                          <w:marRight w:val="0"/>
                                                          <w:marTop w:val="0"/>
                                                          <w:marBottom w:val="0"/>
                                                          <w:divBdr>
                                                            <w:top w:val="none" w:sz="0" w:space="0" w:color="auto"/>
                                                            <w:left w:val="none" w:sz="0" w:space="0" w:color="auto"/>
                                                            <w:bottom w:val="none" w:sz="0" w:space="0" w:color="auto"/>
                                                            <w:right w:val="none" w:sz="0" w:space="0" w:color="auto"/>
                                                          </w:divBdr>
                                                        </w:div>
                                                        <w:div w:id="50157247">
                                                          <w:marLeft w:val="0"/>
                                                          <w:marRight w:val="0"/>
                                                          <w:marTop w:val="0"/>
                                                          <w:marBottom w:val="0"/>
                                                          <w:divBdr>
                                                            <w:top w:val="none" w:sz="0" w:space="0" w:color="auto"/>
                                                            <w:left w:val="none" w:sz="0" w:space="0" w:color="auto"/>
                                                            <w:bottom w:val="none" w:sz="0" w:space="0" w:color="auto"/>
                                                            <w:right w:val="none" w:sz="0" w:space="0" w:color="auto"/>
                                                          </w:divBdr>
                                                        </w:div>
                                                        <w:div w:id="2147156995">
                                                          <w:marLeft w:val="0"/>
                                                          <w:marRight w:val="0"/>
                                                          <w:marTop w:val="0"/>
                                                          <w:marBottom w:val="0"/>
                                                          <w:divBdr>
                                                            <w:top w:val="none" w:sz="0" w:space="0" w:color="auto"/>
                                                            <w:left w:val="none" w:sz="0" w:space="0" w:color="auto"/>
                                                            <w:bottom w:val="none" w:sz="0" w:space="0" w:color="auto"/>
                                                            <w:right w:val="none" w:sz="0" w:space="0" w:color="auto"/>
                                                          </w:divBdr>
                                                        </w:div>
                                                        <w:div w:id="1843010825">
                                                          <w:marLeft w:val="0"/>
                                                          <w:marRight w:val="0"/>
                                                          <w:marTop w:val="0"/>
                                                          <w:marBottom w:val="0"/>
                                                          <w:divBdr>
                                                            <w:top w:val="none" w:sz="0" w:space="0" w:color="auto"/>
                                                            <w:left w:val="none" w:sz="0" w:space="0" w:color="auto"/>
                                                            <w:bottom w:val="none" w:sz="0" w:space="0" w:color="auto"/>
                                                            <w:right w:val="none" w:sz="0" w:space="0" w:color="auto"/>
                                                          </w:divBdr>
                                                        </w:div>
                                                        <w:div w:id="2039743808">
                                                          <w:marLeft w:val="0"/>
                                                          <w:marRight w:val="0"/>
                                                          <w:marTop w:val="0"/>
                                                          <w:marBottom w:val="0"/>
                                                          <w:divBdr>
                                                            <w:top w:val="none" w:sz="0" w:space="0" w:color="auto"/>
                                                            <w:left w:val="none" w:sz="0" w:space="0" w:color="auto"/>
                                                            <w:bottom w:val="none" w:sz="0" w:space="0" w:color="auto"/>
                                                            <w:right w:val="none" w:sz="0" w:space="0" w:color="auto"/>
                                                          </w:divBdr>
                                                        </w:div>
                                                        <w:div w:id="2140100439">
                                                          <w:marLeft w:val="0"/>
                                                          <w:marRight w:val="0"/>
                                                          <w:marTop w:val="0"/>
                                                          <w:marBottom w:val="0"/>
                                                          <w:divBdr>
                                                            <w:top w:val="none" w:sz="0" w:space="0" w:color="auto"/>
                                                            <w:left w:val="none" w:sz="0" w:space="0" w:color="auto"/>
                                                            <w:bottom w:val="none" w:sz="0" w:space="0" w:color="auto"/>
                                                            <w:right w:val="none" w:sz="0" w:space="0" w:color="auto"/>
                                                          </w:divBdr>
                                                        </w:div>
                                                        <w:div w:id="1014190438">
                                                          <w:marLeft w:val="0"/>
                                                          <w:marRight w:val="0"/>
                                                          <w:marTop w:val="0"/>
                                                          <w:marBottom w:val="0"/>
                                                          <w:divBdr>
                                                            <w:top w:val="none" w:sz="0" w:space="0" w:color="auto"/>
                                                            <w:left w:val="none" w:sz="0" w:space="0" w:color="auto"/>
                                                            <w:bottom w:val="none" w:sz="0" w:space="0" w:color="auto"/>
                                                            <w:right w:val="none" w:sz="0" w:space="0" w:color="auto"/>
                                                          </w:divBdr>
                                                        </w:div>
                                                        <w:div w:id="1399134035">
                                                          <w:marLeft w:val="0"/>
                                                          <w:marRight w:val="0"/>
                                                          <w:marTop w:val="0"/>
                                                          <w:marBottom w:val="0"/>
                                                          <w:divBdr>
                                                            <w:top w:val="none" w:sz="0" w:space="0" w:color="auto"/>
                                                            <w:left w:val="none" w:sz="0" w:space="0" w:color="auto"/>
                                                            <w:bottom w:val="none" w:sz="0" w:space="0" w:color="auto"/>
                                                            <w:right w:val="none" w:sz="0" w:space="0" w:color="auto"/>
                                                          </w:divBdr>
                                                        </w:div>
                                                        <w:div w:id="1813671606">
                                                          <w:marLeft w:val="0"/>
                                                          <w:marRight w:val="0"/>
                                                          <w:marTop w:val="0"/>
                                                          <w:marBottom w:val="0"/>
                                                          <w:divBdr>
                                                            <w:top w:val="none" w:sz="0" w:space="0" w:color="auto"/>
                                                            <w:left w:val="none" w:sz="0" w:space="0" w:color="auto"/>
                                                            <w:bottom w:val="none" w:sz="0" w:space="0" w:color="auto"/>
                                                            <w:right w:val="none" w:sz="0" w:space="0" w:color="auto"/>
                                                          </w:divBdr>
                                                        </w:div>
                                                        <w:div w:id="1527213076">
                                                          <w:marLeft w:val="0"/>
                                                          <w:marRight w:val="0"/>
                                                          <w:marTop w:val="0"/>
                                                          <w:marBottom w:val="0"/>
                                                          <w:divBdr>
                                                            <w:top w:val="none" w:sz="0" w:space="0" w:color="auto"/>
                                                            <w:left w:val="none" w:sz="0" w:space="0" w:color="auto"/>
                                                            <w:bottom w:val="none" w:sz="0" w:space="0" w:color="auto"/>
                                                            <w:right w:val="none" w:sz="0" w:space="0" w:color="auto"/>
                                                          </w:divBdr>
                                                        </w:div>
                                                        <w:div w:id="17312616">
                                                          <w:marLeft w:val="0"/>
                                                          <w:marRight w:val="0"/>
                                                          <w:marTop w:val="0"/>
                                                          <w:marBottom w:val="0"/>
                                                          <w:divBdr>
                                                            <w:top w:val="none" w:sz="0" w:space="0" w:color="auto"/>
                                                            <w:left w:val="none" w:sz="0" w:space="0" w:color="auto"/>
                                                            <w:bottom w:val="none" w:sz="0" w:space="0" w:color="auto"/>
                                                            <w:right w:val="none" w:sz="0" w:space="0" w:color="auto"/>
                                                          </w:divBdr>
                                                          <w:divsChild>
                                                            <w:div w:id="30778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0875606">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2109307731">
                          <w:marLeft w:val="0"/>
                          <w:marRight w:val="0"/>
                          <w:marTop w:val="0"/>
                          <w:marBottom w:val="0"/>
                          <w:divBdr>
                            <w:top w:val="none" w:sz="0" w:space="0" w:color="auto"/>
                            <w:left w:val="none" w:sz="0" w:space="0" w:color="auto"/>
                            <w:bottom w:val="none" w:sz="0" w:space="0" w:color="auto"/>
                            <w:right w:val="none" w:sz="0" w:space="0" w:color="auto"/>
                          </w:divBdr>
                          <w:divsChild>
                            <w:div w:id="1405224977">
                              <w:marLeft w:val="0"/>
                              <w:marRight w:val="0"/>
                              <w:marTop w:val="0"/>
                              <w:marBottom w:val="0"/>
                              <w:divBdr>
                                <w:top w:val="none" w:sz="0" w:space="0" w:color="auto"/>
                                <w:left w:val="none" w:sz="0" w:space="0" w:color="auto"/>
                                <w:bottom w:val="none" w:sz="0" w:space="0" w:color="auto"/>
                                <w:right w:val="none" w:sz="0" w:space="0" w:color="auto"/>
                              </w:divBdr>
                              <w:divsChild>
                                <w:div w:id="777332184">
                                  <w:marLeft w:val="0"/>
                                  <w:marRight w:val="0"/>
                                  <w:marTop w:val="0"/>
                                  <w:marBottom w:val="0"/>
                                  <w:divBdr>
                                    <w:top w:val="none" w:sz="0" w:space="0" w:color="auto"/>
                                    <w:left w:val="none" w:sz="0" w:space="0" w:color="auto"/>
                                    <w:bottom w:val="none" w:sz="0" w:space="0" w:color="auto"/>
                                    <w:right w:val="none" w:sz="0" w:space="0" w:color="auto"/>
                                  </w:divBdr>
                                  <w:divsChild>
                                    <w:div w:id="970020107">
                                      <w:marLeft w:val="0"/>
                                      <w:marRight w:val="0"/>
                                      <w:marTop w:val="0"/>
                                      <w:marBottom w:val="0"/>
                                      <w:divBdr>
                                        <w:top w:val="none" w:sz="0" w:space="0" w:color="auto"/>
                                        <w:left w:val="none" w:sz="0" w:space="0" w:color="auto"/>
                                        <w:bottom w:val="none" w:sz="0" w:space="0" w:color="auto"/>
                                        <w:right w:val="none" w:sz="0" w:space="0" w:color="auto"/>
                                      </w:divBdr>
                                      <w:divsChild>
                                        <w:div w:id="1774082553">
                                          <w:marLeft w:val="0"/>
                                          <w:marRight w:val="0"/>
                                          <w:marTop w:val="0"/>
                                          <w:marBottom w:val="0"/>
                                          <w:divBdr>
                                            <w:top w:val="none" w:sz="0" w:space="0" w:color="auto"/>
                                            <w:left w:val="none" w:sz="0" w:space="0" w:color="auto"/>
                                            <w:bottom w:val="none" w:sz="0" w:space="0" w:color="auto"/>
                                            <w:right w:val="none" w:sz="0" w:space="0" w:color="auto"/>
                                          </w:divBdr>
                                          <w:divsChild>
                                            <w:div w:id="1623685559">
                                              <w:marLeft w:val="0"/>
                                              <w:marRight w:val="0"/>
                                              <w:marTop w:val="0"/>
                                              <w:marBottom w:val="0"/>
                                              <w:divBdr>
                                                <w:top w:val="none" w:sz="0" w:space="0" w:color="auto"/>
                                                <w:left w:val="none" w:sz="0" w:space="0" w:color="auto"/>
                                                <w:bottom w:val="none" w:sz="0" w:space="0" w:color="auto"/>
                                                <w:right w:val="none" w:sz="0" w:space="0" w:color="auto"/>
                                              </w:divBdr>
                                              <w:divsChild>
                                                <w:div w:id="1230534453">
                                                  <w:marLeft w:val="0"/>
                                                  <w:marRight w:val="0"/>
                                                  <w:marTop w:val="0"/>
                                                  <w:marBottom w:val="0"/>
                                                  <w:divBdr>
                                                    <w:top w:val="none" w:sz="0" w:space="0" w:color="auto"/>
                                                    <w:left w:val="none" w:sz="0" w:space="0" w:color="auto"/>
                                                    <w:bottom w:val="none" w:sz="0" w:space="0" w:color="auto"/>
                                                    <w:right w:val="none" w:sz="0" w:space="0" w:color="auto"/>
                                                  </w:divBdr>
                                                  <w:divsChild>
                                                    <w:div w:id="1885093697">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045986513">
                                              <w:marLeft w:val="0"/>
                                              <w:marRight w:val="0"/>
                                              <w:marTop w:val="0"/>
                                              <w:marBottom w:val="0"/>
                                              <w:divBdr>
                                                <w:top w:val="none" w:sz="0" w:space="0" w:color="auto"/>
                                                <w:left w:val="none" w:sz="0" w:space="0" w:color="auto"/>
                                                <w:bottom w:val="none" w:sz="0" w:space="0" w:color="auto"/>
                                                <w:right w:val="none" w:sz="0" w:space="0" w:color="auto"/>
                                              </w:divBdr>
                                            </w:div>
                                            <w:div w:id="36006086">
                                              <w:marLeft w:val="0"/>
                                              <w:marRight w:val="0"/>
                                              <w:marTop w:val="0"/>
                                              <w:marBottom w:val="0"/>
                                              <w:divBdr>
                                                <w:top w:val="none" w:sz="0" w:space="0" w:color="auto"/>
                                                <w:left w:val="none" w:sz="0" w:space="0" w:color="auto"/>
                                                <w:bottom w:val="none" w:sz="0" w:space="0" w:color="auto"/>
                                                <w:right w:val="none" w:sz="0" w:space="0" w:color="auto"/>
                                              </w:divBdr>
                                            </w:div>
                                            <w:div w:id="463425143">
                                              <w:marLeft w:val="0"/>
                                              <w:marRight w:val="0"/>
                                              <w:marTop w:val="0"/>
                                              <w:marBottom w:val="0"/>
                                              <w:divBdr>
                                                <w:top w:val="none" w:sz="0" w:space="0" w:color="auto"/>
                                                <w:left w:val="none" w:sz="0" w:space="0" w:color="auto"/>
                                                <w:bottom w:val="none" w:sz="0" w:space="0" w:color="auto"/>
                                                <w:right w:val="none" w:sz="0" w:space="0" w:color="auto"/>
                                              </w:divBdr>
                                            </w:div>
                                            <w:div w:id="1023168640">
                                              <w:marLeft w:val="0"/>
                                              <w:marRight w:val="0"/>
                                              <w:marTop w:val="0"/>
                                              <w:marBottom w:val="0"/>
                                              <w:divBdr>
                                                <w:top w:val="none" w:sz="0" w:space="0" w:color="auto"/>
                                                <w:left w:val="none" w:sz="0" w:space="0" w:color="auto"/>
                                                <w:bottom w:val="none" w:sz="0" w:space="0" w:color="auto"/>
                                                <w:right w:val="none" w:sz="0" w:space="0" w:color="auto"/>
                                              </w:divBdr>
                                            </w:div>
                                            <w:div w:id="1358507274">
                                              <w:marLeft w:val="0"/>
                                              <w:marRight w:val="0"/>
                                              <w:marTop w:val="0"/>
                                              <w:marBottom w:val="0"/>
                                              <w:divBdr>
                                                <w:top w:val="none" w:sz="0" w:space="0" w:color="auto"/>
                                                <w:left w:val="none" w:sz="0" w:space="0" w:color="auto"/>
                                                <w:bottom w:val="none" w:sz="0" w:space="0" w:color="auto"/>
                                                <w:right w:val="none" w:sz="0" w:space="0" w:color="auto"/>
                                              </w:divBdr>
                                            </w:div>
                                            <w:div w:id="1567646007">
                                              <w:marLeft w:val="0"/>
                                              <w:marRight w:val="0"/>
                                              <w:marTop w:val="0"/>
                                              <w:marBottom w:val="0"/>
                                              <w:divBdr>
                                                <w:top w:val="none" w:sz="0" w:space="0" w:color="auto"/>
                                                <w:left w:val="none" w:sz="0" w:space="0" w:color="auto"/>
                                                <w:bottom w:val="none" w:sz="0" w:space="0" w:color="auto"/>
                                                <w:right w:val="none" w:sz="0" w:space="0" w:color="auto"/>
                                              </w:divBdr>
                                            </w:div>
                                            <w:div w:id="559563536">
                                              <w:marLeft w:val="0"/>
                                              <w:marRight w:val="0"/>
                                              <w:marTop w:val="0"/>
                                              <w:marBottom w:val="0"/>
                                              <w:divBdr>
                                                <w:top w:val="none" w:sz="0" w:space="0" w:color="auto"/>
                                                <w:left w:val="none" w:sz="0" w:space="0" w:color="auto"/>
                                                <w:bottom w:val="none" w:sz="0" w:space="0" w:color="auto"/>
                                                <w:right w:val="none" w:sz="0" w:space="0" w:color="auto"/>
                                              </w:divBdr>
                                            </w:div>
                                            <w:div w:id="1374043678">
                                              <w:marLeft w:val="0"/>
                                              <w:marRight w:val="0"/>
                                              <w:marTop w:val="0"/>
                                              <w:marBottom w:val="0"/>
                                              <w:divBdr>
                                                <w:top w:val="none" w:sz="0" w:space="0" w:color="auto"/>
                                                <w:left w:val="none" w:sz="0" w:space="0" w:color="auto"/>
                                                <w:bottom w:val="none" w:sz="0" w:space="0" w:color="auto"/>
                                                <w:right w:val="none" w:sz="0" w:space="0" w:color="auto"/>
                                              </w:divBdr>
                                            </w:div>
                                            <w:div w:id="790393239">
                                              <w:marLeft w:val="0"/>
                                              <w:marRight w:val="0"/>
                                              <w:marTop w:val="0"/>
                                              <w:marBottom w:val="0"/>
                                              <w:divBdr>
                                                <w:top w:val="none" w:sz="0" w:space="0" w:color="auto"/>
                                                <w:left w:val="none" w:sz="0" w:space="0" w:color="auto"/>
                                                <w:bottom w:val="none" w:sz="0" w:space="0" w:color="auto"/>
                                                <w:right w:val="none" w:sz="0" w:space="0" w:color="auto"/>
                                              </w:divBdr>
                                            </w:div>
                                            <w:div w:id="1219052899">
                                              <w:marLeft w:val="0"/>
                                              <w:marRight w:val="0"/>
                                              <w:marTop w:val="0"/>
                                              <w:marBottom w:val="0"/>
                                              <w:divBdr>
                                                <w:top w:val="none" w:sz="0" w:space="0" w:color="auto"/>
                                                <w:left w:val="none" w:sz="0" w:space="0" w:color="auto"/>
                                                <w:bottom w:val="none" w:sz="0" w:space="0" w:color="auto"/>
                                                <w:right w:val="none" w:sz="0" w:space="0" w:color="auto"/>
                                              </w:divBdr>
                                            </w:div>
                                            <w:div w:id="2013221090">
                                              <w:marLeft w:val="0"/>
                                              <w:marRight w:val="0"/>
                                              <w:marTop w:val="0"/>
                                              <w:marBottom w:val="0"/>
                                              <w:divBdr>
                                                <w:top w:val="none" w:sz="0" w:space="0" w:color="auto"/>
                                                <w:left w:val="none" w:sz="0" w:space="0" w:color="auto"/>
                                                <w:bottom w:val="none" w:sz="0" w:space="0" w:color="auto"/>
                                                <w:right w:val="none" w:sz="0" w:space="0" w:color="auto"/>
                                              </w:divBdr>
                                            </w:div>
                                            <w:div w:id="377315682">
                                              <w:marLeft w:val="0"/>
                                              <w:marRight w:val="0"/>
                                              <w:marTop w:val="0"/>
                                              <w:marBottom w:val="0"/>
                                              <w:divBdr>
                                                <w:top w:val="none" w:sz="0" w:space="0" w:color="auto"/>
                                                <w:left w:val="none" w:sz="0" w:space="0" w:color="auto"/>
                                                <w:bottom w:val="none" w:sz="0" w:space="0" w:color="auto"/>
                                                <w:right w:val="none" w:sz="0" w:space="0" w:color="auto"/>
                                              </w:divBdr>
                                            </w:div>
                                            <w:div w:id="600377657">
                                              <w:marLeft w:val="0"/>
                                              <w:marRight w:val="0"/>
                                              <w:marTop w:val="0"/>
                                              <w:marBottom w:val="0"/>
                                              <w:divBdr>
                                                <w:top w:val="none" w:sz="0" w:space="0" w:color="auto"/>
                                                <w:left w:val="none" w:sz="0" w:space="0" w:color="auto"/>
                                                <w:bottom w:val="none" w:sz="0" w:space="0" w:color="auto"/>
                                                <w:right w:val="none" w:sz="0" w:space="0" w:color="auto"/>
                                              </w:divBdr>
                                            </w:div>
                                            <w:div w:id="1731808486">
                                              <w:marLeft w:val="0"/>
                                              <w:marRight w:val="0"/>
                                              <w:marTop w:val="0"/>
                                              <w:marBottom w:val="0"/>
                                              <w:divBdr>
                                                <w:top w:val="none" w:sz="0" w:space="0" w:color="auto"/>
                                                <w:left w:val="none" w:sz="0" w:space="0" w:color="auto"/>
                                                <w:bottom w:val="none" w:sz="0" w:space="0" w:color="auto"/>
                                                <w:right w:val="none" w:sz="0" w:space="0" w:color="auto"/>
                                              </w:divBdr>
                                            </w:div>
                                            <w:div w:id="577792094">
                                              <w:marLeft w:val="0"/>
                                              <w:marRight w:val="0"/>
                                              <w:marTop w:val="0"/>
                                              <w:marBottom w:val="0"/>
                                              <w:divBdr>
                                                <w:top w:val="none" w:sz="0" w:space="0" w:color="auto"/>
                                                <w:left w:val="none" w:sz="0" w:space="0" w:color="auto"/>
                                                <w:bottom w:val="none" w:sz="0" w:space="0" w:color="auto"/>
                                                <w:right w:val="none" w:sz="0" w:space="0" w:color="auto"/>
                                              </w:divBdr>
                                            </w:div>
                                            <w:div w:id="317271593">
                                              <w:marLeft w:val="0"/>
                                              <w:marRight w:val="0"/>
                                              <w:marTop w:val="0"/>
                                              <w:marBottom w:val="0"/>
                                              <w:divBdr>
                                                <w:top w:val="none" w:sz="0" w:space="0" w:color="auto"/>
                                                <w:left w:val="none" w:sz="0" w:space="0" w:color="auto"/>
                                                <w:bottom w:val="none" w:sz="0" w:space="0" w:color="auto"/>
                                                <w:right w:val="none" w:sz="0" w:space="0" w:color="auto"/>
                                              </w:divBdr>
                                            </w:div>
                                            <w:div w:id="1252356880">
                                              <w:marLeft w:val="0"/>
                                              <w:marRight w:val="0"/>
                                              <w:marTop w:val="0"/>
                                              <w:marBottom w:val="0"/>
                                              <w:divBdr>
                                                <w:top w:val="none" w:sz="0" w:space="0" w:color="auto"/>
                                                <w:left w:val="none" w:sz="0" w:space="0" w:color="auto"/>
                                                <w:bottom w:val="none" w:sz="0" w:space="0" w:color="auto"/>
                                                <w:right w:val="none" w:sz="0" w:space="0" w:color="auto"/>
                                              </w:divBdr>
                                              <w:divsChild>
                                                <w:div w:id="189669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7609930">
          <w:marLeft w:val="0"/>
          <w:marRight w:val="0"/>
          <w:marTop w:val="0"/>
          <w:marBottom w:val="0"/>
          <w:divBdr>
            <w:top w:val="none" w:sz="0" w:space="0" w:color="auto"/>
            <w:left w:val="none" w:sz="0" w:space="0" w:color="auto"/>
            <w:bottom w:val="none" w:sz="0" w:space="0" w:color="auto"/>
            <w:right w:val="none" w:sz="0" w:space="0" w:color="auto"/>
          </w:divBdr>
          <w:divsChild>
            <w:div w:id="928199551">
              <w:marLeft w:val="0"/>
              <w:marRight w:val="0"/>
              <w:marTop w:val="0"/>
              <w:marBottom w:val="0"/>
              <w:divBdr>
                <w:top w:val="none" w:sz="0" w:space="0" w:color="auto"/>
                <w:left w:val="none" w:sz="0" w:space="0" w:color="auto"/>
                <w:bottom w:val="none" w:sz="0" w:space="0" w:color="auto"/>
                <w:right w:val="none" w:sz="0" w:space="0" w:color="auto"/>
              </w:divBdr>
              <w:divsChild>
                <w:div w:id="1517620176">
                  <w:marLeft w:val="150"/>
                  <w:marRight w:val="150"/>
                  <w:marTop w:val="150"/>
                  <w:marBottom w:val="150"/>
                  <w:divBdr>
                    <w:top w:val="none" w:sz="0" w:space="0" w:color="auto"/>
                    <w:left w:val="none" w:sz="0" w:space="0" w:color="auto"/>
                    <w:bottom w:val="none" w:sz="0" w:space="0" w:color="auto"/>
                    <w:right w:val="none" w:sz="0" w:space="0" w:color="auto"/>
                  </w:divBdr>
                  <w:divsChild>
                    <w:div w:id="1880126524">
                      <w:marLeft w:val="0"/>
                      <w:marRight w:val="0"/>
                      <w:marTop w:val="0"/>
                      <w:marBottom w:val="0"/>
                      <w:divBdr>
                        <w:top w:val="none" w:sz="0" w:space="0" w:color="auto"/>
                        <w:left w:val="none" w:sz="0" w:space="0" w:color="auto"/>
                        <w:bottom w:val="none" w:sz="0" w:space="0" w:color="auto"/>
                        <w:right w:val="none" w:sz="0" w:space="0" w:color="auto"/>
                      </w:divBdr>
                      <w:divsChild>
                        <w:div w:id="1989817804">
                          <w:marLeft w:val="0"/>
                          <w:marRight w:val="0"/>
                          <w:marTop w:val="0"/>
                          <w:marBottom w:val="0"/>
                          <w:divBdr>
                            <w:top w:val="none" w:sz="0" w:space="0" w:color="auto"/>
                            <w:left w:val="none" w:sz="0" w:space="0" w:color="auto"/>
                            <w:bottom w:val="none" w:sz="0" w:space="0" w:color="auto"/>
                            <w:right w:val="none" w:sz="0" w:space="0" w:color="auto"/>
                          </w:divBdr>
                          <w:divsChild>
                            <w:div w:id="737022340">
                              <w:marLeft w:val="0"/>
                              <w:marRight w:val="0"/>
                              <w:marTop w:val="0"/>
                              <w:marBottom w:val="0"/>
                              <w:divBdr>
                                <w:top w:val="none" w:sz="0" w:space="0" w:color="auto"/>
                                <w:left w:val="none" w:sz="0" w:space="0" w:color="auto"/>
                                <w:bottom w:val="none" w:sz="0" w:space="0" w:color="auto"/>
                                <w:right w:val="none" w:sz="0" w:space="0" w:color="auto"/>
                              </w:divBdr>
                              <w:divsChild>
                                <w:div w:id="497890826">
                                  <w:marLeft w:val="0"/>
                                  <w:marRight w:val="0"/>
                                  <w:marTop w:val="0"/>
                                  <w:marBottom w:val="0"/>
                                  <w:divBdr>
                                    <w:top w:val="none" w:sz="0" w:space="0" w:color="auto"/>
                                    <w:left w:val="none" w:sz="0" w:space="0" w:color="auto"/>
                                    <w:bottom w:val="none" w:sz="0" w:space="0" w:color="auto"/>
                                    <w:right w:val="none" w:sz="0" w:space="0" w:color="auto"/>
                                  </w:divBdr>
                                  <w:divsChild>
                                    <w:div w:id="416749926">
                                      <w:marLeft w:val="0"/>
                                      <w:marRight w:val="0"/>
                                      <w:marTop w:val="0"/>
                                      <w:marBottom w:val="0"/>
                                      <w:divBdr>
                                        <w:top w:val="none" w:sz="0" w:space="0" w:color="auto"/>
                                        <w:left w:val="none" w:sz="0" w:space="0" w:color="auto"/>
                                        <w:bottom w:val="none" w:sz="0" w:space="0" w:color="auto"/>
                                        <w:right w:val="none" w:sz="0" w:space="0" w:color="auto"/>
                                      </w:divBdr>
                                      <w:divsChild>
                                        <w:div w:id="261226546">
                                          <w:marLeft w:val="0"/>
                                          <w:marRight w:val="0"/>
                                          <w:marTop w:val="0"/>
                                          <w:marBottom w:val="0"/>
                                          <w:divBdr>
                                            <w:top w:val="none" w:sz="0" w:space="0" w:color="auto"/>
                                            <w:left w:val="none" w:sz="0" w:space="0" w:color="auto"/>
                                            <w:bottom w:val="none" w:sz="0" w:space="0" w:color="auto"/>
                                            <w:right w:val="none" w:sz="0" w:space="0" w:color="auto"/>
                                          </w:divBdr>
                                          <w:divsChild>
                                            <w:div w:id="1381251029">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473064023">
                                      <w:marLeft w:val="0"/>
                                      <w:marRight w:val="0"/>
                                      <w:marTop w:val="0"/>
                                      <w:marBottom w:val="0"/>
                                      <w:divBdr>
                                        <w:top w:val="none" w:sz="0" w:space="0" w:color="auto"/>
                                        <w:left w:val="none" w:sz="0" w:space="0" w:color="auto"/>
                                        <w:bottom w:val="none" w:sz="0" w:space="0" w:color="auto"/>
                                        <w:right w:val="none" w:sz="0" w:space="0" w:color="auto"/>
                                      </w:divBdr>
                                    </w:div>
                                    <w:div w:id="921642064">
                                      <w:marLeft w:val="0"/>
                                      <w:marRight w:val="0"/>
                                      <w:marTop w:val="0"/>
                                      <w:marBottom w:val="0"/>
                                      <w:divBdr>
                                        <w:top w:val="none" w:sz="0" w:space="0" w:color="auto"/>
                                        <w:left w:val="none" w:sz="0" w:space="0" w:color="auto"/>
                                        <w:bottom w:val="none" w:sz="0" w:space="0" w:color="auto"/>
                                        <w:right w:val="none" w:sz="0" w:space="0" w:color="auto"/>
                                      </w:divBdr>
                                    </w:div>
                                    <w:div w:id="798760655">
                                      <w:marLeft w:val="0"/>
                                      <w:marRight w:val="0"/>
                                      <w:marTop w:val="0"/>
                                      <w:marBottom w:val="0"/>
                                      <w:divBdr>
                                        <w:top w:val="none" w:sz="0" w:space="0" w:color="auto"/>
                                        <w:left w:val="none" w:sz="0" w:space="0" w:color="auto"/>
                                        <w:bottom w:val="none" w:sz="0" w:space="0" w:color="auto"/>
                                        <w:right w:val="none" w:sz="0" w:space="0" w:color="auto"/>
                                      </w:divBdr>
                                    </w:div>
                                    <w:div w:id="1768578185">
                                      <w:marLeft w:val="0"/>
                                      <w:marRight w:val="0"/>
                                      <w:marTop w:val="0"/>
                                      <w:marBottom w:val="0"/>
                                      <w:divBdr>
                                        <w:top w:val="none" w:sz="0" w:space="0" w:color="auto"/>
                                        <w:left w:val="none" w:sz="0" w:space="0" w:color="auto"/>
                                        <w:bottom w:val="none" w:sz="0" w:space="0" w:color="auto"/>
                                        <w:right w:val="none" w:sz="0" w:space="0" w:color="auto"/>
                                      </w:divBdr>
                                    </w:div>
                                    <w:div w:id="362445216">
                                      <w:marLeft w:val="0"/>
                                      <w:marRight w:val="0"/>
                                      <w:marTop w:val="0"/>
                                      <w:marBottom w:val="0"/>
                                      <w:divBdr>
                                        <w:top w:val="none" w:sz="0" w:space="0" w:color="auto"/>
                                        <w:left w:val="none" w:sz="0" w:space="0" w:color="auto"/>
                                        <w:bottom w:val="none" w:sz="0" w:space="0" w:color="auto"/>
                                        <w:right w:val="none" w:sz="0" w:space="0" w:color="auto"/>
                                      </w:divBdr>
                                    </w:div>
                                    <w:div w:id="194581940">
                                      <w:marLeft w:val="0"/>
                                      <w:marRight w:val="0"/>
                                      <w:marTop w:val="0"/>
                                      <w:marBottom w:val="0"/>
                                      <w:divBdr>
                                        <w:top w:val="none" w:sz="0" w:space="0" w:color="auto"/>
                                        <w:left w:val="none" w:sz="0" w:space="0" w:color="auto"/>
                                        <w:bottom w:val="none" w:sz="0" w:space="0" w:color="auto"/>
                                        <w:right w:val="none" w:sz="0" w:space="0" w:color="auto"/>
                                      </w:divBdr>
                                    </w:div>
                                    <w:div w:id="956104750">
                                      <w:marLeft w:val="0"/>
                                      <w:marRight w:val="0"/>
                                      <w:marTop w:val="0"/>
                                      <w:marBottom w:val="0"/>
                                      <w:divBdr>
                                        <w:top w:val="none" w:sz="0" w:space="0" w:color="auto"/>
                                        <w:left w:val="none" w:sz="0" w:space="0" w:color="auto"/>
                                        <w:bottom w:val="none" w:sz="0" w:space="0" w:color="auto"/>
                                        <w:right w:val="none" w:sz="0" w:space="0" w:color="auto"/>
                                      </w:divBdr>
                                    </w:div>
                                    <w:div w:id="2111002494">
                                      <w:marLeft w:val="0"/>
                                      <w:marRight w:val="0"/>
                                      <w:marTop w:val="0"/>
                                      <w:marBottom w:val="0"/>
                                      <w:divBdr>
                                        <w:top w:val="none" w:sz="0" w:space="0" w:color="auto"/>
                                        <w:left w:val="none" w:sz="0" w:space="0" w:color="auto"/>
                                        <w:bottom w:val="none" w:sz="0" w:space="0" w:color="auto"/>
                                        <w:right w:val="none" w:sz="0" w:space="0" w:color="auto"/>
                                      </w:divBdr>
                                    </w:div>
                                    <w:div w:id="532546959">
                                      <w:marLeft w:val="0"/>
                                      <w:marRight w:val="0"/>
                                      <w:marTop w:val="0"/>
                                      <w:marBottom w:val="0"/>
                                      <w:divBdr>
                                        <w:top w:val="none" w:sz="0" w:space="0" w:color="auto"/>
                                        <w:left w:val="none" w:sz="0" w:space="0" w:color="auto"/>
                                        <w:bottom w:val="none" w:sz="0" w:space="0" w:color="auto"/>
                                        <w:right w:val="none" w:sz="0" w:space="0" w:color="auto"/>
                                      </w:divBdr>
                                    </w:div>
                                    <w:div w:id="1303346065">
                                      <w:marLeft w:val="0"/>
                                      <w:marRight w:val="0"/>
                                      <w:marTop w:val="0"/>
                                      <w:marBottom w:val="0"/>
                                      <w:divBdr>
                                        <w:top w:val="none" w:sz="0" w:space="0" w:color="auto"/>
                                        <w:left w:val="none" w:sz="0" w:space="0" w:color="auto"/>
                                        <w:bottom w:val="none" w:sz="0" w:space="0" w:color="auto"/>
                                        <w:right w:val="none" w:sz="0" w:space="0" w:color="auto"/>
                                      </w:divBdr>
                                    </w:div>
                                    <w:div w:id="149559452">
                                      <w:marLeft w:val="0"/>
                                      <w:marRight w:val="0"/>
                                      <w:marTop w:val="0"/>
                                      <w:marBottom w:val="0"/>
                                      <w:divBdr>
                                        <w:top w:val="none" w:sz="0" w:space="0" w:color="auto"/>
                                        <w:left w:val="none" w:sz="0" w:space="0" w:color="auto"/>
                                        <w:bottom w:val="none" w:sz="0" w:space="0" w:color="auto"/>
                                        <w:right w:val="none" w:sz="0" w:space="0" w:color="auto"/>
                                      </w:divBdr>
                                    </w:div>
                                    <w:div w:id="476145766">
                                      <w:marLeft w:val="0"/>
                                      <w:marRight w:val="0"/>
                                      <w:marTop w:val="0"/>
                                      <w:marBottom w:val="0"/>
                                      <w:divBdr>
                                        <w:top w:val="none" w:sz="0" w:space="0" w:color="auto"/>
                                        <w:left w:val="none" w:sz="0" w:space="0" w:color="auto"/>
                                        <w:bottom w:val="none" w:sz="0" w:space="0" w:color="auto"/>
                                        <w:right w:val="none" w:sz="0" w:space="0" w:color="auto"/>
                                      </w:divBdr>
                                    </w:div>
                                    <w:div w:id="1030296330">
                                      <w:marLeft w:val="0"/>
                                      <w:marRight w:val="0"/>
                                      <w:marTop w:val="0"/>
                                      <w:marBottom w:val="0"/>
                                      <w:divBdr>
                                        <w:top w:val="none" w:sz="0" w:space="0" w:color="auto"/>
                                        <w:left w:val="none" w:sz="0" w:space="0" w:color="auto"/>
                                        <w:bottom w:val="none" w:sz="0" w:space="0" w:color="auto"/>
                                        <w:right w:val="none" w:sz="0" w:space="0" w:color="auto"/>
                                      </w:divBdr>
                                    </w:div>
                                    <w:div w:id="2002461774">
                                      <w:marLeft w:val="0"/>
                                      <w:marRight w:val="0"/>
                                      <w:marTop w:val="0"/>
                                      <w:marBottom w:val="0"/>
                                      <w:divBdr>
                                        <w:top w:val="none" w:sz="0" w:space="0" w:color="auto"/>
                                        <w:left w:val="none" w:sz="0" w:space="0" w:color="auto"/>
                                        <w:bottom w:val="none" w:sz="0" w:space="0" w:color="auto"/>
                                        <w:right w:val="none" w:sz="0" w:space="0" w:color="auto"/>
                                      </w:divBdr>
                                    </w:div>
                                    <w:div w:id="1649243575">
                                      <w:marLeft w:val="0"/>
                                      <w:marRight w:val="0"/>
                                      <w:marTop w:val="0"/>
                                      <w:marBottom w:val="0"/>
                                      <w:divBdr>
                                        <w:top w:val="none" w:sz="0" w:space="0" w:color="auto"/>
                                        <w:left w:val="none" w:sz="0" w:space="0" w:color="auto"/>
                                        <w:bottom w:val="none" w:sz="0" w:space="0" w:color="auto"/>
                                        <w:right w:val="none" w:sz="0" w:space="0" w:color="auto"/>
                                      </w:divBdr>
                                    </w:div>
                                    <w:div w:id="181557944">
                                      <w:marLeft w:val="0"/>
                                      <w:marRight w:val="0"/>
                                      <w:marTop w:val="0"/>
                                      <w:marBottom w:val="0"/>
                                      <w:divBdr>
                                        <w:top w:val="none" w:sz="0" w:space="0" w:color="auto"/>
                                        <w:left w:val="none" w:sz="0" w:space="0" w:color="auto"/>
                                        <w:bottom w:val="none" w:sz="0" w:space="0" w:color="auto"/>
                                        <w:right w:val="none" w:sz="0" w:space="0" w:color="auto"/>
                                      </w:divBdr>
                                    </w:div>
                                    <w:div w:id="1446802317">
                                      <w:marLeft w:val="0"/>
                                      <w:marRight w:val="0"/>
                                      <w:marTop w:val="0"/>
                                      <w:marBottom w:val="0"/>
                                      <w:divBdr>
                                        <w:top w:val="none" w:sz="0" w:space="0" w:color="auto"/>
                                        <w:left w:val="none" w:sz="0" w:space="0" w:color="auto"/>
                                        <w:bottom w:val="none" w:sz="0" w:space="0" w:color="auto"/>
                                        <w:right w:val="none" w:sz="0" w:space="0" w:color="auto"/>
                                      </w:divBdr>
                                    </w:div>
                                    <w:div w:id="108280027">
                                      <w:marLeft w:val="0"/>
                                      <w:marRight w:val="0"/>
                                      <w:marTop w:val="0"/>
                                      <w:marBottom w:val="0"/>
                                      <w:divBdr>
                                        <w:top w:val="none" w:sz="0" w:space="0" w:color="auto"/>
                                        <w:left w:val="none" w:sz="0" w:space="0" w:color="auto"/>
                                        <w:bottom w:val="none" w:sz="0" w:space="0" w:color="auto"/>
                                        <w:right w:val="none" w:sz="0" w:space="0" w:color="auto"/>
                                      </w:divBdr>
                                    </w:div>
                                    <w:div w:id="1255896804">
                                      <w:marLeft w:val="0"/>
                                      <w:marRight w:val="0"/>
                                      <w:marTop w:val="0"/>
                                      <w:marBottom w:val="0"/>
                                      <w:divBdr>
                                        <w:top w:val="none" w:sz="0" w:space="0" w:color="auto"/>
                                        <w:left w:val="none" w:sz="0" w:space="0" w:color="auto"/>
                                        <w:bottom w:val="none" w:sz="0" w:space="0" w:color="auto"/>
                                        <w:right w:val="none" w:sz="0" w:space="0" w:color="auto"/>
                                      </w:divBdr>
                                    </w:div>
                                    <w:div w:id="1122573461">
                                      <w:marLeft w:val="0"/>
                                      <w:marRight w:val="0"/>
                                      <w:marTop w:val="0"/>
                                      <w:marBottom w:val="0"/>
                                      <w:divBdr>
                                        <w:top w:val="none" w:sz="0" w:space="0" w:color="auto"/>
                                        <w:left w:val="none" w:sz="0" w:space="0" w:color="auto"/>
                                        <w:bottom w:val="none" w:sz="0" w:space="0" w:color="auto"/>
                                        <w:right w:val="none" w:sz="0" w:space="0" w:color="auto"/>
                                      </w:divBdr>
                                    </w:div>
                                    <w:div w:id="768307816">
                                      <w:marLeft w:val="0"/>
                                      <w:marRight w:val="0"/>
                                      <w:marTop w:val="0"/>
                                      <w:marBottom w:val="0"/>
                                      <w:divBdr>
                                        <w:top w:val="none" w:sz="0" w:space="0" w:color="auto"/>
                                        <w:left w:val="none" w:sz="0" w:space="0" w:color="auto"/>
                                        <w:bottom w:val="none" w:sz="0" w:space="0" w:color="auto"/>
                                        <w:right w:val="none" w:sz="0" w:space="0" w:color="auto"/>
                                      </w:divBdr>
                                      <w:divsChild>
                                        <w:div w:id="2107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3830797">
          <w:marLeft w:val="0"/>
          <w:marRight w:val="0"/>
          <w:marTop w:val="0"/>
          <w:marBottom w:val="0"/>
          <w:divBdr>
            <w:top w:val="none" w:sz="0" w:space="0" w:color="auto"/>
            <w:left w:val="none" w:sz="0" w:space="0" w:color="auto"/>
            <w:bottom w:val="none" w:sz="0" w:space="0" w:color="auto"/>
            <w:right w:val="none" w:sz="0" w:space="0" w:color="auto"/>
          </w:divBdr>
        </w:div>
        <w:div w:id="2118865791">
          <w:marLeft w:val="0"/>
          <w:marRight w:val="0"/>
          <w:marTop w:val="0"/>
          <w:marBottom w:val="0"/>
          <w:divBdr>
            <w:top w:val="none" w:sz="0" w:space="0" w:color="auto"/>
            <w:left w:val="none" w:sz="0" w:space="0" w:color="auto"/>
            <w:bottom w:val="none" w:sz="0" w:space="0" w:color="auto"/>
            <w:right w:val="none" w:sz="0" w:space="0" w:color="auto"/>
          </w:divBdr>
        </w:div>
        <w:div w:id="1484155102">
          <w:marLeft w:val="0"/>
          <w:marRight w:val="0"/>
          <w:marTop w:val="0"/>
          <w:marBottom w:val="0"/>
          <w:divBdr>
            <w:top w:val="none" w:sz="0" w:space="0" w:color="auto"/>
            <w:left w:val="none" w:sz="0" w:space="0" w:color="auto"/>
            <w:bottom w:val="none" w:sz="0" w:space="0" w:color="auto"/>
            <w:right w:val="none" w:sz="0" w:space="0" w:color="auto"/>
          </w:divBdr>
        </w:div>
        <w:div w:id="1532106143">
          <w:marLeft w:val="0"/>
          <w:marRight w:val="0"/>
          <w:marTop w:val="0"/>
          <w:marBottom w:val="0"/>
          <w:divBdr>
            <w:top w:val="none" w:sz="0" w:space="0" w:color="auto"/>
            <w:left w:val="none" w:sz="0" w:space="0" w:color="auto"/>
            <w:bottom w:val="none" w:sz="0" w:space="0" w:color="auto"/>
            <w:right w:val="none" w:sz="0" w:space="0" w:color="auto"/>
          </w:divBdr>
          <w:divsChild>
            <w:div w:id="799227180">
              <w:marLeft w:val="0"/>
              <w:marRight w:val="0"/>
              <w:marTop w:val="0"/>
              <w:marBottom w:val="0"/>
              <w:divBdr>
                <w:top w:val="none" w:sz="0" w:space="0" w:color="auto"/>
                <w:left w:val="none" w:sz="0" w:space="0" w:color="auto"/>
                <w:bottom w:val="none" w:sz="0" w:space="0" w:color="auto"/>
                <w:right w:val="none" w:sz="0" w:space="0" w:color="auto"/>
              </w:divBdr>
              <w:divsChild>
                <w:div w:id="1138761524">
                  <w:marLeft w:val="150"/>
                  <w:marRight w:val="150"/>
                  <w:marTop w:val="150"/>
                  <w:marBottom w:val="150"/>
                  <w:divBdr>
                    <w:top w:val="none" w:sz="0" w:space="0" w:color="auto"/>
                    <w:left w:val="none" w:sz="0" w:space="0" w:color="auto"/>
                    <w:bottom w:val="none" w:sz="0" w:space="0" w:color="auto"/>
                    <w:right w:val="none" w:sz="0" w:space="0" w:color="auto"/>
                  </w:divBdr>
                  <w:divsChild>
                    <w:div w:id="1206211615">
                      <w:marLeft w:val="0"/>
                      <w:marRight w:val="0"/>
                      <w:marTop w:val="0"/>
                      <w:marBottom w:val="0"/>
                      <w:divBdr>
                        <w:top w:val="none" w:sz="0" w:space="0" w:color="auto"/>
                        <w:left w:val="none" w:sz="0" w:space="0" w:color="auto"/>
                        <w:bottom w:val="none" w:sz="0" w:space="0" w:color="auto"/>
                        <w:right w:val="none" w:sz="0" w:space="0" w:color="auto"/>
                      </w:divBdr>
                      <w:divsChild>
                        <w:div w:id="701827283">
                          <w:marLeft w:val="0"/>
                          <w:marRight w:val="0"/>
                          <w:marTop w:val="0"/>
                          <w:marBottom w:val="0"/>
                          <w:divBdr>
                            <w:top w:val="none" w:sz="0" w:space="0" w:color="auto"/>
                            <w:left w:val="none" w:sz="0" w:space="0" w:color="auto"/>
                            <w:bottom w:val="none" w:sz="0" w:space="0" w:color="auto"/>
                            <w:right w:val="none" w:sz="0" w:space="0" w:color="auto"/>
                          </w:divBdr>
                          <w:divsChild>
                            <w:div w:id="2142454999">
                              <w:marLeft w:val="150"/>
                              <w:marRight w:val="150"/>
                              <w:marTop w:val="15"/>
                              <w:marBottom w:val="150"/>
                              <w:divBdr>
                                <w:top w:val="none" w:sz="0" w:space="0" w:color="auto"/>
                                <w:left w:val="none" w:sz="0" w:space="0" w:color="auto"/>
                                <w:bottom w:val="none" w:sz="0" w:space="0" w:color="auto"/>
                                <w:right w:val="none" w:sz="0" w:space="0" w:color="auto"/>
                              </w:divBdr>
                              <w:divsChild>
                                <w:div w:id="1939941806">
                                  <w:marLeft w:val="0"/>
                                  <w:marRight w:val="0"/>
                                  <w:marTop w:val="0"/>
                                  <w:marBottom w:val="0"/>
                                  <w:divBdr>
                                    <w:top w:val="none" w:sz="0" w:space="0" w:color="auto"/>
                                    <w:left w:val="none" w:sz="0" w:space="0" w:color="auto"/>
                                    <w:bottom w:val="none" w:sz="0" w:space="0" w:color="auto"/>
                                    <w:right w:val="none" w:sz="0" w:space="0" w:color="auto"/>
                                  </w:divBdr>
                                  <w:divsChild>
                                    <w:div w:id="1035155363">
                                      <w:marLeft w:val="0"/>
                                      <w:marRight w:val="0"/>
                                      <w:marTop w:val="0"/>
                                      <w:marBottom w:val="0"/>
                                      <w:divBdr>
                                        <w:top w:val="none" w:sz="0" w:space="0" w:color="auto"/>
                                        <w:left w:val="none" w:sz="0" w:space="0" w:color="auto"/>
                                        <w:bottom w:val="none" w:sz="0" w:space="0" w:color="auto"/>
                                        <w:right w:val="none" w:sz="0" w:space="0" w:color="auto"/>
                                      </w:divBdr>
                                    </w:div>
                                  </w:divsChild>
                                </w:div>
                                <w:div w:id="330333846">
                                  <w:marLeft w:val="0"/>
                                  <w:marRight w:val="0"/>
                                  <w:marTop w:val="675"/>
                                  <w:marBottom w:val="0"/>
                                  <w:divBdr>
                                    <w:top w:val="none" w:sz="0" w:space="0" w:color="auto"/>
                                    <w:left w:val="none" w:sz="0" w:space="0" w:color="auto"/>
                                    <w:bottom w:val="none" w:sz="0" w:space="0" w:color="auto"/>
                                    <w:right w:val="none" w:sz="0" w:space="0" w:color="auto"/>
                                  </w:divBdr>
                                </w:div>
                              </w:divsChild>
                            </w:div>
                            <w:div w:id="610163863">
                              <w:marLeft w:val="135"/>
                              <w:marRight w:val="135"/>
                              <w:marTop w:val="0"/>
                              <w:marBottom w:val="135"/>
                              <w:divBdr>
                                <w:top w:val="none" w:sz="0" w:space="0" w:color="auto"/>
                                <w:left w:val="none" w:sz="0" w:space="0" w:color="auto"/>
                                <w:bottom w:val="none" w:sz="0" w:space="0" w:color="auto"/>
                                <w:right w:val="none" w:sz="0" w:space="0" w:color="auto"/>
                              </w:divBdr>
                              <w:divsChild>
                                <w:div w:id="435098161">
                                  <w:marLeft w:val="0"/>
                                  <w:marRight w:val="0"/>
                                  <w:marTop w:val="0"/>
                                  <w:marBottom w:val="0"/>
                                  <w:divBdr>
                                    <w:top w:val="none" w:sz="0" w:space="0" w:color="auto"/>
                                    <w:left w:val="none" w:sz="0" w:space="0" w:color="auto"/>
                                    <w:bottom w:val="none" w:sz="0" w:space="0" w:color="auto"/>
                                    <w:right w:val="none" w:sz="0" w:space="0" w:color="auto"/>
                                  </w:divBdr>
                                  <w:divsChild>
                                    <w:div w:id="1493646391">
                                      <w:marLeft w:val="0"/>
                                      <w:marRight w:val="0"/>
                                      <w:marTop w:val="0"/>
                                      <w:marBottom w:val="0"/>
                                      <w:divBdr>
                                        <w:top w:val="none" w:sz="0" w:space="0" w:color="auto"/>
                                        <w:left w:val="none" w:sz="0" w:space="0" w:color="auto"/>
                                        <w:bottom w:val="none" w:sz="0" w:space="0" w:color="auto"/>
                                        <w:right w:val="none" w:sz="0" w:space="0" w:color="auto"/>
                                      </w:divBdr>
                                      <w:divsChild>
                                        <w:div w:id="332727469">
                                          <w:marLeft w:val="0"/>
                                          <w:marRight w:val="0"/>
                                          <w:marTop w:val="0"/>
                                          <w:marBottom w:val="0"/>
                                          <w:divBdr>
                                            <w:top w:val="none" w:sz="0" w:space="0" w:color="auto"/>
                                            <w:left w:val="none" w:sz="0" w:space="0" w:color="auto"/>
                                            <w:bottom w:val="none" w:sz="0" w:space="0" w:color="auto"/>
                                            <w:right w:val="none" w:sz="0" w:space="0" w:color="auto"/>
                                          </w:divBdr>
                                          <w:divsChild>
                                            <w:div w:id="2007634826">
                                              <w:marLeft w:val="0"/>
                                              <w:marRight w:val="0"/>
                                              <w:marTop w:val="0"/>
                                              <w:marBottom w:val="0"/>
                                              <w:divBdr>
                                                <w:top w:val="none" w:sz="0" w:space="0" w:color="auto"/>
                                                <w:left w:val="none" w:sz="0" w:space="0" w:color="auto"/>
                                                <w:bottom w:val="none" w:sz="0" w:space="0" w:color="auto"/>
                                                <w:right w:val="none" w:sz="0" w:space="0" w:color="auto"/>
                                              </w:divBdr>
                                              <w:divsChild>
                                                <w:div w:id="80638076">
                                                  <w:marLeft w:val="0"/>
                                                  <w:marRight w:val="0"/>
                                                  <w:marTop w:val="0"/>
                                                  <w:marBottom w:val="0"/>
                                                  <w:divBdr>
                                                    <w:top w:val="none" w:sz="0" w:space="0" w:color="auto"/>
                                                    <w:left w:val="none" w:sz="0" w:space="0" w:color="auto"/>
                                                    <w:bottom w:val="none" w:sz="0" w:space="0" w:color="auto"/>
                                                    <w:right w:val="none" w:sz="0" w:space="0" w:color="auto"/>
                                                  </w:divBdr>
                                                  <w:divsChild>
                                                    <w:div w:id="243302192">
                                                      <w:marLeft w:val="0"/>
                                                      <w:marRight w:val="0"/>
                                                      <w:marTop w:val="0"/>
                                                      <w:marBottom w:val="0"/>
                                                      <w:divBdr>
                                                        <w:top w:val="none" w:sz="0" w:space="0" w:color="auto"/>
                                                        <w:left w:val="none" w:sz="0" w:space="0" w:color="auto"/>
                                                        <w:bottom w:val="none" w:sz="0" w:space="0" w:color="auto"/>
                                                        <w:right w:val="none" w:sz="0" w:space="0" w:color="auto"/>
                                                      </w:divBdr>
                                                      <w:divsChild>
                                                        <w:div w:id="810362873">
                                                          <w:marLeft w:val="0"/>
                                                          <w:marRight w:val="0"/>
                                                          <w:marTop w:val="0"/>
                                                          <w:marBottom w:val="0"/>
                                                          <w:divBdr>
                                                            <w:top w:val="none" w:sz="0" w:space="0" w:color="auto"/>
                                                            <w:left w:val="none" w:sz="0" w:space="0" w:color="auto"/>
                                                            <w:bottom w:val="none" w:sz="0" w:space="0" w:color="auto"/>
                                                            <w:right w:val="none" w:sz="0" w:space="0" w:color="auto"/>
                                                          </w:divBdr>
                                                          <w:divsChild>
                                                            <w:div w:id="1623724221">
                                                              <w:marLeft w:val="0"/>
                                                              <w:marRight w:val="0"/>
                                                              <w:marTop w:val="0"/>
                                                              <w:marBottom w:val="0"/>
                                                              <w:divBdr>
                                                                <w:top w:val="none" w:sz="0" w:space="0" w:color="auto"/>
                                                                <w:left w:val="none" w:sz="0" w:space="0" w:color="auto"/>
                                                                <w:bottom w:val="none" w:sz="0" w:space="0" w:color="auto"/>
                                                                <w:right w:val="none" w:sz="0" w:space="0" w:color="auto"/>
                                                              </w:divBdr>
                                                              <w:divsChild>
                                                                <w:div w:id="101846706">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317273793">
                                                          <w:marLeft w:val="0"/>
                                                          <w:marRight w:val="0"/>
                                                          <w:marTop w:val="0"/>
                                                          <w:marBottom w:val="0"/>
                                                          <w:divBdr>
                                                            <w:top w:val="none" w:sz="0" w:space="0" w:color="auto"/>
                                                            <w:left w:val="none" w:sz="0" w:space="0" w:color="auto"/>
                                                            <w:bottom w:val="none" w:sz="0" w:space="0" w:color="auto"/>
                                                            <w:right w:val="none" w:sz="0" w:space="0" w:color="auto"/>
                                                          </w:divBdr>
                                                        </w:div>
                                                        <w:div w:id="339355896">
                                                          <w:marLeft w:val="0"/>
                                                          <w:marRight w:val="0"/>
                                                          <w:marTop w:val="0"/>
                                                          <w:marBottom w:val="0"/>
                                                          <w:divBdr>
                                                            <w:top w:val="none" w:sz="0" w:space="0" w:color="auto"/>
                                                            <w:left w:val="none" w:sz="0" w:space="0" w:color="auto"/>
                                                            <w:bottom w:val="none" w:sz="0" w:space="0" w:color="auto"/>
                                                            <w:right w:val="none" w:sz="0" w:space="0" w:color="auto"/>
                                                          </w:divBdr>
                                                        </w:div>
                                                        <w:div w:id="995450433">
                                                          <w:marLeft w:val="0"/>
                                                          <w:marRight w:val="0"/>
                                                          <w:marTop w:val="0"/>
                                                          <w:marBottom w:val="0"/>
                                                          <w:divBdr>
                                                            <w:top w:val="none" w:sz="0" w:space="0" w:color="auto"/>
                                                            <w:left w:val="none" w:sz="0" w:space="0" w:color="auto"/>
                                                            <w:bottom w:val="none" w:sz="0" w:space="0" w:color="auto"/>
                                                            <w:right w:val="none" w:sz="0" w:space="0" w:color="auto"/>
                                                          </w:divBdr>
                                                        </w:div>
                                                        <w:div w:id="2110275389">
                                                          <w:marLeft w:val="0"/>
                                                          <w:marRight w:val="0"/>
                                                          <w:marTop w:val="0"/>
                                                          <w:marBottom w:val="0"/>
                                                          <w:divBdr>
                                                            <w:top w:val="none" w:sz="0" w:space="0" w:color="auto"/>
                                                            <w:left w:val="none" w:sz="0" w:space="0" w:color="auto"/>
                                                            <w:bottom w:val="none" w:sz="0" w:space="0" w:color="auto"/>
                                                            <w:right w:val="none" w:sz="0" w:space="0" w:color="auto"/>
                                                          </w:divBdr>
                                                        </w:div>
                                                        <w:div w:id="779566997">
                                                          <w:marLeft w:val="0"/>
                                                          <w:marRight w:val="0"/>
                                                          <w:marTop w:val="0"/>
                                                          <w:marBottom w:val="0"/>
                                                          <w:divBdr>
                                                            <w:top w:val="none" w:sz="0" w:space="0" w:color="auto"/>
                                                            <w:left w:val="none" w:sz="0" w:space="0" w:color="auto"/>
                                                            <w:bottom w:val="none" w:sz="0" w:space="0" w:color="auto"/>
                                                            <w:right w:val="none" w:sz="0" w:space="0" w:color="auto"/>
                                                          </w:divBdr>
                                                        </w:div>
                                                        <w:div w:id="1557155562">
                                                          <w:marLeft w:val="0"/>
                                                          <w:marRight w:val="0"/>
                                                          <w:marTop w:val="0"/>
                                                          <w:marBottom w:val="0"/>
                                                          <w:divBdr>
                                                            <w:top w:val="none" w:sz="0" w:space="0" w:color="auto"/>
                                                            <w:left w:val="none" w:sz="0" w:space="0" w:color="auto"/>
                                                            <w:bottom w:val="none" w:sz="0" w:space="0" w:color="auto"/>
                                                            <w:right w:val="none" w:sz="0" w:space="0" w:color="auto"/>
                                                          </w:divBdr>
                                                        </w:div>
                                                        <w:div w:id="150633816">
                                                          <w:marLeft w:val="0"/>
                                                          <w:marRight w:val="0"/>
                                                          <w:marTop w:val="0"/>
                                                          <w:marBottom w:val="0"/>
                                                          <w:divBdr>
                                                            <w:top w:val="none" w:sz="0" w:space="0" w:color="auto"/>
                                                            <w:left w:val="none" w:sz="0" w:space="0" w:color="auto"/>
                                                            <w:bottom w:val="none" w:sz="0" w:space="0" w:color="auto"/>
                                                            <w:right w:val="none" w:sz="0" w:space="0" w:color="auto"/>
                                                          </w:divBdr>
                                                        </w:div>
                                                        <w:div w:id="1174490344">
                                                          <w:marLeft w:val="0"/>
                                                          <w:marRight w:val="0"/>
                                                          <w:marTop w:val="0"/>
                                                          <w:marBottom w:val="0"/>
                                                          <w:divBdr>
                                                            <w:top w:val="none" w:sz="0" w:space="0" w:color="auto"/>
                                                            <w:left w:val="none" w:sz="0" w:space="0" w:color="auto"/>
                                                            <w:bottom w:val="none" w:sz="0" w:space="0" w:color="auto"/>
                                                            <w:right w:val="none" w:sz="0" w:space="0" w:color="auto"/>
                                                          </w:divBdr>
                                                        </w:div>
                                                        <w:div w:id="117189684">
                                                          <w:marLeft w:val="0"/>
                                                          <w:marRight w:val="0"/>
                                                          <w:marTop w:val="0"/>
                                                          <w:marBottom w:val="0"/>
                                                          <w:divBdr>
                                                            <w:top w:val="none" w:sz="0" w:space="0" w:color="auto"/>
                                                            <w:left w:val="none" w:sz="0" w:space="0" w:color="auto"/>
                                                            <w:bottom w:val="none" w:sz="0" w:space="0" w:color="auto"/>
                                                            <w:right w:val="none" w:sz="0" w:space="0" w:color="auto"/>
                                                          </w:divBdr>
                                                        </w:div>
                                                        <w:div w:id="1753771080">
                                                          <w:marLeft w:val="0"/>
                                                          <w:marRight w:val="0"/>
                                                          <w:marTop w:val="0"/>
                                                          <w:marBottom w:val="0"/>
                                                          <w:divBdr>
                                                            <w:top w:val="none" w:sz="0" w:space="0" w:color="auto"/>
                                                            <w:left w:val="none" w:sz="0" w:space="0" w:color="auto"/>
                                                            <w:bottom w:val="none" w:sz="0" w:space="0" w:color="auto"/>
                                                            <w:right w:val="none" w:sz="0" w:space="0" w:color="auto"/>
                                                          </w:divBdr>
                                                        </w:div>
                                                        <w:div w:id="841550260">
                                                          <w:marLeft w:val="0"/>
                                                          <w:marRight w:val="0"/>
                                                          <w:marTop w:val="0"/>
                                                          <w:marBottom w:val="0"/>
                                                          <w:divBdr>
                                                            <w:top w:val="none" w:sz="0" w:space="0" w:color="auto"/>
                                                            <w:left w:val="none" w:sz="0" w:space="0" w:color="auto"/>
                                                            <w:bottom w:val="none" w:sz="0" w:space="0" w:color="auto"/>
                                                            <w:right w:val="none" w:sz="0" w:space="0" w:color="auto"/>
                                                          </w:divBdr>
                                                        </w:div>
                                                        <w:div w:id="1171918089">
                                                          <w:marLeft w:val="0"/>
                                                          <w:marRight w:val="0"/>
                                                          <w:marTop w:val="0"/>
                                                          <w:marBottom w:val="0"/>
                                                          <w:divBdr>
                                                            <w:top w:val="none" w:sz="0" w:space="0" w:color="auto"/>
                                                            <w:left w:val="none" w:sz="0" w:space="0" w:color="auto"/>
                                                            <w:bottom w:val="none" w:sz="0" w:space="0" w:color="auto"/>
                                                            <w:right w:val="none" w:sz="0" w:space="0" w:color="auto"/>
                                                          </w:divBdr>
                                                        </w:div>
                                                        <w:div w:id="1717924622">
                                                          <w:marLeft w:val="0"/>
                                                          <w:marRight w:val="0"/>
                                                          <w:marTop w:val="0"/>
                                                          <w:marBottom w:val="0"/>
                                                          <w:divBdr>
                                                            <w:top w:val="none" w:sz="0" w:space="0" w:color="auto"/>
                                                            <w:left w:val="none" w:sz="0" w:space="0" w:color="auto"/>
                                                            <w:bottom w:val="none" w:sz="0" w:space="0" w:color="auto"/>
                                                            <w:right w:val="none" w:sz="0" w:space="0" w:color="auto"/>
                                                          </w:divBdr>
                                                          <w:divsChild>
                                                            <w:div w:id="195864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008760">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926042489">
                          <w:marLeft w:val="0"/>
                          <w:marRight w:val="0"/>
                          <w:marTop w:val="0"/>
                          <w:marBottom w:val="0"/>
                          <w:divBdr>
                            <w:top w:val="none" w:sz="0" w:space="0" w:color="auto"/>
                            <w:left w:val="none" w:sz="0" w:space="0" w:color="auto"/>
                            <w:bottom w:val="none" w:sz="0" w:space="0" w:color="auto"/>
                            <w:right w:val="none" w:sz="0" w:space="0" w:color="auto"/>
                          </w:divBdr>
                          <w:divsChild>
                            <w:div w:id="957679745">
                              <w:marLeft w:val="0"/>
                              <w:marRight w:val="0"/>
                              <w:marTop w:val="0"/>
                              <w:marBottom w:val="0"/>
                              <w:divBdr>
                                <w:top w:val="none" w:sz="0" w:space="0" w:color="auto"/>
                                <w:left w:val="none" w:sz="0" w:space="0" w:color="auto"/>
                                <w:bottom w:val="none" w:sz="0" w:space="0" w:color="auto"/>
                                <w:right w:val="none" w:sz="0" w:space="0" w:color="auto"/>
                              </w:divBdr>
                              <w:divsChild>
                                <w:div w:id="772823955">
                                  <w:marLeft w:val="0"/>
                                  <w:marRight w:val="0"/>
                                  <w:marTop w:val="0"/>
                                  <w:marBottom w:val="0"/>
                                  <w:divBdr>
                                    <w:top w:val="none" w:sz="0" w:space="0" w:color="auto"/>
                                    <w:left w:val="none" w:sz="0" w:space="0" w:color="auto"/>
                                    <w:bottom w:val="none" w:sz="0" w:space="0" w:color="auto"/>
                                    <w:right w:val="none" w:sz="0" w:space="0" w:color="auto"/>
                                  </w:divBdr>
                                  <w:divsChild>
                                    <w:div w:id="2037190431">
                                      <w:marLeft w:val="0"/>
                                      <w:marRight w:val="0"/>
                                      <w:marTop w:val="0"/>
                                      <w:marBottom w:val="0"/>
                                      <w:divBdr>
                                        <w:top w:val="none" w:sz="0" w:space="0" w:color="auto"/>
                                        <w:left w:val="none" w:sz="0" w:space="0" w:color="auto"/>
                                        <w:bottom w:val="none" w:sz="0" w:space="0" w:color="auto"/>
                                        <w:right w:val="none" w:sz="0" w:space="0" w:color="auto"/>
                                      </w:divBdr>
                                      <w:divsChild>
                                        <w:div w:id="732002082">
                                          <w:marLeft w:val="0"/>
                                          <w:marRight w:val="0"/>
                                          <w:marTop w:val="0"/>
                                          <w:marBottom w:val="0"/>
                                          <w:divBdr>
                                            <w:top w:val="none" w:sz="0" w:space="0" w:color="auto"/>
                                            <w:left w:val="none" w:sz="0" w:space="0" w:color="auto"/>
                                            <w:bottom w:val="none" w:sz="0" w:space="0" w:color="auto"/>
                                            <w:right w:val="none" w:sz="0" w:space="0" w:color="auto"/>
                                          </w:divBdr>
                                          <w:divsChild>
                                            <w:div w:id="282076657">
                                              <w:marLeft w:val="0"/>
                                              <w:marRight w:val="0"/>
                                              <w:marTop w:val="0"/>
                                              <w:marBottom w:val="0"/>
                                              <w:divBdr>
                                                <w:top w:val="none" w:sz="0" w:space="0" w:color="auto"/>
                                                <w:left w:val="none" w:sz="0" w:space="0" w:color="auto"/>
                                                <w:bottom w:val="none" w:sz="0" w:space="0" w:color="auto"/>
                                                <w:right w:val="none" w:sz="0" w:space="0" w:color="auto"/>
                                              </w:divBdr>
                                              <w:divsChild>
                                                <w:div w:id="1704942739">
                                                  <w:marLeft w:val="0"/>
                                                  <w:marRight w:val="0"/>
                                                  <w:marTop w:val="0"/>
                                                  <w:marBottom w:val="0"/>
                                                  <w:divBdr>
                                                    <w:top w:val="none" w:sz="0" w:space="0" w:color="auto"/>
                                                    <w:left w:val="none" w:sz="0" w:space="0" w:color="auto"/>
                                                    <w:bottom w:val="none" w:sz="0" w:space="0" w:color="auto"/>
                                                    <w:right w:val="none" w:sz="0" w:space="0" w:color="auto"/>
                                                  </w:divBdr>
                                                  <w:divsChild>
                                                    <w:div w:id="243493401">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53625818">
                                              <w:marLeft w:val="0"/>
                                              <w:marRight w:val="0"/>
                                              <w:marTop w:val="0"/>
                                              <w:marBottom w:val="0"/>
                                              <w:divBdr>
                                                <w:top w:val="none" w:sz="0" w:space="0" w:color="auto"/>
                                                <w:left w:val="none" w:sz="0" w:space="0" w:color="auto"/>
                                                <w:bottom w:val="none" w:sz="0" w:space="0" w:color="auto"/>
                                                <w:right w:val="none" w:sz="0" w:space="0" w:color="auto"/>
                                              </w:divBdr>
                                            </w:div>
                                            <w:div w:id="460809533">
                                              <w:marLeft w:val="0"/>
                                              <w:marRight w:val="0"/>
                                              <w:marTop w:val="0"/>
                                              <w:marBottom w:val="0"/>
                                              <w:divBdr>
                                                <w:top w:val="none" w:sz="0" w:space="0" w:color="auto"/>
                                                <w:left w:val="none" w:sz="0" w:space="0" w:color="auto"/>
                                                <w:bottom w:val="none" w:sz="0" w:space="0" w:color="auto"/>
                                                <w:right w:val="none" w:sz="0" w:space="0" w:color="auto"/>
                                              </w:divBdr>
                                            </w:div>
                                            <w:div w:id="1914002396">
                                              <w:marLeft w:val="0"/>
                                              <w:marRight w:val="0"/>
                                              <w:marTop w:val="0"/>
                                              <w:marBottom w:val="0"/>
                                              <w:divBdr>
                                                <w:top w:val="none" w:sz="0" w:space="0" w:color="auto"/>
                                                <w:left w:val="none" w:sz="0" w:space="0" w:color="auto"/>
                                                <w:bottom w:val="none" w:sz="0" w:space="0" w:color="auto"/>
                                                <w:right w:val="none" w:sz="0" w:space="0" w:color="auto"/>
                                              </w:divBdr>
                                            </w:div>
                                            <w:div w:id="906837049">
                                              <w:marLeft w:val="0"/>
                                              <w:marRight w:val="0"/>
                                              <w:marTop w:val="0"/>
                                              <w:marBottom w:val="0"/>
                                              <w:divBdr>
                                                <w:top w:val="none" w:sz="0" w:space="0" w:color="auto"/>
                                                <w:left w:val="none" w:sz="0" w:space="0" w:color="auto"/>
                                                <w:bottom w:val="none" w:sz="0" w:space="0" w:color="auto"/>
                                                <w:right w:val="none" w:sz="0" w:space="0" w:color="auto"/>
                                              </w:divBdr>
                                            </w:div>
                                            <w:div w:id="1752040713">
                                              <w:marLeft w:val="0"/>
                                              <w:marRight w:val="0"/>
                                              <w:marTop w:val="0"/>
                                              <w:marBottom w:val="0"/>
                                              <w:divBdr>
                                                <w:top w:val="none" w:sz="0" w:space="0" w:color="auto"/>
                                                <w:left w:val="none" w:sz="0" w:space="0" w:color="auto"/>
                                                <w:bottom w:val="none" w:sz="0" w:space="0" w:color="auto"/>
                                                <w:right w:val="none" w:sz="0" w:space="0" w:color="auto"/>
                                              </w:divBdr>
                                            </w:div>
                                            <w:div w:id="1052923843">
                                              <w:marLeft w:val="0"/>
                                              <w:marRight w:val="0"/>
                                              <w:marTop w:val="0"/>
                                              <w:marBottom w:val="0"/>
                                              <w:divBdr>
                                                <w:top w:val="none" w:sz="0" w:space="0" w:color="auto"/>
                                                <w:left w:val="none" w:sz="0" w:space="0" w:color="auto"/>
                                                <w:bottom w:val="none" w:sz="0" w:space="0" w:color="auto"/>
                                                <w:right w:val="none" w:sz="0" w:space="0" w:color="auto"/>
                                              </w:divBdr>
                                            </w:div>
                                            <w:div w:id="134301481">
                                              <w:marLeft w:val="0"/>
                                              <w:marRight w:val="0"/>
                                              <w:marTop w:val="0"/>
                                              <w:marBottom w:val="0"/>
                                              <w:divBdr>
                                                <w:top w:val="none" w:sz="0" w:space="0" w:color="auto"/>
                                                <w:left w:val="none" w:sz="0" w:space="0" w:color="auto"/>
                                                <w:bottom w:val="none" w:sz="0" w:space="0" w:color="auto"/>
                                                <w:right w:val="none" w:sz="0" w:space="0" w:color="auto"/>
                                              </w:divBdr>
                                            </w:div>
                                            <w:div w:id="2074112788">
                                              <w:marLeft w:val="0"/>
                                              <w:marRight w:val="0"/>
                                              <w:marTop w:val="0"/>
                                              <w:marBottom w:val="0"/>
                                              <w:divBdr>
                                                <w:top w:val="none" w:sz="0" w:space="0" w:color="auto"/>
                                                <w:left w:val="none" w:sz="0" w:space="0" w:color="auto"/>
                                                <w:bottom w:val="none" w:sz="0" w:space="0" w:color="auto"/>
                                                <w:right w:val="none" w:sz="0" w:space="0" w:color="auto"/>
                                              </w:divBdr>
                                            </w:div>
                                            <w:div w:id="1861965907">
                                              <w:marLeft w:val="0"/>
                                              <w:marRight w:val="0"/>
                                              <w:marTop w:val="0"/>
                                              <w:marBottom w:val="0"/>
                                              <w:divBdr>
                                                <w:top w:val="none" w:sz="0" w:space="0" w:color="auto"/>
                                                <w:left w:val="none" w:sz="0" w:space="0" w:color="auto"/>
                                                <w:bottom w:val="none" w:sz="0" w:space="0" w:color="auto"/>
                                                <w:right w:val="none" w:sz="0" w:space="0" w:color="auto"/>
                                              </w:divBdr>
                                            </w:div>
                                            <w:div w:id="335503195">
                                              <w:marLeft w:val="0"/>
                                              <w:marRight w:val="0"/>
                                              <w:marTop w:val="0"/>
                                              <w:marBottom w:val="0"/>
                                              <w:divBdr>
                                                <w:top w:val="none" w:sz="0" w:space="0" w:color="auto"/>
                                                <w:left w:val="none" w:sz="0" w:space="0" w:color="auto"/>
                                                <w:bottom w:val="none" w:sz="0" w:space="0" w:color="auto"/>
                                                <w:right w:val="none" w:sz="0" w:space="0" w:color="auto"/>
                                              </w:divBdr>
                                            </w:div>
                                            <w:div w:id="1136946602">
                                              <w:marLeft w:val="0"/>
                                              <w:marRight w:val="0"/>
                                              <w:marTop w:val="0"/>
                                              <w:marBottom w:val="0"/>
                                              <w:divBdr>
                                                <w:top w:val="none" w:sz="0" w:space="0" w:color="auto"/>
                                                <w:left w:val="none" w:sz="0" w:space="0" w:color="auto"/>
                                                <w:bottom w:val="none" w:sz="0" w:space="0" w:color="auto"/>
                                                <w:right w:val="none" w:sz="0" w:space="0" w:color="auto"/>
                                              </w:divBdr>
                                            </w:div>
                                            <w:div w:id="1191840178">
                                              <w:marLeft w:val="0"/>
                                              <w:marRight w:val="0"/>
                                              <w:marTop w:val="0"/>
                                              <w:marBottom w:val="0"/>
                                              <w:divBdr>
                                                <w:top w:val="none" w:sz="0" w:space="0" w:color="auto"/>
                                                <w:left w:val="none" w:sz="0" w:space="0" w:color="auto"/>
                                                <w:bottom w:val="none" w:sz="0" w:space="0" w:color="auto"/>
                                                <w:right w:val="none" w:sz="0" w:space="0" w:color="auto"/>
                                              </w:divBdr>
                                            </w:div>
                                            <w:div w:id="2064213200">
                                              <w:marLeft w:val="0"/>
                                              <w:marRight w:val="0"/>
                                              <w:marTop w:val="0"/>
                                              <w:marBottom w:val="0"/>
                                              <w:divBdr>
                                                <w:top w:val="none" w:sz="0" w:space="0" w:color="auto"/>
                                                <w:left w:val="none" w:sz="0" w:space="0" w:color="auto"/>
                                                <w:bottom w:val="none" w:sz="0" w:space="0" w:color="auto"/>
                                                <w:right w:val="none" w:sz="0" w:space="0" w:color="auto"/>
                                              </w:divBdr>
                                            </w:div>
                                            <w:div w:id="701366557">
                                              <w:marLeft w:val="0"/>
                                              <w:marRight w:val="0"/>
                                              <w:marTop w:val="0"/>
                                              <w:marBottom w:val="0"/>
                                              <w:divBdr>
                                                <w:top w:val="none" w:sz="0" w:space="0" w:color="auto"/>
                                                <w:left w:val="none" w:sz="0" w:space="0" w:color="auto"/>
                                                <w:bottom w:val="none" w:sz="0" w:space="0" w:color="auto"/>
                                                <w:right w:val="none" w:sz="0" w:space="0" w:color="auto"/>
                                              </w:divBdr>
                                            </w:div>
                                            <w:div w:id="822506518">
                                              <w:marLeft w:val="0"/>
                                              <w:marRight w:val="0"/>
                                              <w:marTop w:val="0"/>
                                              <w:marBottom w:val="0"/>
                                              <w:divBdr>
                                                <w:top w:val="none" w:sz="0" w:space="0" w:color="auto"/>
                                                <w:left w:val="none" w:sz="0" w:space="0" w:color="auto"/>
                                                <w:bottom w:val="none" w:sz="0" w:space="0" w:color="auto"/>
                                                <w:right w:val="none" w:sz="0" w:space="0" w:color="auto"/>
                                              </w:divBdr>
                                            </w:div>
                                            <w:div w:id="315185587">
                                              <w:marLeft w:val="0"/>
                                              <w:marRight w:val="0"/>
                                              <w:marTop w:val="0"/>
                                              <w:marBottom w:val="0"/>
                                              <w:divBdr>
                                                <w:top w:val="none" w:sz="0" w:space="0" w:color="auto"/>
                                                <w:left w:val="none" w:sz="0" w:space="0" w:color="auto"/>
                                                <w:bottom w:val="none" w:sz="0" w:space="0" w:color="auto"/>
                                                <w:right w:val="none" w:sz="0" w:space="0" w:color="auto"/>
                                              </w:divBdr>
                                            </w:div>
                                            <w:div w:id="829447386">
                                              <w:marLeft w:val="0"/>
                                              <w:marRight w:val="0"/>
                                              <w:marTop w:val="0"/>
                                              <w:marBottom w:val="0"/>
                                              <w:divBdr>
                                                <w:top w:val="none" w:sz="0" w:space="0" w:color="auto"/>
                                                <w:left w:val="none" w:sz="0" w:space="0" w:color="auto"/>
                                                <w:bottom w:val="none" w:sz="0" w:space="0" w:color="auto"/>
                                                <w:right w:val="none" w:sz="0" w:space="0" w:color="auto"/>
                                              </w:divBdr>
                                              <w:divsChild>
                                                <w:div w:id="122710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3364681">
          <w:marLeft w:val="0"/>
          <w:marRight w:val="0"/>
          <w:marTop w:val="0"/>
          <w:marBottom w:val="0"/>
          <w:divBdr>
            <w:top w:val="none" w:sz="0" w:space="0" w:color="auto"/>
            <w:left w:val="none" w:sz="0" w:space="0" w:color="auto"/>
            <w:bottom w:val="none" w:sz="0" w:space="0" w:color="auto"/>
            <w:right w:val="none" w:sz="0" w:space="0" w:color="auto"/>
          </w:divBdr>
          <w:divsChild>
            <w:div w:id="605699069">
              <w:marLeft w:val="0"/>
              <w:marRight w:val="0"/>
              <w:marTop w:val="0"/>
              <w:marBottom w:val="0"/>
              <w:divBdr>
                <w:top w:val="none" w:sz="0" w:space="0" w:color="auto"/>
                <w:left w:val="none" w:sz="0" w:space="0" w:color="auto"/>
                <w:bottom w:val="none" w:sz="0" w:space="0" w:color="auto"/>
                <w:right w:val="none" w:sz="0" w:space="0" w:color="auto"/>
              </w:divBdr>
              <w:divsChild>
                <w:div w:id="1373000250">
                  <w:marLeft w:val="150"/>
                  <w:marRight w:val="150"/>
                  <w:marTop w:val="150"/>
                  <w:marBottom w:val="150"/>
                  <w:divBdr>
                    <w:top w:val="none" w:sz="0" w:space="0" w:color="auto"/>
                    <w:left w:val="none" w:sz="0" w:space="0" w:color="auto"/>
                    <w:bottom w:val="none" w:sz="0" w:space="0" w:color="auto"/>
                    <w:right w:val="none" w:sz="0" w:space="0" w:color="auto"/>
                  </w:divBdr>
                  <w:divsChild>
                    <w:div w:id="668756414">
                      <w:marLeft w:val="0"/>
                      <w:marRight w:val="0"/>
                      <w:marTop w:val="0"/>
                      <w:marBottom w:val="0"/>
                      <w:divBdr>
                        <w:top w:val="none" w:sz="0" w:space="0" w:color="auto"/>
                        <w:left w:val="none" w:sz="0" w:space="0" w:color="auto"/>
                        <w:bottom w:val="none" w:sz="0" w:space="0" w:color="auto"/>
                        <w:right w:val="none" w:sz="0" w:space="0" w:color="auto"/>
                      </w:divBdr>
                      <w:divsChild>
                        <w:div w:id="1759327130">
                          <w:marLeft w:val="0"/>
                          <w:marRight w:val="0"/>
                          <w:marTop w:val="0"/>
                          <w:marBottom w:val="0"/>
                          <w:divBdr>
                            <w:top w:val="none" w:sz="0" w:space="0" w:color="auto"/>
                            <w:left w:val="none" w:sz="0" w:space="0" w:color="auto"/>
                            <w:bottom w:val="none" w:sz="0" w:space="0" w:color="auto"/>
                            <w:right w:val="none" w:sz="0" w:space="0" w:color="auto"/>
                          </w:divBdr>
                          <w:divsChild>
                            <w:div w:id="942567154">
                              <w:marLeft w:val="0"/>
                              <w:marRight w:val="0"/>
                              <w:marTop w:val="0"/>
                              <w:marBottom w:val="0"/>
                              <w:divBdr>
                                <w:top w:val="none" w:sz="0" w:space="0" w:color="auto"/>
                                <w:left w:val="none" w:sz="0" w:space="0" w:color="auto"/>
                                <w:bottom w:val="none" w:sz="0" w:space="0" w:color="auto"/>
                                <w:right w:val="none" w:sz="0" w:space="0" w:color="auto"/>
                              </w:divBdr>
                              <w:divsChild>
                                <w:div w:id="1884250320">
                                  <w:marLeft w:val="0"/>
                                  <w:marRight w:val="0"/>
                                  <w:marTop w:val="0"/>
                                  <w:marBottom w:val="0"/>
                                  <w:divBdr>
                                    <w:top w:val="none" w:sz="0" w:space="0" w:color="auto"/>
                                    <w:left w:val="none" w:sz="0" w:space="0" w:color="auto"/>
                                    <w:bottom w:val="none" w:sz="0" w:space="0" w:color="auto"/>
                                    <w:right w:val="none" w:sz="0" w:space="0" w:color="auto"/>
                                  </w:divBdr>
                                  <w:divsChild>
                                    <w:div w:id="2006592842">
                                      <w:marLeft w:val="0"/>
                                      <w:marRight w:val="0"/>
                                      <w:marTop w:val="0"/>
                                      <w:marBottom w:val="0"/>
                                      <w:divBdr>
                                        <w:top w:val="none" w:sz="0" w:space="0" w:color="auto"/>
                                        <w:left w:val="none" w:sz="0" w:space="0" w:color="auto"/>
                                        <w:bottom w:val="none" w:sz="0" w:space="0" w:color="auto"/>
                                        <w:right w:val="none" w:sz="0" w:space="0" w:color="auto"/>
                                      </w:divBdr>
                                      <w:divsChild>
                                        <w:div w:id="930044257">
                                          <w:marLeft w:val="0"/>
                                          <w:marRight w:val="0"/>
                                          <w:marTop w:val="0"/>
                                          <w:marBottom w:val="0"/>
                                          <w:divBdr>
                                            <w:top w:val="none" w:sz="0" w:space="0" w:color="auto"/>
                                            <w:left w:val="none" w:sz="0" w:space="0" w:color="auto"/>
                                            <w:bottom w:val="none" w:sz="0" w:space="0" w:color="auto"/>
                                            <w:right w:val="none" w:sz="0" w:space="0" w:color="auto"/>
                                          </w:divBdr>
                                          <w:divsChild>
                                            <w:div w:id="233205442">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286620600">
                                      <w:marLeft w:val="0"/>
                                      <w:marRight w:val="0"/>
                                      <w:marTop w:val="0"/>
                                      <w:marBottom w:val="0"/>
                                      <w:divBdr>
                                        <w:top w:val="none" w:sz="0" w:space="0" w:color="auto"/>
                                        <w:left w:val="none" w:sz="0" w:space="0" w:color="auto"/>
                                        <w:bottom w:val="none" w:sz="0" w:space="0" w:color="auto"/>
                                        <w:right w:val="none" w:sz="0" w:space="0" w:color="auto"/>
                                      </w:divBdr>
                                    </w:div>
                                    <w:div w:id="1969313419">
                                      <w:marLeft w:val="0"/>
                                      <w:marRight w:val="0"/>
                                      <w:marTop w:val="0"/>
                                      <w:marBottom w:val="0"/>
                                      <w:divBdr>
                                        <w:top w:val="none" w:sz="0" w:space="0" w:color="auto"/>
                                        <w:left w:val="none" w:sz="0" w:space="0" w:color="auto"/>
                                        <w:bottom w:val="none" w:sz="0" w:space="0" w:color="auto"/>
                                        <w:right w:val="none" w:sz="0" w:space="0" w:color="auto"/>
                                      </w:divBdr>
                                    </w:div>
                                    <w:div w:id="1075057180">
                                      <w:marLeft w:val="0"/>
                                      <w:marRight w:val="0"/>
                                      <w:marTop w:val="0"/>
                                      <w:marBottom w:val="0"/>
                                      <w:divBdr>
                                        <w:top w:val="none" w:sz="0" w:space="0" w:color="auto"/>
                                        <w:left w:val="none" w:sz="0" w:space="0" w:color="auto"/>
                                        <w:bottom w:val="none" w:sz="0" w:space="0" w:color="auto"/>
                                        <w:right w:val="none" w:sz="0" w:space="0" w:color="auto"/>
                                      </w:divBdr>
                                    </w:div>
                                    <w:div w:id="968366470">
                                      <w:marLeft w:val="0"/>
                                      <w:marRight w:val="0"/>
                                      <w:marTop w:val="0"/>
                                      <w:marBottom w:val="0"/>
                                      <w:divBdr>
                                        <w:top w:val="none" w:sz="0" w:space="0" w:color="auto"/>
                                        <w:left w:val="none" w:sz="0" w:space="0" w:color="auto"/>
                                        <w:bottom w:val="none" w:sz="0" w:space="0" w:color="auto"/>
                                        <w:right w:val="none" w:sz="0" w:space="0" w:color="auto"/>
                                      </w:divBdr>
                                    </w:div>
                                    <w:div w:id="894198198">
                                      <w:marLeft w:val="0"/>
                                      <w:marRight w:val="0"/>
                                      <w:marTop w:val="0"/>
                                      <w:marBottom w:val="0"/>
                                      <w:divBdr>
                                        <w:top w:val="none" w:sz="0" w:space="0" w:color="auto"/>
                                        <w:left w:val="none" w:sz="0" w:space="0" w:color="auto"/>
                                        <w:bottom w:val="none" w:sz="0" w:space="0" w:color="auto"/>
                                        <w:right w:val="none" w:sz="0" w:space="0" w:color="auto"/>
                                      </w:divBdr>
                                    </w:div>
                                    <w:div w:id="659506688">
                                      <w:marLeft w:val="0"/>
                                      <w:marRight w:val="0"/>
                                      <w:marTop w:val="0"/>
                                      <w:marBottom w:val="0"/>
                                      <w:divBdr>
                                        <w:top w:val="none" w:sz="0" w:space="0" w:color="auto"/>
                                        <w:left w:val="none" w:sz="0" w:space="0" w:color="auto"/>
                                        <w:bottom w:val="none" w:sz="0" w:space="0" w:color="auto"/>
                                        <w:right w:val="none" w:sz="0" w:space="0" w:color="auto"/>
                                      </w:divBdr>
                                    </w:div>
                                    <w:div w:id="427235337">
                                      <w:marLeft w:val="0"/>
                                      <w:marRight w:val="0"/>
                                      <w:marTop w:val="0"/>
                                      <w:marBottom w:val="0"/>
                                      <w:divBdr>
                                        <w:top w:val="none" w:sz="0" w:space="0" w:color="auto"/>
                                        <w:left w:val="none" w:sz="0" w:space="0" w:color="auto"/>
                                        <w:bottom w:val="none" w:sz="0" w:space="0" w:color="auto"/>
                                        <w:right w:val="none" w:sz="0" w:space="0" w:color="auto"/>
                                      </w:divBdr>
                                    </w:div>
                                    <w:div w:id="348920104">
                                      <w:marLeft w:val="0"/>
                                      <w:marRight w:val="0"/>
                                      <w:marTop w:val="0"/>
                                      <w:marBottom w:val="0"/>
                                      <w:divBdr>
                                        <w:top w:val="none" w:sz="0" w:space="0" w:color="auto"/>
                                        <w:left w:val="none" w:sz="0" w:space="0" w:color="auto"/>
                                        <w:bottom w:val="none" w:sz="0" w:space="0" w:color="auto"/>
                                        <w:right w:val="none" w:sz="0" w:space="0" w:color="auto"/>
                                      </w:divBdr>
                                    </w:div>
                                    <w:div w:id="625240687">
                                      <w:marLeft w:val="0"/>
                                      <w:marRight w:val="0"/>
                                      <w:marTop w:val="0"/>
                                      <w:marBottom w:val="0"/>
                                      <w:divBdr>
                                        <w:top w:val="none" w:sz="0" w:space="0" w:color="auto"/>
                                        <w:left w:val="none" w:sz="0" w:space="0" w:color="auto"/>
                                        <w:bottom w:val="none" w:sz="0" w:space="0" w:color="auto"/>
                                        <w:right w:val="none" w:sz="0" w:space="0" w:color="auto"/>
                                      </w:divBdr>
                                    </w:div>
                                    <w:div w:id="1582249652">
                                      <w:marLeft w:val="0"/>
                                      <w:marRight w:val="0"/>
                                      <w:marTop w:val="0"/>
                                      <w:marBottom w:val="0"/>
                                      <w:divBdr>
                                        <w:top w:val="none" w:sz="0" w:space="0" w:color="auto"/>
                                        <w:left w:val="none" w:sz="0" w:space="0" w:color="auto"/>
                                        <w:bottom w:val="none" w:sz="0" w:space="0" w:color="auto"/>
                                        <w:right w:val="none" w:sz="0" w:space="0" w:color="auto"/>
                                      </w:divBdr>
                                    </w:div>
                                    <w:div w:id="565262689">
                                      <w:marLeft w:val="0"/>
                                      <w:marRight w:val="0"/>
                                      <w:marTop w:val="0"/>
                                      <w:marBottom w:val="0"/>
                                      <w:divBdr>
                                        <w:top w:val="none" w:sz="0" w:space="0" w:color="auto"/>
                                        <w:left w:val="none" w:sz="0" w:space="0" w:color="auto"/>
                                        <w:bottom w:val="none" w:sz="0" w:space="0" w:color="auto"/>
                                        <w:right w:val="none" w:sz="0" w:space="0" w:color="auto"/>
                                      </w:divBdr>
                                    </w:div>
                                    <w:div w:id="1314481863">
                                      <w:marLeft w:val="0"/>
                                      <w:marRight w:val="0"/>
                                      <w:marTop w:val="0"/>
                                      <w:marBottom w:val="0"/>
                                      <w:divBdr>
                                        <w:top w:val="none" w:sz="0" w:space="0" w:color="auto"/>
                                        <w:left w:val="none" w:sz="0" w:space="0" w:color="auto"/>
                                        <w:bottom w:val="none" w:sz="0" w:space="0" w:color="auto"/>
                                        <w:right w:val="none" w:sz="0" w:space="0" w:color="auto"/>
                                      </w:divBdr>
                                    </w:div>
                                    <w:div w:id="380901746">
                                      <w:marLeft w:val="0"/>
                                      <w:marRight w:val="0"/>
                                      <w:marTop w:val="0"/>
                                      <w:marBottom w:val="0"/>
                                      <w:divBdr>
                                        <w:top w:val="none" w:sz="0" w:space="0" w:color="auto"/>
                                        <w:left w:val="none" w:sz="0" w:space="0" w:color="auto"/>
                                        <w:bottom w:val="none" w:sz="0" w:space="0" w:color="auto"/>
                                        <w:right w:val="none" w:sz="0" w:space="0" w:color="auto"/>
                                      </w:divBdr>
                                    </w:div>
                                    <w:div w:id="1279023666">
                                      <w:marLeft w:val="0"/>
                                      <w:marRight w:val="0"/>
                                      <w:marTop w:val="0"/>
                                      <w:marBottom w:val="0"/>
                                      <w:divBdr>
                                        <w:top w:val="none" w:sz="0" w:space="0" w:color="auto"/>
                                        <w:left w:val="none" w:sz="0" w:space="0" w:color="auto"/>
                                        <w:bottom w:val="none" w:sz="0" w:space="0" w:color="auto"/>
                                        <w:right w:val="none" w:sz="0" w:space="0" w:color="auto"/>
                                      </w:divBdr>
                                    </w:div>
                                    <w:div w:id="1443764439">
                                      <w:marLeft w:val="0"/>
                                      <w:marRight w:val="0"/>
                                      <w:marTop w:val="0"/>
                                      <w:marBottom w:val="0"/>
                                      <w:divBdr>
                                        <w:top w:val="none" w:sz="0" w:space="0" w:color="auto"/>
                                        <w:left w:val="none" w:sz="0" w:space="0" w:color="auto"/>
                                        <w:bottom w:val="none" w:sz="0" w:space="0" w:color="auto"/>
                                        <w:right w:val="none" w:sz="0" w:space="0" w:color="auto"/>
                                      </w:divBdr>
                                    </w:div>
                                    <w:div w:id="2002924619">
                                      <w:marLeft w:val="0"/>
                                      <w:marRight w:val="0"/>
                                      <w:marTop w:val="0"/>
                                      <w:marBottom w:val="0"/>
                                      <w:divBdr>
                                        <w:top w:val="none" w:sz="0" w:space="0" w:color="auto"/>
                                        <w:left w:val="none" w:sz="0" w:space="0" w:color="auto"/>
                                        <w:bottom w:val="none" w:sz="0" w:space="0" w:color="auto"/>
                                        <w:right w:val="none" w:sz="0" w:space="0" w:color="auto"/>
                                      </w:divBdr>
                                    </w:div>
                                    <w:div w:id="691611153">
                                      <w:marLeft w:val="0"/>
                                      <w:marRight w:val="0"/>
                                      <w:marTop w:val="0"/>
                                      <w:marBottom w:val="0"/>
                                      <w:divBdr>
                                        <w:top w:val="none" w:sz="0" w:space="0" w:color="auto"/>
                                        <w:left w:val="none" w:sz="0" w:space="0" w:color="auto"/>
                                        <w:bottom w:val="none" w:sz="0" w:space="0" w:color="auto"/>
                                        <w:right w:val="none" w:sz="0" w:space="0" w:color="auto"/>
                                      </w:divBdr>
                                    </w:div>
                                    <w:div w:id="2075659603">
                                      <w:marLeft w:val="0"/>
                                      <w:marRight w:val="0"/>
                                      <w:marTop w:val="0"/>
                                      <w:marBottom w:val="0"/>
                                      <w:divBdr>
                                        <w:top w:val="none" w:sz="0" w:space="0" w:color="auto"/>
                                        <w:left w:val="none" w:sz="0" w:space="0" w:color="auto"/>
                                        <w:bottom w:val="none" w:sz="0" w:space="0" w:color="auto"/>
                                        <w:right w:val="none" w:sz="0" w:space="0" w:color="auto"/>
                                      </w:divBdr>
                                    </w:div>
                                    <w:div w:id="712926556">
                                      <w:marLeft w:val="0"/>
                                      <w:marRight w:val="0"/>
                                      <w:marTop w:val="0"/>
                                      <w:marBottom w:val="0"/>
                                      <w:divBdr>
                                        <w:top w:val="none" w:sz="0" w:space="0" w:color="auto"/>
                                        <w:left w:val="none" w:sz="0" w:space="0" w:color="auto"/>
                                        <w:bottom w:val="none" w:sz="0" w:space="0" w:color="auto"/>
                                        <w:right w:val="none" w:sz="0" w:space="0" w:color="auto"/>
                                      </w:divBdr>
                                    </w:div>
                                    <w:div w:id="765879772">
                                      <w:marLeft w:val="0"/>
                                      <w:marRight w:val="0"/>
                                      <w:marTop w:val="0"/>
                                      <w:marBottom w:val="0"/>
                                      <w:divBdr>
                                        <w:top w:val="none" w:sz="0" w:space="0" w:color="auto"/>
                                        <w:left w:val="none" w:sz="0" w:space="0" w:color="auto"/>
                                        <w:bottom w:val="none" w:sz="0" w:space="0" w:color="auto"/>
                                        <w:right w:val="none" w:sz="0" w:space="0" w:color="auto"/>
                                      </w:divBdr>
                                    </w:div>
                                    <w:div w:id="844512126">
                                      <w:marLeft w:val="0"/>
                                      <w:marRight w:val="0"/>
                                      <w:marTop w:val="0"/>
                                      <w:marBottom w:val="0"/>
                                      <w:divBdr>
                                        <w:top w:val="none" w:sz="0" w:space="0" w:color="auto"/>
                                        <w:left w:val="none" w:sz="0" w:space="0" w:color="auto"/>
                                        <w:bottom w:val="none" w:sz="0" w:space="0" w:color="auto"/>
                                        <w:right w:val="none" w:sz="0" w:space="0" w:color="auto"/>
                                      </w:divBdr>
                                      <w:divsChild>
                                        <w:div w:id="93201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4366693">
          <w:marLeft w:val="0"/>
          <w:marRight w:val="0"/>
          <w:marTop w:val="0"/>
          <w:marBottom w:val="0"/>
          <w:divBdr>
            <w:top w:val="none" w:sz="0" w:space="0" w:color="auto"/>
            <w:left w:val="none" w:sz="0" w:space="0" w:color="auto"/>
            <w:bottom w:val="none" w:sz="0" w:space="0" w:color="auto"/>
            <w:right w:val="none" w:sz="0" w:space="0" w:color="auto"/>
          </w:divBdr>
        </w:div>
        <w:div w:id="1752464294">
          <w:marLeft w:val="0"/>
          <w:marRight w:val="0"/>
          <w:marTop w:val="0"/>
          <w:marBottom w:val="0"/>
          <w:divBdr>
            <w:top w:val="none" w:sz="0" w:space="0" w:color="auto"/>
            <w:left w:val="none" w:sz="0" w:space="0" w:color="auto"/>
            <w:bottom w:val="none" w:sz="0" w:space="0" w:color="auto"/>
            <w:right w:val="none" w:sz="0" w:space="0" w:color="auto"/>
          </w:divBdr>
        </w:div>
        <w:div w:id="1205866923">
          <w:marLeft w:val="0"/>
          <w:marRight w:val="0"/>
          <w:marTop w:val="0"/>
          <w:marBottom w:val="0"/>
          <w:divBdr>
            <w:top w:val="none" w:sz="0" w:space="0" w:color="auto"/>
            <w:left w:val="none" w:sz="0" w:space="0" w:color="auto"/>
            <w:bottom w:val="none" w:sz="0" w:space="0" w:color="auto"/>
            <w:right w:val="none" w:sz="0" w:space="0" w:color="auto"/>
          </w:divBdr>
        </w:div>
        <w:div w:id="1239707853">
          <w:marLeft w:val="0"/>
          <w:marRight w:val="0"/>
          <w:marTop w:val="0"/>
          <w:marBottom w:val="0"/>
          <w:divBdr>
            <w:top w:val="none" w:sz="0" w:space="0" w:color="auto"/>
            <w:left w:val="none" w:sz="0" w:space="0" w:color="auto"/>
            <w:bottom w:val="none" w:sz="0" w:space="0" w:color="auto"/>
            <w:right w:val="none" w:sz="0" w:space="0" w:color="auto"/>
          </w:divBdr>
        </w:div>
        <w:div w:id="1693990786">
          <w:marLeft w:val="0"/>
          <w:marRight w:val="0"/>
          <w:marTop w:val="0"/>
          <w:marBottom w:val="0"/>
          <w:divBdr>
            <w:top w:val="none" w:sz="0" w:space="0" w:color="auto"/>
            <w:left w:val="none" w:sz="0" w:space="0" w:color="auto"/>
            <w:bottom w:val="none" w:sz="0" w:space="0" w:color="auto"/>
            <w:right w:val="none" w:sz="0" w:space="0" w:color="auto"/>
          </w:divBdr>
          <w:divsChild>
            <w:div w:id="1379861860">
              <w:marLeft w:val="0"/>
              <w:marRight w:val="0"/>
              <w:marTop w:val="0"/>
              <w:marBottom w:val="0"/>
              <w:divBdr>
                <w:top w:val="none" w:sz="0" w:space="0" w:color="auto"/>
                <w:left w:val="none" w:sz="0" w:space="0" w:color="auto"/>
                <w:bottom w:val="none" w:sz="0" w:space="0" w:color="auto"/>
                <w:right w:val="none" w:sz="0" w:space="0" w:color="auto"/>
              </w:divBdr>
              <w:divsChild>
                <w:div w:id="667899909">
                  <w:marLeft w:val="150"/>
                  <w:marRight w:val="150"/>
                  <w:marTop w:val="150"/>
                  <w:marBottom w:val="150"/>
                  <w:divBdr>
                    <w:top w:val="none" w:sz="0" w:space="0" w:color="auto"/>
                    <w:left w:val="none" w:sz="0" w:space="0" w:color="auto"/>
                    <w:bottom w:val="none" w:sz="0" w:space="0" w:color="auto"/>
                    <w:right w:val="none" w:sz="0" w:space="0" w:color="auto"/>
                  </w:divBdr>
                  <w:divsChild>
                    <w:div w:id="1931232405">
                      <w:marLeft w:val="0"/>
                      <w:marRight w:val="0"/>
                      <w:marTop w:val="0"/>
                      <w:marBottom w:val="0"/>
                      <w:divBdr>
                        <w:top w:val="none" w:sz="0" w:space="0" w:color="auto"/>
                        <w:left w:val="none" w:sz="0" w:space="0" w:color="auto"/>
                        <w:bottom w:val="none" w:sz="0" w:space="0" w:color="auto"/>
                        <w:right w:val="none" w:sz="0" w:space="0" w:color="auto"/>
                      </w:divBdr>
                      <w:divsChild>
                        <w:div w:id="676351250">
                          <w:marLeft w:val="0"/>
                          <w:marRight w:val="0"/>
                          <w:marTop w:val="0"/>
                          <w:marBottom w:val="0"/>
                          <w:divBdr>
                            <w:top w:val="none" w:sz="0" w:space="0" w:color="auto"/>
                            <w:left w:val="none" w:sz="0" w:space="0" w:color="auto"/>
                            <w:bottom w:val="none" w:sz="0" w:space="0" w:color="auto"/>
                            <w:right w:val="none" w:sz="0" w:space="0" w:color="auto"/>
                          </w:divBdr>
                          <w:divsChild>
                            <w:div w:id="2105110561">
                              <w:marLeft w:val="150"/>
                              <w:marRight w:val="150"/>
                              <w:marTop w:val="15"/>
                              <w:marBottom w:val="150"/>
                              <w:divBdr>
                                <w:top w:val="none" w:sz="0" w:space="0" w:color="auto"/>
                                <w:left w:val="none" w:sz="0" w:space="0" w:color="auto"/>
                                <w:bottom w:val="none" w:sz="0" w:space="0" w:color="auto"/>
                                <w:right w:val="none" w:sz="0" w:space="0" w:color="auto"/>
                              </w:divBdr>
                              <w:divsChild>
                                <w:div w:id="1544976281">
                                  <w:marLeft w:val="0"/>
                                  <w:marRight w:val="0"/>
                                  <w:marTop w:val="0"/>
                                  <w:marBottom w:val="0"/>
                                  <w:divBdr>
                                    <w:top w:val="none" w:sz="0" w:space="0" w:color="auto"/>
                                    <w:left w:val="none" w:sz="0" w:space="0" w:color="auto"/>
                                    <w:bottom w:val="none" w:sz="0" w:space="0" w:color="auto"/>
                                    <w:right w:val="none" w:sz="0" w:space="0" w:color="auto"/>
                                  </w:divBdr>
                                  <w:divsChild>
                                    <w:div w:id="507907999">
                                      <w:marLeft w:val="0"/>
                                      <w:marRight w:val="0"/>
                                      <w:marTop w:val="0"/>
                                      <w:marBottom w:val="0"/>
                                      <w:divBdr>
                                        <w:top w:val="none" w:sz="0" w:space="0" w:color="auto"/>
                                        <w:left w:val="none" w:sz="0" w:space="0" w:color="auto"/>
                                        <w:bottom w:val="none" w:sz="0" w:space="0" w:color="auto"/>
                                        <w:right w:val="none" w:sz="0" w:space="0" w:color="auto"/>
                                      </w:divBdr>
                                    </w:div>
                                  </w:divsChild>
                                </w:div>
                                <w:div w:id="1554462924">
                                  <w:marLeft w:val="0"/>
                                  <w:marRight w:val="0"/>
                                  <w:marTop w:val="675"/>
                                  <w:marBottom w:val="0"/>
                                  <w:divBdr>
                                    <w:top w:val="none" w:sz="0" w:space="0" w:color="auto"/>
                                    <w:left w:val="none" w:sz="0" w:space="0" w:color="auto"/>
                                    <w:bottom w:val="none" w:sz="0" w:space="0" w:color="auto"/>
                                    <w:right w:val="none" w:sz="0" w:space="0" w:color="auto"/>
                                  </w:divBdr>
                                </w:div>
                              </w:divsChild>
                            </w:div>
                            <w:div w:id="1349794214">
                              <w:marLeft w:val="135"/>
                              <w:marRight w:val="135"/>
                              <w:marTop w:val="0"/>
                              <w:marBottom w:val="135"/>
                              <w:divBdr>
                                <w:top w:val="none" w:sz="0" w:space="0" w:color="auto"/>
                                <w:left w:val="none" w:sz="0" w:space="0" w:color="auto"/>
                                <w:bottom w:val="none" w:sz="0" w:space="0" w:color="auto"/>
                                <w:right w:val="none" w:sz="0" w:space="0" w:color="auto"/>
                              </w:divBdr>
                              <w:divsChild>
                                <w:div w:id="1648510232">
                                  <w:marLeft w:val="0"/>
                                  <w:marRight w:val="0"/>
                                  <w:marTop w:val="0"/>
                                  <w:marBottom w:val="0"/>
                                  <w:divBdr>
                                    <w:top w:val="none" w:sz="0" w:space="0" w:color="auto"/>
                                    <w:left w:val="none" w:sz="0" w:space="0" w:color="auto"/>
                                    <w:bottom w:val="none" w:sz="0" w:space="0" w:color="auto"/>
                                    <w:right w:val="none" w:sz="0" w:space="0" w:color="auto"/>
                                  </w:divBdr>
                                  <w:divsChild>
                                    <w:div w:id="1040974440">
                                      <w:marLeft w:val="0"/>
                                      <w:marRight w:val="0"/>
                                      <w:marTop w:val="0"/>
                                      <w:marBottom w:val="0"/>
                                      <w:divBdr>
                                        <w:top w:val="none" w:sz="0" w:space="0" w:color="auto"/>
                                        <w:left w:val="none" w:sz="0" w:space="0" w:color="auto"/>
                                        <w:bottom w:val="none" w:sz="0" w:space="0" w:color="auto"/>
                                        <w:right w:val="none" w:sz="0" w:space="0" w:color="auto"/>
                                      </w:divBdr>
                                      <w:divsChild>
                                        <w:div w:id="537089779">
                                          <w:marLeft w:val="0"/>
                                          <w:marRight w:val="0"/>
                                          <w:marTop w:val="0"/>
                                          <w:marBottom w:val="0"/>
                                          <w:divBdr>
                                            <w:top w:val="none" w:sz="0" w:space="0" w:color="auto"/>
                                            <w:left w:val="none" w:sz="0" w:space="0" w:color="auto"/>
                                            <w:bottom w:val="none" w:sz="0" w:space="0" w:color="auto"/>
                                            <w:right w:val="none" w:sz="0" w:space="0" w:color="auto"/>
                                          </w:divBdr>
                                          <w:divsChild>
                                            <w:div w:id="182518174">
                                              <w:marLeft w:val="0"/>
                                              <w:marRight w:val="0"/>
                                              <w:marTop w:val="0"/>
                                              <w:marBottom w:val="0"/>
                                              <w:divBdr>
                                                <w:top w:val="none" w:sz="0" w:space="0" w:color="auto"/>
                                                <w:left w:val="none" w:sz="0" w:space="0" w:color="auto"/>
                                                <w:bottom w:val="none" w:sz="0" w:space="0" w:color="auto"/>
                                                <w:right w:val="none" w:sz="0" w:space="0" w:color="auto"/>
                                              </w:divBdr>
                                              <w:divsChild>
                                                <w:div w:id="344404168">
                                                  <w:marLeft w:val="0"/>
                                                  <w:marRight w:val="0"/>
                                                  <w:marTop w:val="0"/>
                                                  <w:marBottom w:val="0"/>
                                                  <w:divBdr>
                                                    <w:top w:val="none" w:sz="0" w:space="0" w:color="auto"/>
                                                    <w:left w:val="none" w:sz="0" w:space="0" w:color="auto"/>
                                                    <w:bottom w:val="none" w:sz="0" w:space="0" w:color="auto"/>
                                                    <w:right w:val="none" w:sz="0" w:space="0" w:color="auto"/>
                                                  </w:divBdr>
                                                  <w:divsChild>
                                                    <w:div w:id="999769837">
                                                      <w:marLeft w:val="0"/>
                                                      <w:marRight w:val="0"/>
                                                      <w:marTop w:val="0"/>
                                                      <w:marBottom w:val="0"/>
                                                      <w:divBdr>
                                                        <w:top w:val="none" w:sz="0" w:space="0" w:color="auto"/>
                                                        <w:left w:val="none" w:sz="0" w:space="0" w:color="auto"/>
                                                        <w:bottom w:val="none" w:sz="0" w:space="0" w:color="auto"/>
                                                        <w:right w:val="none" w:sz="0" w:space="0" w:color="auto"/>
                                                      </w:divBdr>
                                                      <w:divsChild>
                                                        <w:div w:id="1657568031">
                                                          <w:marLeft w:val="0"/>
                                                          <w:marRight w:val="0"/>
                                                          <w:marTop w:val="0"/>
                                                          <w:marBottom w:val="0"/>
                                                          <w:divBdr>
                                                            <w:top w:val="none" w:sz="0" w:space="0" w:color="auto"/>
                                                            <w:left w:val="none" w:sz="0" w:space="0" w:color="auto"/>
                                                            <w:bottom w:val="none" w:sz="0" w:space="0" w:color="auto"/>
                                                            <w:right w:val="none" w:sz="0" w:space="0" w:color="auto"/>
                                                          </w:divBdr>
                                                          <w:divsChild>
                                                            <w:div w:id="1770392316">
                                                              <w:marLeft w:val="0"/>
                                                              <w:marRight w:val="0"/>
                                                              <w:marTop w:val="0"/>
                                                              <w:marBottom w:val="0"/>
                                                              <w:divBdr>
                                                                <w:top w:val="none" w:sz="0" w:space="0" w:color="auto"/>
                                                                <w:left w:val="none" w:sz="0" w:space="0" w:color="auto"/>
                                                                <w:bottom w:val="none" w:sz="0" w:space="0" w:color="auto"/>
                                                                <w:right w:val="none" w:sz="0" w:space="0" w:color="auto"/>
                                                              </w:divBdr>
                                                              <w:divsChild>
                                                                <w:div w:id="967320474">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543590327">
                                                          <w:marLeft w:val="0"/>
                                                          <w:marRight w:val="0"/>
                                                          <w:marTop w:val="0"/>
                                                          <w:marBottom w:val="0"/>
                                                          <w:divBdr>
                                                            <w:top w:val="none" w:sz="0" w:space="0" w:color="auto"/>
                                                            <w:left w:val="none" w:sz="0" w:space="0" w:color="auto"/>
                                                            <w:bottom w:val="none" w:sz="0" w:space="0" w:color="auto"/>
                                                            <w:right w:val="none" w:sz="0" w:space="0" w:color="auto"/>
                                                          </w:divBdr>
                                                        </w:div>
                                                        <w:div w:id="1896509048">
                                                          <w:marLeft w:val="0"/>
                                                          <w:marRight w:val="0"/>
                                                          <w:marTop w:val="0"/>
                                                          <w:marBottom w:val="0"/>
                                                          <w:divBdr>
                                                            <w:top w:val="none" w:sz="0" w:space="0" w:color="auto"/>
                                                            <w:left w:val="none" w:sz="0" w:space="0" w:color="auto"/>
                                                            <w:bottom w:val="none" w:sz="0" w:space="0" w:color="auto"/>
                                                            <w:right w:val="none" w:sz="0" w:space="0" w:color="auto"/>
                                                          </w:divBdr>
                                                        </w:div>
                                                        <w:div w:id="754593867">
                                                          <w:marLeft w:val="0"/>
                                                          <w:marRight w:val="0"/>
                                                          <w:marTop w:val="0"/>
                                                          <w:marBottom w:val="0"/>
                                                          <w:divBdr>
                                                            <w:top w:val="none" w:sz="0" w:space="0" w:color="auto"/>
                                                            <w:left w:val="none" w:sz="0" w:space="0" w:color="auto"/>
                                                            <w:bottom w:val="none" w:sz="0" w:space="0" w:color="auto"/>
                                                            <w:right w:val="none" w:sz="0" w:space="0" w:color="auto"/>
                                                          </w:divBdr>
                                                        </w:div>
                                                        <w:div w:id="1213729682">
                                                          <w:marLeft w:val="0"/>
                                                          <w:marRight w:val="0"/>
                                                          <w:marTop w:val="0"/>
                                                          <w:marBottom w:val="0"/>
                                                          <w:divBdr>
                                                            <w:top w:val="none" w:sz="0" w:space="0" w:color="auto"/>
                                                            <w:left w:val="none" w:sz="0" w:space="0" w:color="auto"/>
                                                            <w:bottom w:val="none" w:sz="0" w:space="0" w:color="auto"/>
                                                            <w:right w:val="none" w:sz="0" w:space="0" w:color="auto"/>
                                                          </w:divBdr>
                                                        </w:div>
                                                        <w:div w:id="2014449787">
                                                          <w:marLeft w:val="0"/>
                                                          <w:marRight w:val="0"/>
                                                          <w:marTop w:val="0"/>
                                                          <w:marBottom w:val="0"/>
                                                          <w:divBdr>
                                                            <w:top w:val="none" w:sz="0" w:space="0" w:color="auto"/>
                                                            <w:left w:val="none" w:sz="0" w:space="0" w:color="auto"/>
                                                            <w:bottom w:val="none" w:sz="0" w:space="0" w:color="auto"/>
                                                            <w:right w:val="none" w:sz="0" w:space="0" w:color="auto"/>
                                                          </w:divBdr>
                                                        </w:div>
                                                        <w:div w:id="1346178314">
                                                          <w:marLeft w:val="0"/>
                                                          <w:marRight w:val="0"/>
                                                          <w:marTop w:val="0"/>
                                                          <w:marBottom w:val="0"/>
                                                          <w:divBdr>
                                                            <w:top w:val="none" w:sz="0" w:space="0" w:color="auto"/>
                                                            <w:left w:val="none" w:sz="0" w:space="0" w:color="auto"/>
                                                            <w:bottom w:val="none" w:sz="0" w:space="0" w:color="auto"/>
                                                            <w:right w:val="none" w:sz="0" w:space="0" w:color="auto"/>
                                                          </w:divBdr>
                                                        </w:div>
                                                        <w:div w:id="905725627">
                                                          <w:marLeft w:val="0"/>
                                                          <w:marRight w:val="0"/>
                                                          <w:marTop w:val="0"/>
                                                          <w:marBottom w:val="0"/>
                                                          <w:divBdr>
                                                            <w:top w:val="none" w:sz="0" w:space="0" w:color="auto"/>
                                                            <w:left w:val="none" w:sz="0" w:space="0" w:color="auto"/>
                                                            <w:bottom w:val="none" w:sz="0" w:space="0" w:color="auto"/>
                                                            <w:right w:val="none" w:sz="0" w:space="0" w:color="auto"/>
                                                          </w:divBdr>
                                                        </w:div>
                                                        <w:div w:id="151413356">
                                                          <w:marLeft w:val="0"/>
                                                          <w:marRight w:val="0"/>
                                                          <w:marTop w:val="0"/>
                                                          <w:marBottom w:val="0"/>
                                                          <w:divBdr>
                                                            <w:top w:val="none" w:sz="0" w:space="0" w:color="auto"/>
                                                            <w:left w:val="none" w:sz="0" w:space="0" w:color="auto"/>
                                                            <w:bottom w:val="none" w:sz="0" w:space="0" w:color="auto"/>
                                                            <w:right w:val="none" w:sz="0" w:space="0" w:color="auto"/>
                                                          </w:divBdr>
                                                        </w:div>
                                                        <w:div w:id="1819762819">
                                                          <w:marLeft w:val="0"/>
                                                          <w:marRight w:val="0"/>
                                                          <w:marTop w:val="0"/>
                                                          <w:marBottom w:val="0"/>
                                                          <w:divBdr>
                                                            <w:top w:val="none" w:sz="0" w:space="0" w:color="auto"/>
                                                            <w:left w:val="none" w:sz="0" w:space="0" w:color="auto"/>
                                                            <w:bottom w:val="none" w:sz="0" w:space="0" w:color="auto"/>
                                                            <w:right w:val="none" w:sz="0" w:space="0" w:color="auto"/>
                                                          </w:divBdr>
                                                        </w:div>
                                                        <w:div w:id="338125028">
                                                          <w:marLeft w:val="0"/>
                                                          <w:marRight w:val="0"/>
                                                          <w:marTop w:val="0"/>
                                                          <w:marBottom w:val="0"/>
                                                          <w:divBdr>
                                                            <w:top w:val="none" w:sz="0" w:space="0" w:color="auto"/>
                                                            <w:left w:val="none" w:sz="0" w:space="0" w:color="auto"/>
                                                            <w:bottom w:val="none" w:sz="0" w:space="0" w:color="auto"/>
                                                            <w:right w:val="none" w:sz="0" w:space="0" w:color="auto"/>
                                                          </w:divBdr>
                                                        </w:div>
                                                        <w:div w:id="523372339">
                                                          <w:marLeft w:val="0"/>
                                                          <w:marRight w:val="0"/>
                                                          <w:marTop w:val="0"/>
                                                          <w:marBottom w:val="0"/>
                                                          <w:divBdr>
                                                            <w:top w:val="none" w:sz="0" w:space="0" w:color="auto"/>
                                                            <w:left w:val="none" w:sz="0" w:space="0" w:color="auto"/>
                                                            <w:bottom w:val="none" w:sz="0" w:space="0" w:color="auto"/>
                                                            <w:right w:val="none" w:sz="0" w:space="0" w:color="auto"/>
                                                          </w:divBdr>
                                                        </w:div>
                                                        <w:div w:id="676469242">
                                                          <w:marLeft w:val="0"/>
                                                          <w:marRight w:val="0"/>
                                                          <w:marTop w:val="0"/>
                                                          <w:marBottom w:val="0"/>
                                                          <w:divBdr>
                                                            <w:top w:val="none" w:sz="0" w:space="0" w:color="auto"/>
                                                            <w:left w:val="none" w:sz="0" w:space="0" w:color="auto"/>
                                                            <w:bottom w:val="none" w:sz="0" w:space="0" w:color="auto"/>
                                                            <w:right w:val="none" w:sz="0" w:space="0" w:color="auto"/>
                                                          </w:divBdr>
                                                        </w:div>
                                                        <w:div w:id="2104447423">
                                                          <w:marLeft w:val="0"/>
                                                          <w:marRight w:val="0"/>
                                                          <w:marTop w:val="0"/>
                                                          <w:marBottom w:val="0"/>
                                                          <w:divBdr>
                                                            <w:top w:val="none" w:sz="0" w:space="0" w:color="auto"/>
                                                            <w:left w:val="none" w:sz="0" w:space="0" w:color="auto"/>
                                                            <w:bottom w:val="none" w:sz="0" w:space="0" w:color="auto"/>
                                                            <w:right w:val="none" w:sz="0" w:space="0" w:color="auto"/>
                                                          </w:divBdr>
                                                          <w:divsChild>
                                                            <w:div w:id="51180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219136">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325088487">
                          <w:marLeft w:val="0"/>
                          <w:marRight w:val="0"/>
                          <w:marTop w:val="0"/>
                          <w:marBottom w:val="0"/>
                          <w:divBdr>
                            <w:top w:val="none" w:sz="0" w:space="0" w:color="auto"/>
                            <w:left w:val="none" w:sz="0" w:space="0" w:color="auto"/>
                            <w:bottom w:val="none" w:sz="0" w:space="0" w:color="auto"/>
                            <w:right w:val="none" w:sz="0" w:space="0" w:color="auto"/>
                          </w:divBdr>
                          <w:divsChild>
                            <w:div w:id="706871974">
                              <w:marLeft w:val="0"/>
                              <w:marRight w:val="0"/>
                              <w:marTop w:val="0"/>
                              <w:marBottom w:val="0"/>
                              <w:divBdr>
                                <w:top w:val="none" w:sz="0" w:space="0" w:color="auto"/>
                                <w:left w:val="none" w:sz="0" w:space="0" w:color="auto"/>
                                <w:bottom w:val="none" w:sz="0" w:space="0" w:color="auto"/>
                                <w:right w:val="none" w:sz="0" w:space="0" w:color="auto"/>
                              </w:divBdr>
                              <w:divsChild>
                                <w:div w:id="770513356">
                                  <w:marLeft w:val="0"/>
                                  <w:marRight w:val="0"/>
                                  <w:marTop w:val="0"/>
                                  <w:marBottom w:val="0"/>
                                  <w:divBdr>
                                    <w:top w:val="none" w:sz="0" w:space="0" w:color="auto"/>
                                    <w:left w:val="none" w:sz="0" w:space="0" w:color="auto"/>
                                    <w:bottom w:val="none" w:sz="0" w:space="0" w:color="auto"/>
                                    <w:right w:val="none" w:sz="0" w:space="0" w:color="auto"/>
                                  </w:divBdr>
                                  <w:divsChild>
                                    <w:div w:id="457530959">
                                      <w:marLeft w:val="0"/>
                                      <w:marRight w:val="0"/>
                                      <w:marTop w:val="0"/>
                                      <w:marBottom w:val="0"/>
                                      <w:divBdr>
                                        <w:top w:val="none" w:sz="0" w:space="0" w:color="auto"/>
                                        <w:left w:val="none" w:sz="0" w:space="0" w:color="auto"/>
                                        <w:bottom w:val="none" w:sz="0" w:space="0" w:color="auto"/>
                                        <w:right w:val="none" w:sz="0" w:space="0" w:color="auto"/>
                                      </w:divBdr>
                                      <w:divsChild>
                                        <w:div w:id="835851353">
                                          <w:marLeft w:val="0"/>
                                          <w:marRight w:val="0"/>
                                          <w:marTop w:val="0"/>
                                          <w:marBottom w:val="0"/>
                                          <w:divBdr>
                                            <w:top w:val="none" w:sz="0" w:space="0" w:color="auto"/>
                                            <w:left w:val="none" w:sz="0" w:space="0" w:color="auto"/>
                                            <w:bottom w:val="none" w:sz="0" w:space="0" w:color="auto"/>
                                            <w:right w:val="none" w:sz="0" w:space="0" w:color="auto"/>
                                          </w:divBdr>
                                          <w:divsChild>
                                            <w:div w:id="549002334">
                                              <w:marLeft w:val="0"/>
                                              <w:marRight w:val="0"/>
                                              <w:marTop w:val="0"/>
                                              <w:marBottom w:val="0"/>
                                              <w:divBdr>
                                                <w:top w:val="none" w:sz="0" w:space="0" w:color="auto"/>
                                                <w:left w:val="none" w:sz="0" w:space="0" w:color="auto"/>
                                                <w:bottom w:val="none" w:sz="0" w:space="0" w:color="auto"/>
                                                <w:right w:val="none" w:sz="0" w:space="0" w:color="auto"/>
                                              </w:divBdr>
                                              <w:divsChild>
                                                <w:div w:id="407534922">
                                                  <w:marLeft w:val="0"/>
                                                  <w:marRight w:val="0"/>
                                                  <w:marTop w:val="0"/>
                                                  <w:marBottom w:val="0"/>
                                                  <w:divBdr>
                                                    <w:top w:val="none" w:sz="0" w:space="0" w:color="auto"/>
                                                    <w:left w:val="none" w:sz="0" w:space="0" w:color="auto"/>
                                                    <w:bottom w:val="none" w:sz="0" w:space="0" w:color="auto"/>
                                                    <w:right w:val="none" w:sz="0" w:space="0" w:color="auto"/>
                                                  </w:divBdr>
                                                  <w:divsChild>
                                                    <w:div w:id="1048842038">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2060549463">
                                              <w:marLeft w:val="0"/>
                                              <w:marRight w:val="0"/>
                                              <w:marTop w:val="0"/>
                                              <w:marBottom w:val="0"/>
                                              <w:divBdr>
                                                <w:top w:val="none" w:sz="0" w:space="0" w:color="auto"/>
                                                <w:left w:val="none" w:sz="0" w:space="0" w:color="auto"/>
                                                <w:bottom w:val="none" w:sz="0" w:space="0" w:color="auto"/>
                                                <w:right w:val="none" w:sz="0" w:space="0" w:color="auto"/>
                                              </w:divBdr>
                                            </w:div>
                                            <w:div w:id="743185162">
                                              <w:marLeft w:val="0"/>
                                              <w:marRight w:val="0"/>
                                              <w:marTop w:val="0"/>
                                              <w:marBottom w:val="0"/>
                                              <w:divBdr>
                                                <w:top w:val="none" w:sz="0" w:space="0" w:color="auto"/>
                                                <w:left w:val="none" w:sz="0" w:space="0" w:color="auto"/>
                                                <w:bottom w:val="none" w:sz="0" w:space="0" w:color="auto"/>
                                                <w:right w:val="none" w:sz="0" w:space="0" w:color="auto"/>
                                              </w:divBdr>
                                            </w:div>
                                            <w:div w:id="1579438231">
                                              <w:marLeft w:val="0"/>
                                              <w:marRight w:val="0"/>
                                              <w:marTop w:val="0"/>
                                              <w:marBottom w:val="0"/>
                                              <w:divBdr>
                                                <w:top w:val="none" w:sz="0" w:space="0" w:color="auto"/>
                                                <w:left w:val="none" w:sz="0" w:space="0" w:color="auto"/>
                                                <w:bottom w:val="none" w:sz="0" w:space="0" w:color="auto"/>
                                                <w:right w:val="none" w:sz="0" w:space="0" w:color="auto"/>
                                              </w:divBdr>
                                            </w:div>
                                            <w:div w:id="1526821267">
                                              <w:marLeft w:val="0"/>
                                              <w:marRight w:val="0"/>
                                              <w:marTop w:val="0"/>
                                              <w:marBottom w:val="0"/>
                                              <w:divBdr>
                                                <w:top w:val="none" w:sz="0" w:space="0" w:color="auto"/>
                                                <w:left w:val="none" w:sz="0" w:space="0" w:color="auto"/>
                                                <w:bottom w:val="none" w:sz="0" w:space="0" w:color="auto"/>
                                                <w:right w:val="none" w:sz="0" w:space="0" w:color="auto"/>
                                              </w:divBdr>
                                            </w:div>
                                            <w:div w:id="972448698">
                                              <w:marLeft w:val="0"/>
                                              <w:marRight w:val="0"/>
                                              <w:marTop w:val="0"/>
                                              <w:marBottom w:val="0"/>
                                              <w:divBdr>
                                                <w:top w:val="none" w:sz="0" w:space="0" w:color="auto"/>
                                                <w:left w:val="none" w:sz="0" w:space="0" w:color="auto"/>
                                                <w:bottom w:val="none" w:sz="0" w:space="0" w:color="auto"/>
                                                <w:right w:val="none" w:sz="0" w:space="0" w:color="auto"/>
                                              </w:divBdr>
                                            </w:div>
                                            <w:div w:id="1981500843">
                                              <w:marLeft w:val="0"/>
                                              <w:marRight w:val="0"/>
                                              <w:marTop w:val="0"/>
                                              <w:marBottom w:val="0"/>
                                              <w:divBdr>
                                                <w:top w:val="none" w:sz="0" w:space="0" w:color="auto"/>
                                                <w:left w:val="none" w:sz="0" w:space="0" w:color="auto"/>
                                                <w:bottom w:val="none" w:sz="0" w:space="0" w:color="auto"/>
                                                <w:right w:val="none" w:sz="0" w:space="0" w:color="auto"/>
                                              </w:divBdr>
                                            </w:div>
                                            <w:div w:id="1209604783">
                                              <w:marLeft w:val="0"/>
                                              <w:marRight w:val="0"/>
                                              <w:marTop w:val="0"/>
                                              <w:marBottom w:val="0"/>
                                              <w:divBdr>
                                                <w:top w:val="none" w:sz="0" w:space="0" w:color="auto"/>
                                                <w:left w:val="none" w:sz="0" w:space="0" w:color="auto"/>
                                                <w:bottom w:val="none" w:sz="0" w:space="0" w:color="auto"/>
                                                <w:right w:val="none" w:sz="0" w:space="0" w:color="auto"/>
                                              </w:divBdr>
                                            </w:div>
                                            <w:div w:id="834952240">
                                              <w:marLeft w:val="0"/>
                                              <w:marRight w:val="0"/>
                                              <w:marTop w:val="0"/>
                                              <w:marBottom w:val="0"/>
                                              <w:divBdr>
                                                <w:top w:val="none" w:sz="0" w:space="0" w:color="auto"/>
                                                <w:left w:val="none" w:sz="0" w:space="0" w:color="auto"/>
                                                <w:bottom w:val="none" w:sz="0" w:space="0" w:color="auto"/>
                                                <w:right w:val="none" w:sz="0" w:space="0" w:color="auto"/>
                                              </w:divBdr>
                                            </w:div>
                                            <w:div w:id="1260481114">
                                              <w:marLeft w:val="0"/>
                                              <w:marRight w:val="0"/>
                                              <w:marTop w:val="0"/>
                                              <w:marBottom w:val="0"/>
                                              <w:divBdr>
                                                <w:top w:val="none" w:sz="0" w:space="0" w:color="auto"/>
                                                <w:left w:val="none" w:sz="0" w:space="0" w:color="auto"/>
                                                <w:bottom w:val="none" w:sz="0" w:space="0" w:color="auto"/>
                                                <w:right w:val="none" w:sz="0" w:space="0" w:color="auto"/>
                                              </w:divBdr>
                                            </w:div>
                                            <w:div w:id="785470839">
                                              <w:marLeft w:val="0"/>
                                              <w:marRight w:val="0"/>
                                              <w:marTop w:val="0"/>
                                              <w:marBottom w:val="0"/>
                                              <w:divBdr>
                                                <w:top w:val="none" w:sz="0" w:space="0" w:color="auto"/>
                                                <w:left w:val="none" w:sz="0" w:space="0" w:color="auto"/>
                                                <w:bottom w:val="none" w:sz="0" w:space="0" w:color="auto"/>
                                                <w:right w:val="none" w:sz="0" w:space="0" w:color="auto"/>
                                              </w:divBdr>
                                            </w:div>
                                            <w:div w:id="1249467044">
                                              <w:marLeft w:val="0"/>
                                              <w:marRight w:val="0"/>
                                              <w:marTop w:val="0"/>
                                              <w:marBottom w:val="0"/>
                                              <w:divBdr>
                                                <w:top w:val="none" w:sz="0" w:space="0" w:color="auto"/>
                                                <w:left w:val="none" w:sz="0" w:space="0" w:color="auto"/>
                                                <w:bottom w:val="none" w:sz="0" w:space="0" w:color="auto"/>
                                                <w:right w:val="none" w:sz="0" w:space="0" w:color="auto"/>
                                              </w:divBdr>
                                            </w:div>
                                            <w:div w:id="2000649632">
                                              <w:marLeft w:val="0"/>
                                              <w:marRight w:val="0"/>
                                              <w:marTop w:val="0"/>
                                              <w:marBottom w:val="0"/>
                                              <w:divBdr>
                                                <w:top w:val="none" w:sz="0" w:space="0" w:color="auto"/>
                                                <w:left w:val="none" w:sz="0" w:space="0" w:color="auto"/>
                                                <w:bottom w:val="none" w:sz="0" w:space="0" w:color="auto"/>
                                                <w:right w:val="none" w:sz="0" w:space="0" w:color="auto"/>
                                              </w:divBdr>
                                            </w:div>
                                            <w:div w:id="380977272">
                                              <w:marLeft w:val="0"/>
                                              <w:marRight w:val="0"/>
                                              <w:marTop w:val="0"/>
                                              <w:marBottom w:val="0"/>
                                              <w:divBdr>
                                                <w:top w:val="none" w:sz="0" w:space="0" w:color="auto"/>
                                                <w:left w:val="none" w:sz="0" w:space="0" w:color="auto"/>
                                                <w:bottom w:val="none" w:sz="0" w:space="0" w:color="auto"/>
                                                <w:right w:val="none" w:sz="0" w:space="0" w:color="auto"/>
                                              </w:divBdr>
                                            </w:div>
                                            <w:div w:id="1304191327">
                                              <w:marLeft w:val="0"/>
                                              <w:marRight w:val="0"/>
                                              <w:marTop w:val="0"/>
                                              <w:marBottom w:val="0"/>
                                              <w:divBdr>
                                                <w:top w:val="none" w:sz="0" w:space="0" w:color="auto"/>
                                                <w:left w:val="none" w:sz="0" w:space="0" w:color="auto"/>
                                                <w:bottom w:val="none" w:sz="0" w:space="0" w:color="auto"/>
                                                <w:right w:val="none" w:sz="0" w:space="0" w:color="auto"/>
                                              </w:divBdr>
                                            </w:div>
                                            <w:div w:id="343291471">
                                              <w:marLeft w:val="0"/>
                                              <w:marRight w:val="0"/>
                                              <w:marTop w:val="0"/>
                                              <w:marBottom w:val="0"/>
                                              <w:divBdr>
                                                <w:top w:val="none" w:sz="0" w:space="0" w:color="auto"/>
                                                <w:left w:val="none" w:sz="0" w:space="0" w:color="auto"/>
                                                <w:bottom w:val="none" w:sz="0" w:space="0" w:color="auto"/>
                                                <w:right w:val="none" w:sz="0" w:space="0" w:color="auto"/>
                                              </w:divBdr>
                                            </w:div>
                                            <w:div w:id="455030774">
                                              <w:marLeft w:val="0"/>
                                              <w:marRight w:val="0"/>
                                              <w:marTop w:val="0"/>
                                              <w:marBottom w:val="0"/>
                                              <w:divBdr>
                                                <w:top w:val="none" w:sz="0" w:space="0" w:color="auto"/>
                                                <w:left w:val="none" w:sz="0" w:space="0" w:color="auto"/>
                                                <w:bottom w:val="none" w:sz="0" w:space="0" w:color="auto"/>
                                                <w:right w:val="none" w:sz="0" w:space="0" w:color="auto"/>
                                              </w:divBdr>
                                            </w:div>
                                            <w:div w:id="1580407437">
                                              <w:marLeft w:val="0"/>
                                              <w:marRight w:val="0"/>
                                              <w:marTop w:val="0"/>
                                              <w:marBottom w:val="0"/>
                                              <w:divBdr>
                                                <w:top w:val="none" w:sz="0" w:space="0" w:color="auto"/>
                                                <w:left w:val="none" w:sz="0" w:space="0" w:color="auto"/>
                                                <w:bottom w:val="none" w:sz="0" w:space="0" w:color="auto"/>
                                                <w:right w:val="none" w:sz="0" w:space="0" w:color="auto"/>
                                              </w:divBdr>
                                              <w:divsChild>
                                                <w:div w:id="8403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9559783">
          <w:marLeft w:val="0"/>
          <w:marRight w:val="0"/>
          <w:marTop w:val="0"/>
          <w:marBottom w:val="0"/>
          <w:divBdr>
            <w:top w:val="none" w:sz="0" w:space="0" w:color="auto"/>
            <w:left w:val="none" w:sz="0" w:space="0" w:color="auto"/>
            <w:bottom w:val="none" w:sz="0" w:space="0" w:color="auto"/>
            <w:right w:val="none" w:sz="0" w:space="0" w:color="auto"/>
          </w:divBdr>
          <w:divsChild>
            <w:div w:id="1376461885">
              <w:marLeft w:val="0"/>
              <w:marRight w:val="0"/>
              <w:marTop w:val="0"/>
              <w:marBottom w:val="0"/>
              <w:divBdr>
                <w:top w:val="none" w:sz="0" w:space="0" w:color="auto"/>
                <w:left w:val="none" w:sz="0" w:space="0" w:color="auto"/>
                <w:bottom w:val="none" w:sz="0" w:space="0" w:color="auto"/>
                <w:right w:val="none" w:sz="0" w:space="0" w:color="auto"/>
              </w:divBdr>
              <w:divsChild>
                <w:div w:id="1434059808">
                  <w:marLeft w:val="150"/>
                  <w:marRight w:val="150"/>
                  <w:marTop w:val="150"/>
                  <w:marBottom w:val="150"/>
                  <w:divBdr>
                    <w:top w:val="none" w:sz="0" w:space="0" w:color="auto"/>
                    <w:left w:val="none" w:sz="0" w:space="0" w:color="auto"/>
                    <w:bottom w:val="none" w:sz="0" w:space="0" w:color="auto"/>
                    <w:right w:val="none" w:sz="0" w:space="0" w:color="auto"/>
                  </w:divBdr>
                  <w:divsChild>
                    <w:div w:id="893927737">
                      <w:marLeft w:val="0"/>
                      <w:marRight w:val="0"/>
                      <w:marTop w:val="0"/>
                      <w:marBottom w:val="0"/>
                      <w:divBdr>
                        <w:top w:val="none" w:sz="0" w:space="0" w:color="auto"/>
                        <w:left w:val="none" w:sz="0" w:space="0" w:color="auto"/>
                        <w:bottom w:val="none" w:sz="0" w:space="0" w:color="auto"/>
                        <w:right w:val="none" w:sz="0" w:space="0" w:color="auto"/>
                      </w:divBdr>
                      <w:divsChild>
                        <w:div w:id="102386374">
                          <w:marLeft w:val="0"/>
                          <w:marRight w:val="0"/>
                          <w:marTop w:val="0"/>
                          <w:marBottom w:val="0"/>
                          <w:divBdr>
                            <w:top w:val="none" w:sz="0" w:space="0" w:color="auto"/>
                            <w:left w:val="none" w:sz="0" w:space="0" w:color="auto"/>
                            <w:bottom w:val="none" w:sz="0" w:space="0" w:color="auto"/>
                            <w:right w:val="none" w:sz="0" w:space="0" w:color="auto"/>
                          </w:divBdr>
                          <w:divsChild>
                            <w:div w:id="2113091962">
                              <w:marLeft w:val="0"/>
                              <w:marRight w:val="0"/>
                              <w:marTop w:val="0"/>
                              <w:marBottom w:val="0"/>
                              <w:divBdr>
                                <w:top w:val="none" w:sz="0" w:space="0" w:color="auto"/>
                                <w:left w:val="none" w:sz="0" w:space="0" w:color="auto"/>
                                <w:bottom w:val="none" w:sz="0" w:space="0" w:color="auto"/>
                                <w:right w:val="none" w:sz="0" w:space="0" w:color="auto"/>
                              </w:divBdr>
                              <w:divsChild>
                                <w:div w:id="53547373">
                                  <w:marLeft w:val="0"/>
                                  <w:marRight w:val="0"/>
                                  <w:marTop w:val="0"/>
                                  <w:marBottom w:val="0"/>
                                  <w:divBdr>
                                    <w:top w:val="none" w:sz="0" w:space="0" w:color="auto"/>
                                    <w:left w:val="none" w:sz="0" w:space="0" w:color="auto"/>
                                    <w:bottom w:val="none" w:sz="0" w:space="0" w:color="auto"/>
                                    <w:right w:val="none" w:sz="0" w:space="0" w:color="auto"/>
                                  </w:divBdr>
                                  <w:divsChild>
                                    <w:div w:id="1795248326">
                                      <w:marLeft w:val="0"/>
                                      <w:marRight w:val="0"/>
                                      <w:marTop w:val="0"/>
                                      <w:marBottom w:val="0"/>
                                      <w:divBdr>
                                        <w:top w:val="none" w:sz="0" w:space="0" w:color="auto"/>
                                        <w:left w:val="none" w:sz="0" w:space="0" w:color="auto"/>
                                        <w:bottom w:val="none" w:sz="0" w:space="0" w:color="auto"/>
                                        <w:right w:val="none" w:sz="0" w:space="0" w:color="auto"/>
                                      </w:divBdr>
                                      <w:divsChild>
                                        <w:div w:id="732123391">
                                          <w:marLeft w:val="0"/>
                                          <w:marRight w:val="0"/>
                                          <w:marTop w:val="0"/>
                                          <w:marBottom w:val="0"/>
                                          <w:divBdr>
                                            <w:top w:val="none" w:sz="0" w:space="0" w:color="auto"/>
                                            <w:left w:val="none" w:sz="0" w:space="0" w:color="auto"/>
                                            <w:bottom w:val="none" w:sz="0" w:space="0" w:color="auto"/>
                                            <w:right w:val="none" w:sz="0" w:space="0" w:color="auto"/>
                                          </w:divBdr>
                                          <w:divsChild>
                                            <w:div w:id="16443850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975069751">
                                      <w:marLeft w:val="0"/>
                                      <w:marRight w:val="0"/>
                                      <w:marTop w:val="0"/>
                                      <w:marBottom w:val="0"/>
                                      <w:divBdr>
                                        <w:top w:val="none" w:sz="0" w:space="0" w:color="auto"/>
                                        <w:left w:val="none" w:sz="0" w:space="0" w:color="auto"/>
                                        <w:bottom w:val="none" w:sz="0" w:space="0" w:color="auto"/>
                                        <w:right w:val="none" w:sz="0" w:space="0" w:color="auto"/>
                                      </w:divBdr>
                                    </w:div>
                                    <w:div w:id="195850968">
                                      <w:marLeft w:val="0"/>
                                      <w:marRight w:val="0"/>
                                      <w:marTop w:val="0"/>
                                      <w:marBottom w:val="0"/>
                                      <w:divBdr>
                                        <w:top w:val="none" w:sz="0" w:space="0" w:color="auto"/>
                                        <w:left w:val="none" w:sz="0" w:space="0" w:color="auto"/>
                                        <w:bottom w:val="none" w:sz="0" w:space="0" w:color="auto"/>
                                        <w:right w:val="none" w:sz="0" w:space="0" w:color="auto"/>
                                      </w:divBdr>
                                    </w:div>
                                    <w:div w:id="1885602456">
                                      <w:marLeft w:val="0"/>
                                      <w:marRight w:val="0"/>
                                      <w:marTop w:val="0"/>
                                      <w:marBottom w:val="0"/>
                                      <w:divBdr>
                                        <w:top w:val="none" w:sz="0" w:space="0" w:color="auto"/>
                                        <w:left w:val="none" w:sz="0" w:space="0" w:color="auto"/>
                                        <w:bottom w:val="none" w:sz="0" w:space="0" w:color="auto"/>
                                        <w:right w:val="none" w:sz="0" w:space="0" w:color="auto"/>
                                      </w:divBdr>
                                    </w:div>
                                    <w:div w:id="261380944">
                                      <w:marLeft w:val="0"/>
                                      <w:marRight w:val="0"/>
                                      <w:marTop w:val="0"/>
                                      <w:marBottom w:val="0"/>
                                      <w:divBdr>
                                        <w:top w:val="none" w:sz="0" w:space="0" w:color="auto"/>
                                        <w:left w:val="none" w:sz="0" w:space="0" w:color="auto"/>
                                        <w:bottom w:val="none" w:sz="0" w:space="0" w:color="auto"/>
                                        <w:right w:val="none" w:sz="0" w:space="0" w:color="auto"/>
                                      </w:divBdr>
                                    </w:div>
                                    <w:div w:id="948707694">
                                      <w:marLeft w:val="0"/>
                                      <w:marRight w:val="0"/>
                                      <w:marTop w:val="0"/>
                                      <w:marBottom w:val="0"/>
                                      <w:divBdr>
                                        <w:top w:val="none" w:sz="0" w:space="0" w:color="auto"/>
                                        <w:left w:val="none" w:sz="0" w:space="0" w:color="auto"/>
                                        <w:bottom w:val="none" w:sz="0" w:space="0" w:color="auto"/>
                                        <w:right w:val="none" w:sz="0" w:space="0" w:color="auto"/>
                                      </w:divBdr>
                                    </w:div>
                                    <w:div w:id="369764059">
                                      <w:marLeft w:val="0"/>
                                      <w:marRight w:val="0"/>
                                      <w:marTop w:val="0"/>
                                      <w:marBottom w:val="0"/>
                                      <w:divBdr>
                                        <w:top w:val="none" w:sz="0" w:space="0" w:color="auto"/>
                                        <w:left w:val="none" w:sz="0" w:space="0" w:color="auto"/>
                                        <w:bottom w:val="none" w:sz="0" w:space="0" w:color="auto"/>
                                        <w:right w:val="none" w:sz="0" w:space="0" w:color="auto"/>
                                      </w:divBdr>
                                    </w:div>
                                    <w:div w:id="860165918">
                                      <w:marLeft w:val="0"/>
                                      <w:marRight w:val="0"/>
                                      <w:marTop w:val="0"/>
                                      <w:marBottom w:val="0"/>
                                      <w:divBdr>
                                        <w:top w:val="none" w:sz="0" w:space="0" w:color="auto"/>
                                        <w:left w:val="none" w:sz="0" w:space="0" w:color="auto"/>
                                        <w:bottom w:val="none" w:sz="0" w:space="0" w:color="auto"/>
                                        <w:right w:val="none" w:sz="0" w:space="0" w:color="auto"/>
                                      </w:divBdr>
                                    </w:div>
                                    <w:div w:id="1822581912">
                                      <w:marLeft w:val="0"/>
                                      <w:marRight w:val="0"/>
                                      <w:marTop w:val="0"/>
                                      <w:marBottom w:val="0"/>
                                      <w:divBdr>
                                        <w:top w:val="none" w:sz="0" w:space="0" w:color="auto"/>
                                        <w:left w:val="none" w:sz="0" w:space="0" w:color="auto"/>
                                        <w:bottom w:val="none" w:sz="0" w:space="0" w:color="auto"/>
                                        <w:right w:val="none" w:sz="0" w:space="0" w:color="auto"/>
                                      </w:divBdr>
                                    </w:div>
                                    <w:div w:id="1040056712">
                                      <w:marLeft w:val="0"/>
                                      <w:marRight w:val="0"/>
                                      <w:marTop w:val="0"/>
                                      <w:marBottom w:val="0"/>
                                      <w:divBdr>
                                        <w:top w:val="none" w:sz="0" w:space="0" w:color="auto"/>
                                        <w:left w:val="none" w:sz="0" w:space="0" w:color="auto"/>
                                        <w:bottom w:val="none" w:sz="0" w:space="0" w:color="auto"/>
                                        <w:right w:val="none" w:sz="0" w:space="0" w:color="auto"/>
                                      </w:divBdr>
                                    </w:div>
                                    <w:div w:id="880629144">
                                      <w:marLeft w:val="0"/>
                                      <w:marRight w:val="0"/>
                                      <w:marTop w:val="0"/>
                                      <w:marBottom w:val="0"/>
                                      <w:divBdr>
                                        <w:top w:val="none" w:sz="0" w:space="0" w:color="auto"/>
                                        <w:left w:val="none" w:sz="0" w:space="0" w:color="auto"/>
                                        <w:bottom w:val="none" w:sz="0" w:space="0" w:color="auto"/>
                                        <w:right w:val="none" w:sz="0" w:space="0" w:color="auto"/>
                                      </w:divBdr>
                                    </w:div>
                                    <w:div w:id="943146202">
                                      <w:marLeft w:val="0"/>
                                      <w:marRight w:val="0"/>
                                      <w:marTop w:val="0"/>
                                      <w:marBottom w:val="0"/>
                                      <w:divBdr>
                                        <w:top w:val="none" w:sz="0" w:space="0" w:color="auto"/>
                                        <w:left w:val="none" w:sz="0" w:space="0" w:color="auto"/>
                                        <w:bottom w:val="none" w:sz="0" w:space="0" w:color="auto"/>
                                        <w:right w:val="none" w:sz="0" w:space="0" w:color="auto"/>
                                      </w:divBdr>
                                    </w:div>
                                    <w:div w:id="1954706834">
                                      <w:marLeft w:val="0"/>
                                      <w:marRight w:val="0"/>
                                      <w:marTop w:val="0"/>
                                      <w:marBottom w:val="0"/>
                                      <w:divBdr>
                                        <w:top w:val="none" w:sz="0" w:space="0" w:color="auto"/>
                                        <w:left w:val="none" w:sz="0" w:space="0" w:color="auto"/>
                                        <w:bottom w:val="none" w:sz="0" w:space="0" w:color="auto"/>
                                        <w:right w:val="none" w:sz="0" w:space="0" w:color="auto"/>
                                      </w:divBdr>
                                    </w:div>
                                    <w:div w:id="2055107610">
                                      <w:marLeft w:val="0"/>
                                      <w:marRight w:val="0"/>
                                      <w:marTop w:val="0"/>
                                      <w:marBottom w:val="0"/>
                                      <w:divBdr>
                                        <w:top w:val="none" w:sz="0" w:space="0" w:color="auto"/>
                                        <w:left w:val="none" w:sz="0" w:space="0" w:color="auto"/>
                                        <w:bottom w:val="none" w:sz="0" w:space="0" w:color="auto"/>
                                        <w:right w:val="none" w:sz="0" w:space="0" w:color="auto"/>
                                      </w:divBdr>
                                    </w:div>
                                    <w:div w:id="594830241">
                                      <w:marLeft w:val="0"/>
                                      <w:marRight w:val="0"/>
                                      <w:marTop w:val="0"/>
                                      <w:marBottom w:val="0"/>
                                      <w:divBdr>
                                        <w:top w:val="none" w:sz="0" w:space="0" w:color="auto"/>
                                        <w:left w:val="none" w:sz="0" w:space="0" w:color="auto"/>
                                        <w:bottom w:val="none" w:sz="0" w:space="0" w:color="auto"/>
                                        <w:right w:val="none" w:sz="0" w:space="0" w:color="auto"/>
                                      </w:divBdr>
                                    </w:div>
                                    <w:div w:id="1214462787">
                                      <w:marLeft w:val="0"/>
                                      <w:marRight w:val="0"/>
                                      <w:marTop w:val="0"/>
                                      <w:marBottom w:val="0"/>
                                      <w:divBdr>
                                        <w:top w:val="none" w:sz="0" w:space="0" w:color="auto"/>
                                        <w:left w:val="none" w:sz="0" w:space="0" w:color="auto"/>
                                        <w:bottom w:val="none" w:sz="0" w:space="0" w:color="auto"/>
                                        <w:right w:val="none" w:sz="0" w:space="0" w:color="auto"/>
                                      </w:divBdr>
                                    </w:div>
                                    <w:div w:id="313336019">
                                      <w:marLeft w:val="0"/>
                                      <w:marRight w:val="0"/>
                                      <w:marTop w:val="0"/>
                                      <w:marBottom w:val="0"/>
                                      <w:divBdr>
                                        <w:top w:val="none" w:sz="0" w:space="0" w:color="auto"/>
                                        <w:left w:val="none" w:sz="0" w:space="0" w:color="auto"/>
                                        <w:bottom w:val="none" w:sz="0" w:space="0" w:color="auto"/>
                                        <w:right w:val="none" w:sz="0" w:space="0" w:color="auto"/>
                                      </w:divBdr>
                                    </w:div>
                                    <w:div w:id="1362244843">
                                      <w:marLeft w:val="0"/>
                                      <w:marRight w:val="0"/>
                                      <w:marTop w:val="0"/>
                                      <w:marBottom w:val="0"/>
                                      <w:divBdr>
                                        <w:top w:val="none" w:sz="0" w:space="0" w:color="auto"/>
                                        <w:left w:val="none" w:sz="0" w:space="0" w:color="auto"/>
                                        <w:bottom w:val="none" w:sz="0" w:space="0" w:color="auto"/>
                                        <w:right w:val="none" w:sz="0" w:space="0" w:color="auto"/>
                                      </w:divBdr>
                                    </w:div>
                                    <w:div w:id="658466978">
                                      <w:marLeft w:val="0"/>
                                      <w:marRight w:val="0"/>
                                      <w:marTop w:val="0"/>
                                      <w:marBottom w:val="0"/>
                                      <w:divBdr>
                                        <w:top w:val="none" w:sz="0" w:space="0" w:color="auto"/>
                                        <w:left w:val="none" w:sz="0" w:space="0" w:color="auto"/>
                                        <w:bottom w:val="none" w:sz="0" w:space="0" w:color="auto"/>
                                        <w:right w:val="none" w:sz="0" w:space="0" w:color="auto"/>
                                      </w:divBdr>
                                    </w:div>
                                    <w:div w:id="1020744908">
                                      <w:marLeft w:val="0"/>
                                      <w:marRight w:val="0"/>
                                      <w:marTop w:val="0"/>
                                      <w:marBottom w:val="0"/>
                                      <w:divBdr>
                                        <w:top w:val="none" w:sz="0" w:space="0" w:color="auto"/>
                                        <w:left w:val="none" w:sz="0" w:space="0" w:color="auto"/>
                                        <w:bottom w:val="none" w:sz="0" w:space="0" w:color="auto"/>
                                        <w:right w:val="none" w:sz="0" w:space="0" w:color="auto"/>
                                      </w:divBdr>
                                    </w:div>
                                    <w:div w:id="792094109">
                                      <w:marLeft w:val="0"/>
                                      <w:marRight w:val="0"/>
                                      <w:marTop w:val="0"/>
                                      <w:marBottom w:val="0"/>
                                      <w:divBdr>
                                        <w:top w:val="none" w:sz="0" w:space="0" w:color="auto"/>
                                        <w:left w:val="none" w:sz="0" w:space="0" w:color="auto"/>
                                        <w:bottom w:val="none" w:sz="0" w:space="0" w:color="auto"/>
                                        <w:right w:val="none" w:sz="0" w:space="0" w:color="auto"/>
                                      </w:divBdr>
                                    </w:div>
                                    <w:div w:id="1786077121">
                                      <w:marLeft w:val="0"/>
                                      <w:marRight w:val="0"/>
                                      <w:marTop w:val="0"/>
                                      <w:marBottom w:val="0"/>
                                      <w:divBdr>
                                        <w:top w:val="none" w:sz="0" w:space="0" w:color="auto"/>
                                        <w:left w:val="none" w:sz="0" w:space="0" w:color="auto"/>
                                        <w:bottom w:val="none" w:sz="0" w:space="0" w:color="auto"/>
                                        <w:right w:val="none" w:sz="0" w:space="0" w:color="auto"/>
                                      </w:divBdr>
                                      <w:divsChild>
                                        <w:div w:id="163960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6314261">
          <w:marLeft w:val="0"/>
          <w:marRight w:val="0"/>
          <w:marTop w:val="0"/>
          <w:marBottom w:val="0"/>
          <w:divBdr>
            <w:top w:val="none" w:sz="0" w:space="0" w:color="auto"/>
            <w:left w:val="none" w:sz="0" w:space="0" w:color="auto"/>
            <w:bottom w:val="none" w:sz="0" w:space="0" w:color="auto"/>
            <w:right w:val="none" w:sz="0" w:space="0" w:color="auto"/>
          </w:divBdr>
          <w:divsChild>
            <w:div w:id="69885126">
              <w:marLeft w:val="0"/>
              <w:marRight w:val="0"/>
              <w:marTop w:val="0"/>
              <w:marBottom w:val="0"/>
              <w:divBdr>
                <w:top w:val="none" w:sz="0" w:space="0" w:color="auto"/>
                <w:left w:val="none" w:sz="0" w:space="0" w:color="auto"/>
                <w:bottom w:val="none" w:sz="0" w:space="0" w:color="auto"/>
                <w:right w:val="none" w:sz="0" w:space="0" w:color="auto"/>
              </w:divBdr>
              <w:divsChild>
                <w:div w:id="690835488">
                  <w:marLeft w:val="150"/>
                  <w:marRight w:val="150"/>
                  <w:marTop w:val="150"/>
                  <w:marBottom w:val="150"/>
                  <w:divBdr>
                    <w:top w:val="none" w:sz="0" w:space="0" w:color="auto"/>
                    <w:left w:val="none" w:sz="0" w:space="0" w:color="auto"/>
                    <w:bottom w:val="none" w:sz="0" w:space="0" w:color="auto"/>
                    <w:right w:val="none" w:sz="0" w:space="0" w:color="auto"/>
                  </w:divBdr>
                  <w:divsChild>
                    <w:div w:id="144561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442868">
      <w:bodyDiv w:val="1"/>
      <w:marLeft w:val="0"/>
      <w:marRight w:val="0"/>
      <w:marTop w:val="0"/>
      <w:marBottom w:val="0"/>
      <w:divBdr>
        <w:top w:val="none" w:sz="0" w:space="0" w:color="auto"/>
        <w:left w:val="none" w:sz="0" w:space="0" w:color="auto"/>
        <w:bottom w:val="none" w:sz="0" w:space="0" w:color="auto"/>
        <w:right w:val="none" w:sz="0" w:space="0" w:color="auto"/>
      </w:divBdr>
    </w:div>
    <w:div w:id="544686035">
      <w:bodyDiv w:val="1"/>
      <w:marLeft w:val="0"/>
      <w:marRight w:val="0"/>
      <w:marTop w:val="0"/>
      <w:marBottom w:val="0"/>
      <w:divBdr>
        <w:top w:val="none" w:sz="0" w:space="0" w:color="auto"/>
        <w:left w:val="none" w:sz="0" w:space="0" w:color="auto"/>
        <w:bottom w:val="none" w:sz="0" w:space="0" w:color="auto"/>
        <w:right w:val="none" w:sz="0" w:space="0" w:color="auto"/>
      </w:divBdr>
    </w:div>
    <w:div w:id="550121227">
      <w:bodyDiv w:val="1"/>
      <w:marLeft w:val="0"/>
      <w:marRight w:val="0"/>
      <w:marTop w:val="0"/>
      <w:marBottom w:val="0"/>
      <w:divBdr>
        <w:top w:val="none" w:sz="0" w:space="0" w:color="auto"/>
        <w:left w:val="none" w:sz="0" w:space="0" w:color="auto"/>
        <w:bottom w:val="none" w:sz="0" w:space="0" w:color="auto"/>
        <w:right w:val="none" w:sz="0" w:space="0" w:color="auto"/>
      </w:divBdr>
    </w:div>
    <w:div w:id="552734776">
      <w:bodyDiv w:val="1"/>
      <w:marLeft w:val="0"/>
      <w:marRight w:val="0"/>
      <w:marTop w:val="0"/>
      <w:marBottom w:val="0"/>
      <w:divBdr>
        <w:top w:val="none" w:sz="0" w:space="0" w:color="auto"/>
        <w:left w:val="none" w:sz="0" w:space="0" w:color="auto"/>
        <w:bottom w:val="none" w:sz="0" w:space="0" w:color="auto"/>
        <w:right w:val="none" w:sz="0" w:space="0" w:color="auto"/>
      </w:divBdr>
    </w:div>
    <w:div w:id="555943540">
      <w:bodyDiv w:val="1"/>
      <w:marLeft w:val="0"/>
      <w:marRight w:val="0"/>
      <w:marTop w:val="0"/>
      <w:marBottom w:val="0"/>
      <w:divBdr>
        <w:top w:val="none" w:sz="0" w:space="0" w:color="auto"/>
        <w:left w:val="none" w:sz="0" w:space="0" w:color="auto"/>
        <w:bottom w:val="none" w:sz="0" w:space="0" w:color="auto"/>
        <w:right w:val="none" w:sz="0" w:space="0" w:color="auto"/>
      </w:divBdr>
    </w:div>
    <w:div w:id="573395261">
      <w:bodyDiv w:val="1"/>
      <w:marLeft w:val="0"/>
      <w:marRight w:val="0"/>
      <w:marTop w:val="0"/>
      <w:marBottom w:val="0"/>
      <w:divBdr>
        <w:top w:val="none" w:sz="0" w:space="0" w:color="auto"/>
        <w:left w:val="none" w:sz="0" w:space="0" w:color="auto"/>
        <w:bottom w:val="none" w:sz="0" w:space="0" w:color="auto"/>
        <w:right w:val="none" w:sz="0" w:space="0" w:color="auto"/>
      </w:divBdr>
    </w:div>
    <w:div w:id="577591677">
      <w:bodyDiv w:val="1"/>
      <w:marLeft w:val="0"/>
      <w:marRight w:val="0"/>
      <w:marTop w:val="0"/>
      <w:marBottom w:val="0"/>
      <w:divBdr>
        <w:top w:val="none" w:sz="0" w:space="0" w:color="auto"/>
        <w:left w:val="none" w:sz="0" w:space="0" w:color="auto"/>
        <w:bottom w:val="none" w:sz="0" w:space="0" w:color="auto"/>
        <w:right w:val="none" w:sz="0" w:space="0" w:color="auto"/>
      </w:divBdr>
    </w:div>
    <w:div w:id="586886972">
      <w:bodyDiv w:val="1"/>
      <w:marLeft w:val="0"/>
      <w:marRight w:val="0"/>
      <w:marTop w:val="0"/>
      <w:marBottom w:val="0"/>
      <w:divBdr>
        <w:top w:val="none" w:sz="0" w:space="0" w:color="auto"/>
        <w:left w:val="none" w:sz="0" w:space="0" w:color="auto"/>
        <w:bottom w:val="none" w:sz="0" w:space="0" w:color="auto"/>
        <w:right w:val="none" w:sz="0" w:space="0" w:color="auto"/>
      </w:divBdr>
    </w:div>
    <w:div w:id="594900812">
      <w:bodyDiv w:val="1"/>
      <w:marLeft w:val="0"/>
      <w:marRight w:val="0"/>
      <w:marTop w:val="0"/>
      <w:marBottom w:val="0"/>
      <w:divBdr>
        <w:top w:val="none" w:sz="0" w:space="0" w:color="auto"/>
        <w:left w:val="none" w:sz="0" w:space="0" w:color="auto"/>
        <w:bottom w:val="none" w:sz="0" w:space="0" w:color="auto"/>
        <w:right w:val="none" w:sz="0" w:space="0" w:color="auto"/>
      </w:divBdr>
    </w:div>
    <w:div w:id="596403948">
      <w:bodyDiv w:val="1"/>
      <w:marLeft w:val="0"/>
      <w:marRight w:val="0"/>
      <w:marTop w:val="0"/>
      <w:marBottom w:val="0"/>
      <w:divBdr>
        <w:top w:val="none" w:sz="0" w:space="0" w:color="auto"/>
        <w:left w:val="none" w:sz="0" w:space="0" w:color="auto"/>
        <w:bottom w:val="none" w:sz="0" w:space="0" w:color="auto"/>
        <w:right w:val="none" w:sz="0" w:space="0" w:color="auto"/>
      </w:divBdr>
    </w:div>
    <w:div w:id="608007934">
      <w:bodyDiv w:val="1"/>
      <w:marLeft w:val="0"/>
      <w:marRight w:val="0"/>
      <w:marTop w:val="0"/>
      <w:marBottom w:val="0"/>
      <w:divBdr>
        <w:top w:val="none" w:sz="0" w:space="0" w:color="auto"/>
        <w:left w:val="none" w:sz="0" w:space="0" w:color="auto"/>
        <w:bottom w:val="none" w:sz="0" w:space="0" w:color="auto"/>
        <w:right w:val="none" w:sz="0" w:space="0" w:color="auto"/>
      </w:divBdr>
    </w:div>
    <w:div w:id="633027193">
      <w:bodyDiv w:val="1"/>
      <w:marLeft w:val="0"/>
      <w:marRight w:val="0"/>
      <w:marTop w:val="0"/>
      <w:marBottom w:val="0"/>
      <w:divBdr>
        <w:top w:val="none" w:sz="0" w:space="0" w:color="auto"/>
        <w:left w:val="none" w:sz="0" w:space="0" w:color="auto"/>
        <w:bottom w:val="none" w:sz="0" w:space="0" w:color="auto"/>
        <w:right w:val="none" w:sz="0" w:space="0" w:color="auto"/>
      </w:divBdr>
    </w:div>
    <w:div w:id="637687445">
      <w:bodyDiv w:val="1"/>
      <w:marLeft w:val="0"/>
      <w:marRight w:val="0"/>
      <w:marTop w:val="0"/>
      <w:marBottom w:val="0"/>
      <w:divBdr>
        <w:top w:val="none" w:sz="0" w:space="0" w:color="auto"/>
        <w:left w:val="none" w:sz="0" w:space="0" w:color="auto"/>
        <w:bottom w:val="none" w:sz="0" w:space="0" w:color="auto"/>
        <w:right w:val="none" w:sz="0" w:space="0" w:color="auto"/>
      </w:divBdr>
    </w:div>
    <w:div w:id="661736540">
      <w:bodyDiv w:val="1"/>
      <w:marLeft w:val="0"/>
      <w:marRight w:val="0"/>
      <w:marTop w:val="0"/>
      <w:marBottom w:val="0"/>
      <w:divBdr>
        <w:top w:val="none" w:sz="0" w:space="0" w:color="auto"/>
        <w:left w:val="none" w:sz="0" w:space="0" w:color="auto"/>
        <w:bottom w:val="none" w:sz="0" w:space="0" w:color="auto"/>
        <w:right w:val="none" w:sz="0" w:space="0" w:color="auto"/>
      </w:divBdr>
    </w:div>
    <w:div w:id="699666992">
      <w:bodyDiv w:val="1"/>
      <w:marLeft w:val="0"/>
      <w:marRight w:val="0"/>
      <w:marTop w:val="0"/>
      <w:marBottom w:val="0"/>
      <w:divBdr>
        <w:top w:val="none" w:sz="0" w:space="0" w:color="auto"/>
        <w:left w:val="none" w:sz="0" w:space="0" w:color="auto"/>
        <w:bottom w:val="none" w:sz="0" w:space="0" w:color="auto"/>
        <w:right w:val="none" w:sz="0" w:space="0" w:color="auto"/>
      </w:divBdr>
    </w:div>
    <w:div w:id="702480956">
      <w:bodyDiv w:val="1"/>
      <w:marLeft w:val="0"/>
      <w:marRight w:val="0"/>
      <w:marTop w:val="0"/>
      <w:marBottom w:val="0"/>
      <w:divBdr>
        <w:top w:val="none" w:sz="0" w:space="0" w:color="auto"/>
        <w:left w:val="none" w:sz="0" w:space="0" w:color="auto"/>
        <w:bottom w:val="none" w:sz="0" w:space="0" w:color="auto"/>
        <w:right w:val="none" w:sz="0" w:space="0" w:color="auto"/>
      </w:divBdr>
    </w:div>
    <w:div w:id="714626770">
      <w:bodyDiv w:val="1"/>
      <w:marLeft w:val="0"/>
      <w:marRight w:val="0"/>
      <w:marTop w:val="0"/>
      <w:marBottom w:val="0"/>
      <w:divBdr>
        <w:top w:val="none" w:sz="0" w:space="0" w:color="auto"/>
        <w:left w:val="none" w:sz="0" w:space="0" w:color="auto"/>
        <w:bottom w:val="none" w:sz="0" w:space="0" w:color="auto"/>
        <w:right w:val="none" w:sz="0" w:space="0" w:color="auto"/>
      </w:divBdr>
    </w:div>
    <w:div w:id="732509424">
      <w:bodyDiv w:val="1"/>
      <w:marLeft w:val="0"/>
      <w:marRight w:val="0"/>
      <w:marTop w:val="0"/>
      <w:marBottom w:val="0"/>
      <w:divBdr>
        <w:top w:val="none" w:sz="0" w:space="0" w:color="auto"/>
        <w:left w:val="none" w:sz="0" w:space="0" w:color="auto"/>
        <w:bottom w:val="none" w:sz="0" w:space="0" w:color="auto"/>
        <w:right w:val="none" w:sz="0" w:space="0" w:color="auto"/>
      </w:divBdr>
    </w:div>
    <w:div w:id="738016562">
      <w:bodyDiv w:val="1"/>
      <w:marLeft w:val="0"/>
      <w:marRight w:val="0"/>
      <w:marTop w:val="0"/>
      <w:marBottom w:val="0"/>
      <w:divBdr>
        <w:top w:val="none" w:sz="0" w:space="0" w:color="auto"/>
        <w:left w:val="none" w:sz="0" w:space="0" w:color="auto"/>
        <w:bottom w:val="none" w:sz="0" w:space="0" w:color="auto"/>
        <w:right w:val="none" w:sz="0" w:space="0" w:color="auto"/>
      </w:divBdr>
    </w:div>
    <w:div w:id="742409021">
      <w:bodyDiv w:val="1"/>
      <w:marLeft w:val="0"/>
      <w:marRight w:val="0"/>
      <w:marTop w:val="0"/>
      <w:marBottom w:val="0"/>
      <w:divBdr>
        <w:top w:val="none" w:sz="0" w:space="0" w:color="auto"/>
        <w:left w:val="none" w:sz="0" w:space="0" w:color="auto"/>
        <w:bottom w:val="none" w:sz="0" w:space="0" w:color="auto"/>
        <w:right w:val="none" w:sz="0" w:space="0" w:color="auto"/>
      </w:divBdr>
    </w:div>
    <w:div w:id="753210977">
      <w:bodyDiv w:val="1"/>
      <w:marLeft w:val="0"/>
      <w:marRight w:val="0"/>
      <w:marTop w:val="0"/>
      <w:marBottom w:val="0"/>
      <w:divBdr>
        <w:top w:val="none" w:sz="0" w:space="0" w:color="auto"/>
        <w:left w:val="none" w:sz="0" w:space="0" w:color="auto"/>
        <w:bottom w:val="none" w:sz="0" w:space="0" w:color="auto"/>
        <w:right w:val="none" w:sz="0" w:space="0" w:color="auto"/>
      </w:divBdr>
    </w:div>
    <w:div w:id="757599782">
      <w:bodyDiv w:val="1"/>
      <w:marLeft w:val="0"/>
      <w:marRight w:val="0"/>
      <w:marTop w:val="0"/>
      <w:marBottom w:val="0"/>
      <w:divBdr>
        <w:top w:val="none" w:sz="0" w:space="0" w:color="auto"/>
        <w:left w:val="none" w:sz="0" w:space="0" w:color="auto"/>
        <w:bottom w:val="none" w:sz="0" w:space="0" w:color="auto"/>
        <w:right w:val="none" w:sz="0" w:space="0" w:color="auto"/>
      </w:divBdr>
    </w:div>
    <w:div w:id="764377006">
      <w:bodyDiv w:val="1"/>
      <w:marLeft w:val="0"/>
      <w:marRight w:val="0"/>
      <w:marTop w:val="0"/>
      <w:marBottom w:val="0"/>
      <w:divBdr>
        <w:top w:val="none" w:sz="0" w:space="0" w:color="auto"/>
        <w:left w:val="none" w:sz="0" w:space="0" w:color="auto"/>
        <w:bottom w:val="none" w:sz="0" w:space="0" w:color="auto"/>
        <w:right w:val="none" w:sz="0" w:space="0" w:color="auto"/>
      </w:divBdr>
      <w:divsChild>
        <w:div w:id="528298669">
          <w:marLeft w:val="0"/>
          <w:marRight w:val="0"/>
          <w:marTop w:val="0"/>
          <w:marBottom w:val="0"/>
          <w:divBdr>
            <w:top w:val="none" w:sz="0" w:space="0" w:color="auto"/>
            <w:left w:val="none" w:sz="0" w:space="0" w:color="auto"/>
            <w:bottom w:val="none" w:sz="0" w:space="0" w:color="auto"/>
            <w:right w:val="none" w:sz="0" w:space="0" w:color="auto"/>
          </w:divBdr>
        </w:div>
        <w:div w:id="959998524">
          <w:marLeft w:val="0"/>
          <w:marRight w:val="0"/>
          <w:marTop w:val="0"/>
          <w:marBottom w:val="0"/>
          <w:divBdr>
            <w:top w:val="none" w:sz="0" w:space="0" w:color="auto"/>
            <w:left w:val="none" w:sz="0" w:space="0" w:color="auto"/>
            <w:bottom w:val="none" w:sz="0" w:space="0" w:color="auto"/>
            <w:right w:val="none" w:sz="0" w:space="0" w:color="auto"/>
          </w:divBdr>
        </w:div>
      </w:divsChild>
    </w:div>
    <w:div w:id="778060534">
      <w:bodyDiv w:val="1"/>
      <w:marLeft w:val="0"/>
      <w:marRight w:val="0"/>
      <w:marTop w:val="0"/>
      <w:marBottom w:val="0"/>
      <w:divBdr>
        <w:top w:val="none" w:sz="0" w:space="0" w:color="auto"/>
        <w:left w:val="none" w:sz="0" w:space="0" w:color="auto"/>
        <w:bottom w:val="none" w:sz="0" w:space="0" w:color="auto"/>
        <w:right w:val="none" w:sz="0" w:space="0" w:color="auto"/>
      </w:divBdr>
    </w:div>
    <w:div w:id="780418673">
      <w:bodyDiv w:val="1"/>
      <w:marLeft w:val="0"/>
      <w:marRight w:val="0"/>
      <w:marTop w:val="0"/>
      <w:marBottom w:val="0"/>
      <w:divBdr>
        <w:top w:val="none" w:sz="0" w:space="0" w:color="auto"/>
        <w:left w:val="none" w:sz="0" w:space="0" w:color="auto"/>
        <w:bottom w:val="none" w:sz="0" w:space="0" w:color="auto"/>
        <w:right w:val="none" w:sz="0" w:space="0" w:color="auto"/>
      </w:divBdr>
    </w:div>
    <w:div w:id="780606925">
      <w:bodyDiv w:val="1"/>
      <w:marLeft w:val="0"/>
      <w:marRight w:val="0"/>
      <w:marTop w:val="0"/>
      <w:marBottom w:val="0"/>
      <w:divBdr>
        <w:top w:val="none" w:sz="0" w:space="0" w:color="auto"/>
        <w:left w:val="none" w:sz="0" w:space="0" w:color="auto"/>
        <w:bottom w:val="none" w:sz="0" w:space="0" w:color="auto"/>
        <w:right w:val="none" w:sz="0" w:space="0" w:color="auto"/>
      </w:divBdr>
    </w:div>
    <w:div w:id="799108951">
      <w:bodyDiv w:val="1"/>
      <w:marLeft w:val="0"/>
      <w:marRight w:val="0"/>
      <w:marTop w:val="0"/>
      <w:marBottom w:val="0"/>
      <w:divBdr>
        <w:top w:val="none" w:sz="0" w:space="0" w:color="auto"/>
        <w:left w:val="none" w:sz="0" w:space="0" w:color="auto"/>
        <w:bottom w:val="none" w:sz="0" w:space="0" w:color="auto"/>
        <w:right w:val="none" w:sz="0" w:space="0" w:color="auto"/>
      </w:divBdr>
    </w:div>
    <w:div w:id="799348995">
      <w:bodyDiv w:val="1"/>
      <w:marLeft w:val="0"/>
      <w:marRight w:val="0"/>
      <w:marTop w:val="0"/>
      <w:marBottom w:val="0"/>
      <w:divBdr>
        <w:top w:val="none" w:sz="0" w:space="0" w:color="auto"/>
        <w:left w:val="none" w:sz="0" w:space="0" w:color="auto"/>
        <w:bottom w:val="none" w:sz="0" w:space="0" w:color="auto"/>
        <w:right w:val="none" w:sz="0" w:space="0" w:color="auto"/>
      </w:divBdr>
      <w:divsChild>
        <w:div w:id="1327510639">
          <w:marLeft w:val="0"/>
          <w:marRight w:val="0"/>
          <w:marTop w:val="0"/>
          <w:marBottom w:val="0"/>
          <w:divBdr>
            <w:top w:val="none" w:sz="0" w:space="0" w:color="auto"/>
            <w:left w:val="none" w:sz="0" w:space="0" w:color="auto"/>
            <w:bottom w:val="none" w:sz="0" w:space="0" w:color="auto"/>
            <w:right w:val="none" w:sz="0" w:space="0" w:color="auto"/>
          </w:divBdr>
          <w:divsChild>
            <w:div w:id="1491943941">
              <w:marLeft w:val="0"/>
              <w:marRight w:val="0"/>
              <w:marTop w:val="0"/>
              <w:marBottom w:val="0"/>
              <w:divBdr>
                <w:top w:val="none" w:sz="0" w:space="0" w:color="auto"/>
                <w:left w:val="none" w:sz="0" w:space="0" w:color="auto"/>
                <w:bottom w:val="none" w:sz="0" w:space="0" w:color="auto"/>
                <w:right w:val="none" w:sz="0" w:space="0" w:color="auto"/>
              </w:divBdr>
              <w:divsChild>
                <w:div w:id="1250700577">
                  <w:marLeft w:val="0"/>
                  <w:marRight w:val="0"/>
                  <w:marTop w:val="0"/>
                  <w:marBottom w:val="0"/>
                  <w:divBdr>
                    <w:top w:val="none" w:sz="0" w:space="0" w:color="auto"/>
                    <w:left w:val="none" w:sz="0" w:space="0" w:color="auto"/>
                    <w:bottom w:val="none" w:sz="0" w:space="0" w:color="auto"/>
                    <w:right w:val="none" w:sz="0" w:space="0" w:color="auto"/>
                  </w:divBdr>
                  <w:divsChild>
                    <w:div w:id="77609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113438">
      <w:bodyDiv w:val="1"/>
      <w:marLeft w:val="0"/>
      <w:marRight w:val="0"/>
      <w:marTop w:val="0"/>
      <w:marBottom w:val="0"/>
      <w:divBdr>
        <w:top w:val="none" w:sz="0" w:space="0" w:color="auto"/>
        <w:left w:val="none" w:sz="0" w:space="0" w:color="auto"/>
        <w:bottom w:val="none" w:sz="0" w:space="0" w:color="auto"/>
        <w:right w:val="none" w:sz="0" w:space="0" w:color="auto"/>
      </w:divBdr>
    </w:div>
    <w:div w:id="802388410">
      <w:bodyDiv w:val="1"/>
      <w:marLeft w:val="0"/>
      <w:marRight w:val="0"/>
      <w:marTop w:val="0"/>
      <w:marBottom w:val="0"/>
      <w:divBdr>
        <w:top w:val="none" w:sz="0" w:space="0" w:color="auto"/>
        <w:left w:val="none" w:sz="0" w:space="0" w:color="auto"/>
        <w:bottom w:val="none" w:sz="0" w:space="0" w:color="auto"/>
        <w:right w:val="none" w:sz="0" w:space="0" w:color="auto"/>
      </w:divBdr>
    </w:div>
    <w:div w:id="821848159">
      <w:bodyDiv w:val="1"/>
      <w:marLeft w:val="0"/>
      <w:marRight w:val="0"/>
      <w:marTop w:val="0"/>
      <w:marBottom w:val="0"/>
      <w:divBdr>
        <w:top w:val="none" w:sz="0" w:space="0" w:color="auto"/>
        <w:left w:val="none" w:sz="0" w:space="0" w:color="auto"/>
        <w:bottom w:val="none" w:sz="0" w:space="0" w:color="auto"/>
        <w:right w:val="none" w:sz="0" w:space="0" w:color="auto"/>
      </w:divBdr>
    </w:div>
    <w:div w:id="825433044">
      <w:bodyDiv w:val="1"/>
      <w:marLeft w:val="0"/>
      <w:marRight w:val="0"/>
      <w:marTop w:val="0"/>
      <w:marBottom w:val="0"/>
      <w:divBdr>
        <w:top w:val="none" w:sz="0" w:space="0" w:color="auto"/>
        <w:left w:val="none" w:sz="0" w:space="0" w:color="auto"/>
        <w:bottom w:val="none" w:sz="0" w:space="0" w:color="auto"/>
        <w:right w:val="none" w:sz="0" w:space="0" w:color="auto"/>
      </w:divBdr>
      <w:divsChild>
        <w:div w:id="1359044442">
          <w:marLeft w:val="0"/>
          <w:marRight w:val="0"/>
          <w:marTop w:val="0"/>
          <w:marBottom w:val="0"/>
          <w:divBdr>
            <w:top w:val="none" w:sz="0" w:space="0" w:color="auto"/>
            <w:left w:val="none" w:sz="0" w:space="0" w:color="auto"/>
            <w:bottom w:val="none" w:sz="0" w:space="0" w:color="auto"/>
            <w:right w:val="none" w:sz="0" w:space="0" w:color="auto"/>
          </w:divBdr>
        </w:div>
        <w:div w:id="324826056">
          <w:marLeft w:val="0"/>
          <w:marRight w:val="0"/>
          <w:marTop w:val="0"/>
          <w:marBottom w:val="0"/>
          <w:divBdr>
            <w:top w:val="none" w:sz="0" w:space="0" w:color="auto"/>
            <w:left w:val="none" w:sz="0" w:space="0" w:color="auto"/>
            <w:bottom w:val="none" w:sz="0" w:space="0" w:color="auto"/>
            <w:right w:val="none" w:sz="0" w:space="0" w:color="auto"/>
          </w:divBdr>
        </w:div>
        <w:div w:id="1622490670">
          <w:marLeft w:val="0"/>
          <w:marRight w:val="0"/>
          <w:marTop w:val="0"/>
          <w:marBottom w:val="0"/>
          <w:divBdr>
            <w:top w:val="none" w:sz="0" w:space="0" w:color="auto"/>
            <w:left w:val="none" w:sz="0" w:space="0" w:color="auto"/>
            <w:bottom w:val="none" w:sz="0" w:space="0" w:color="auto"/>
            <w:right w:val="none" w:sz="0" w:space="0" w:color="auto"/>
          </w:divBdr>
        </w:div>
        <w:div w:id="188567936">
          <w:marLeft w:val="0"/>
          <w:marRight w:val="0"/>
          <w:marTop w:val="0"/>
          <w:marBottom w:val="0"/>
          <w:divBdr>
            <w:top w:val="none" w:sz="0" w:space="0" w:color="auto"/>
            <w:left w:val="none" w:sz="0" w:space="0" w:color="auto"/>
            <w:bottom w:val="none" w:sz="0" w:space="0" w:color="auto"/>
            <w:right w:val="none" w:sz="0" w:space="0" w:color="auto"/>
          </w:divBdr>
        </w:div>
        <w:div w:id="1091925898">
          <w:marLeft w:val="0"/>
          <w:marRight w:val="0"/>
          <w:marTop w:val="0"/>
          <w:marBottom w:val="0"/>
          <w:divBdr>
            <w:top w:val="none" w:sz="0" w:space="0" w:color="auto"/>
            <w:left w:val="none" w:sz="0" w:space="0" w:color="auto"/>
            <w:bottom w:val="none" w:sz="0" w:space="0" w:color="auto"/>
            <w:right w:val="none" w:sz="0" w:space="0" w:color="auto"/>
          </w:divBdr>
        </w:div>
        <w:div w:id="257519309">
          <w:marLeft w:val="0"/>
          <w:marRight w:val="0"/>
          <w:marTop w:val="0"/>
          <w:marBottom w:val="0"/>
          <w:divBdr>
            <w:top w:val="none" w:sz="0" w:space="0" w:color="auto"/>
            <w:left w:val="none" w:sz="0" w:space="0" w:color="auto"/>
            <w:bottom w:val="none" w:sz="0" w:space="0" w:color="auto"/>
            <w:right w:val="none" w:sz="0" w:space="0" w:color="auto"/>
          </w:divBdr>
        </w:div>
        <w:div w:id="1313603965">
          <w:marLeft w:val="0"/>
          <w:marRight w:val="0"/>
          <w:marTop w:val="0"/>
          <w:marBottom w:val="0"/>
          <w:divBdr>
            <w:top w:val="none" w:sz="0" w:space="0" w:color="auto"/>
            <w:left w:val="none" w:sz="0" w:space="0" w:color="auto"/>
            <w:bottom w:val="none" w:sz="0" w:space="0" w:color="auto"/>
            <w:right w:val="none" w:sz="0" w:space="0" w:color="auto"/>
          </w:divBdr>
        </w:div>
        <w:div w:id="255093515">
          <w:marLeft w:val="0"/>
          <w:marRight w:val="0"/>
          <w:marTop w:val="0"/>
          <w:marBottom w:val="0"/>
          <w:divBdr>
            <w:top w:val="none" w:sz="0" w:space="0" w:color="auto"/>
            <w:left w:val="none" w:sz="0" w:space="0" w:color="auto"/>
            <w:bottom w:val="none" w:sz="0" w:space="0" w:color="auto"/>
            <w:right w:val="none" w:sz="0" w:space="0" w:color="auto"/>
          </w:divBdr>
        </w:div>
        <w:div w:id="448822858">
          <w:marLeft w:val="0"/>
          <w:marRight w:val="0"/>
          <w:marTop w:val="0"/>
          <w:marBottom w:val="0"/>
          <w:divBdr>
            <w:top w:val="none" w:sz="0" w:space="0" w:color="auto"/>
            <w:left w:val="none" w:sz="0" w:space="0" w:color="auto"/>
            <w:bottom w:val="none" w:sz="0" w:space="0" w:color="auto"/>
            <w:right w:val="none" w:sz="0" w:space="0" w:color="auto"/>
          </w:divBdr>
        </w:div>
        <w:div w:id="214438646">
          <w:marLeft w:val="0"/>
          <w:marRight w:val="0"/>
          <w:marTop w:val="0"/>
          <w:marBottom w:val="0"/>
          <w:divBdr>
            <w:top w:val="none" w:sz="0" w:space="0" w:color="auto"/>
            <w:left w:val="none" w:sz="0" w:space="0" w:color="auto"/>
            <w:bottom w:val="none" w:sz="0" w:space="0" w:color="auto"/>
            <w:right w:val="none" w:sz="0" w:space="0" w:color="auto"/>
          </w:divBdr>
        </w:div>
        <w:div w:id="2036613763">
          <w:marLeft w:val="0"/>
          <w:marRight w:val="0"/>
          <w:marTop w:val="0"/>
          <w:marBottom w:val="0"/>
          <w:divBdr>
            <w:top w:val="none" w:sz="0" w:space="0" w:color="auto"/>
            <w:left w:val="none" w:sz="0" w:space="0" w:color="auto"/>
            <w:bottom w:val="none" w:sz="0" w:space="0" w:color="auto"/>
            <w:right w:val="none" w:sz="0" w:space="0" w:color="auto"/>
          </w:divBdr>
        </w:div>
        <w:div w:id="966621461">
          <w:marLeft w:val="0"/>
          <w:marRight w:val="0"/>
          <w:marTop w:val="0"/>
          <w:marBottom w:val="0"/>
          <w:divBdr>
            <w:top w:val="none" w:sz="0" w:space="0" w:color="auto"/>
            <w:left w:val="none" w:sz="0" w:space="0" w:color="auto"/>
            <w:bottom w:val="none" w:sz="0" w:space="0" w:color="auto"/>
            <w:right w:val="none" w:sz="0" w:space="0" w:color="auto"/>
          </w:divBdr>
        </w:div>
        <w:div w:id="1126389979">
          <w:marLeft w:val="0"/>
          <w:marRight w:val="0"/>
          <w:marTop w:val="0"/>
          <w:marBottom w:val="0"/>
          <w:divBdr>
            <w:top w:val="none" w:sz="0" w:space="0" w:color="auto"/>
            <w:left w:val="none" w:sz="0" w:space="0" w:color="auto"/>
            <w:bottom w:val="none" w:sz="0" w:space="0" w:color="auto"/>
            <w:right w:val="none" w:sz="0" w:space="0" w:color="auto"/>
          </w:divBdr>
        </w:div>
        <w:div w:id="1852407390">
          <w:marLeft w:val="0"/>
          <w:marRight w:val="0"/>
          <w:marTop w:val="0"/>
          <w:marBottom w:val="0"/>
          <w:divBdr>
            <w:top w:val="none" w:sz="0" w:space="0" w:color="auto"/>
            <w:left w:val="none" w:sz="0" w:space="0" w:color="auto"/>
            <w:bottom w:val="none" w:sz="0" w:space="0" w:color="auto"/>
            <w:right w:val="none" w:sz="0" w:space="0" w:color="auto"/>
          </w:divBdr>
        </w:div>
        <w:div w:id="1233782949">
          <w:marLeft w:val="0"/>
          <w:marRight w:val="0"/>
          <w:marTop w:val="0"/>
          <w:marBottom w:val="0"/>
          <w:divBdr>
            <w:top w:val="none" w:sz="0" w:space="0" w:color="auto"/>
            <w:left w:val="none" w:sz="0" w:space="0" w:color="auto"/>
            <w:bottom w:val="none" w:sz="0" w:space="0" w:color="auto"/>
            <w:right w:val="none" w:sz="0" w:space="0" w:color="auto"/>
          </w:divBdr>
        </w:div>
      </w:divsChild>
    </w:div>
    <w:div w:id="854073447">
      <w:bodyDiv w:val="1"/>
      <w:marLeft w:val="0"/>
      <w:marRight w:val="0"/>
      <w:marTop w:val="0"/>
      <w:marBottom w:val="0"/>
      <w:divBdr>
        <w:top w:val="none" w:sz="0" w:space="0" w:color="auto"/>
        <w:left w:val="none" w:sz="0" w:space="0" w:color="auto"/>
        <w:bottom w:val="none" w:sz="0" w:space="0" w:color="auto"/>
        <w:right w:val="none" w:sz="0" w:space="0" w:color="auto"/>
      </w:divBdr>
    </w:div>
    <w:div w:id="854656775">
      <w:bodyDiv w:val="1"/>
      <w:marLeft w:val="0"/>
      <w:marRight w:val="0"/>
      <w:marTop w:val="0"/>
      <w:marBottom w:val="0"/>
      <w:divBdr>
        <w:top w:val="none" w:sz="0" w:space="0" w:color="auto"/>
        <w:left w:val="none" w:sz="0" w:space="0" w:color="auto"/>
        <w:bottom w:val="none" w:sz="0" w:space="0" w:color="auto"/>
        <w:right w:val="none" w:sz="0" w:space="0" w:color="auto"/>
      </w:divBdr>
    </w:div>
    <w:div w:id="858812508">
      <w:bodyDiv w:val="1"/>
      <w:marLeft w:val="0"/>
      <w:marRight w:val="0"/>
      <w:marTop w:val="0"/>
      <w:marBottom w:val="0"/>
      <w:divBdr>
        <w:top w:val="none" w:sz="0" w:space="0" w:color="auto"/>
        <w:left w:val="none" w:sz="0" w:space="0" w:color="auto"/>
        <w:bottom w:val="none" w:sz="0" w:space="0" w:color="auto"/>
        <w:right w:val="none" w:sz="0" w:space="0" w:color="auto"/>
      </w:divBdr>
    </w:div>
    <w:div w:id="866793584">
      <w:bodyDiv w:val="1"/>
      <w:marLeft w:val="0"/>
      <w:marRight w:val="0"/>
      <w:marTop w:val="0"/>
      <w:marBottom w:val="0"/>
      <w:divBdr>
        <w:top w:val="none" w:sz="0" w:space="0" w:color="auto"/>
        <w:left w:val="none" w:sz="0" w:space="0" w:color="auto"/>
        <w:bottom w:val="none" w:sz="0" w:space="0" w:color="auto"/>
        <w:right w:val="none" w:sz="0" w:space="0" w:color="auto"/>
      </w:divBdr>
    </w:div>
    <w:div w:id="883177432">
      <w:bodyDiv w:val="1"/>
      <w:marLeft w:val="0"/>
      <w:marRight w:val="0"/>
      <w:marTop w:val="0"/>
      <w:marBottom w:val="0"/>
      <w:divBdr>
        <w:top w:val="none" w:sz="0" w:space="0" w:color="auto"/>
        <w:left w:val="none" w:sz="0" w:space="0" w:color="auto"/>
        <w:bottom w:val="none" w:sz="0" w:space="0" w:color="auto"/>
        <w:right w:val="none" w:sz="0" w:space="0" w:color="auto"/>
      </w:divBdr>
    </w:div>
    <w:div w:id="933321351">
      <w:bodyDiv w:val="1"/>
      <w:marLeft w:val="0"/>
      <w:marRight w:val="0"/>
      <w:marTop w:val="0"/>
      <w:marBottom w:val="0"/>
      <w:divBdr>
        <w:top w:val="none" w:sz="0" w:space="0" w:color="auto"/>
        <w:left w:val="none" w:sz="0" w:space="0" w:color="auto"/>
        <w:bottom w:val="none" w:sz="0" w:space="0" w:color="auto"/>
        <w:right w:val="none" w:sz="0" w:space="0" w:color="auto"/>
      </w:divBdr>
    </w:div>
    <w:div w:id="957875009">
      <w:bodyDiv w:val="1"/>
      <w:marLeft w:val="0"/>
      <w:marRight w:val="0"/>
      <w:marTop w:val="0"/>
      <w:marBottom w:val="0"/>
      <w:divBdr>
        <w:top w:val="none" w:sz="0" w:space="0" w:color="auto"/>
        <w:left w:val="none" w:sz="0" w:space="0" w:color="auto"/>
        <w:bottom w:val="none" w:sz="0" w:space="0" w:color="auto"/>
        <w:right w:val="none" w:sz="0" w:space="0" w:color="auto"/>
      </w:divBdr>
    </w:div>
    <w:div w:id="979115894">
      <w:bodyDiv w:val="1"/>
      <w:marLeft w:val="0"/>
      <w:marRight w:val="0"/>
      <w:marTop w:val="0"/>
      <w:marBottom w:val="0"/>
      <w:divBdr>
        <w:top w:val="none" w:sz="0" w:space="0" w:color="auto"/>
        <w:left w:val="none" w:sz="0" w:space="0" w:color="auto"/>
        <w:bottom w:val="none" w:sz="0" w:space="0" w:color="auto"/>
        <w:right w:val="none" w:sz="0" w:space="0" w:color="auto"/>
      </w:divBdr>
    </w:div>
    <w:div w:id="980885517">
      <w:bodyDiv w:val="1"/>
      <w:marLeft w:val="0"/>
      <w:marRight w:val="0"/>
      <w:marTop w:val="0"/>
      <w:marBottom w:val="0"/>
      <w:divBdr>
        <w:top w:val="none" w:sz="0" w:space="0" w:color="auto"/>
        <w:left w:val="none" w:sz="0" w:space="0" w:color="auto"/>
        <w:bottom w:val="none" w:sz="0" w:space="0" w:color="auto"/>
        <w:right w:val="none" w:sz="0" w:space="0" w:color="auto"/>
      </w:divBdr>
    </w:div>
    <w:div w:id="988174207">
      <w:bodyDiv w:val="1"/>
      <w:marLeft w:val="0"/>
      <w:marRight w:val="0"/>
      <w:marTop w:val="0"/>
      <w:marBottom w:val="0"/>
      <w:divBdr>
        <w:top w:val="none" w:sz="0" w:space="0" w:color="auto"/>
        <w:left w:val="none" w:sz="0" w:space="0" w:color="auto"/>
        <w:bottom w:val="none" w:sz="0" w:space="0" w:color="auto"/>
        <w:right w:val="none" w:sz="0" w:space="0" w:color="auto"/>
      </w:divBdr>
    </w:div>
    <w:div w:id="1003432223">
      <w:bodyDiv w:val="1"/>
      <w:marLeft w:val="0"/>
      <w:marRight w:val="0"/>
      <w:marTop w:val="0"/>
      <w:marBottom w:val="0"/>
      <w:divBdr>
        <w:top w:val="none" w:sz="0" w:space="0" w:color="auto"/>
        <w:left w:val="none" w:sz="0" w:space="0" w:color="auto"/>
        <w:bottom w:val="none" w:sz="0" w:space="0" w:color="auto"/>
        <w:right w:val="none" w:sz="0" w:space="0" w:color="auto"/>
      </w:divBdr>
    </w:div>
    <w:div w:id="1028216544">
      <w:bodyDiv w:val="1"/>
      <w:marLeft w:val="0"/>
      <w:marRight w:val="0"/>
      <w:marTop w:val="0"/>
      <w:marBottom w:val="0"/>
      <w:divBdr>
        <w:top w:val="none" w:sz="0" w:space="0" w:color="auto"/>
        <w:left w:val="none" w:sz="0" w:space="0" w:color="auto"/>
        <w:bottom w:val="none" w:sz="0" w:space="0" w:color="auto"/>
        <w:right w:val="none" w:sz="0" w:space="0" w:color="auto"/>
      </w:divBdr>
    </w:div>
    <w:div w:id="1034964655">
      <w:bodyDiv w:val="1"/>
      <w:marLeft w:val="0"/>
      <w:marRight w:val="0"/>
      <w:marTop w:val="0"/>
      <w:marBottom w:val="0"/>
      <w:divBdr>
        <w:top w:val="none" w:sz="0" w:space="0" w:color="auto"/>
        <w:left w:val="none" w:sz="0" w:space="0" w:color="auto"/>
        <w:bottom w:val="none" w:sz="0" w:space="0" w:color="auto"/>
        <w:right w:val="none" w:sz="0" w:space="0" w:color="auto"/>
      </w:divBdr>
    </w:div>
    <w:div w:id="1040546854">
      <w:bodyDiv w:val="1"/>
      <w:marLeft w:val="0"/>
      <w:marRight w:val="0"/>
      <w:marTop w:val="0"/>
      <w:marBottom w:val="0"/>
      <w:divBdr>
        <w:top w:val="none" w:sz="0" w:space="0" w:color="auto"/>
        <w:left w:val="none" w:sz="0" w:space="0" w:color="auto"/>
        <w:bottom w:val="none" w:sz="0" w:space="0" w:color="auto"/>
        <w:right w:val="none" w:sz="0" w:space="0" w:color="auto"/>
      </w:divBdr>
    </w:div>
    <w:div w:id="1040666527">
      <w:bodyDiv w:val="1"/>
      <w:marLeft w:val="0"/>
      <w:marRight w:val="0"/>
      <w:marTop w:val="0"/>
      <w:marBottom w:val="0"/>
      <w:divBdr>
        <w:top w:val="none" w:sz="0" w:space="0" w:color="auto"/>
        <w:left w:val="none" w:sz="0" w:space="0" w:color="auto"/>
        <w:bottom w:val="none" w:sz="0" w:space="0" w:color="auto"/>
        <w:right w:val="none" w:sz="0" w:space="0" w:color="auto"/>
      </w:divBdr>
    </w:div>
    <w:div w:id="1051615826">
      <w:bodyDiv w:val="1"/>
      <w:marLeft w:val="0"/>
      <w:marRight w:val="0"/>
      <w:marTop w:val="0"/>
      <w:marBottom w:val="0"/>
      <w:divBdr>
        <w:top w:val="none" w:sz="0" w:space="0" w:color="auto"/>
        <w:left w:val="none" w:sz="0" w:space="0" w:color="auto"/>
        <w:bottom w:val="none" w:sz="0" w:space="0" w:color="auto"/>
        <w:right w:val="none" w:sz="0" w:space="0" w:color="auto"/>
      </w:divBdr>
    </w:div>
    <w:div w:id="1072048061">
      <w:bodyDiv w:val="1"/>
      <w:marLeft w:val="0"/>
      <w:marRight w:val="0"/>
      <w:marTop w:val="0"/>
      <w:marBottom w:val="0"/>
      <w:divBdr>
        <w:top w:val="none" w:sz="0" w:space="0" w:color="auto"/>
        <w:left w:val="none" w:sz="0" w:space="0" w:color="auto"/>
        <w:bottom w:val="none" w:sz="0" w:space="0" w:color="auto"/>
        <w:right w:val="none" w:sz="0" w:space="0" w:color="auto"/>
      </w:divBdr>
    </w:div>
    <w:div w:id="1084759681">
      <w:bodyDiv w:val="1"/>
      <w:marLeft w:val="0"/>
      <w:marRight w:val="0"/>
      <w:marTop w:val="0"/>
      <w:marBottom w:val="0"/>
      <w:divBdr>
        <w:top w:val="none" w:sz="0" w:space="0" w:color="auto"/>
        <w:left w:val="none" w:sz="0" w:space="0" w:color="auto"/>
        <w:bottom w:val="none" w:sz="0" w:space="0" w:color="auto"/>
        <w:right w:val="none" w:sz="0" w:space="0" w:color="auto"/>
      </w:divBdr>
    </w:div>
    <w:div w:id="1085222734">
      <w:bodyDiv w:val="1"/>
      <w:marLeft w:val="0"/>
      <w:marRight w:val="0"/>
      <w:marTop w:val="0"/>
      <w:marBottom w:val="0"/>
      <w:divBdr>
        <w:top w:val="none" w:sz="0" w:space="0" w:color="auto"/>
        <w:left w:val="none" w:sz="0" w:space="0" w:color="auto"/>
        <w:bottom w:val="none" w:sz="0" w:space="0" w:color="auto"/>
        <w:right w:val="none" w:sz="0" w:space="0" w:color="auto"/>
      </w:divBdr>
    </w:div>
    <w:div w:id="1093628508">
      <w:bodyDiv w:val="1"/>
      <w:marLeft w:val="0"/>
      <w:marRight w:val="0"/>
      <w:marTop w:val="0"/>
      <w:marBottom w:val="0"/>
      <w:divBdr>
        <w:top w:val="none" w:sz="0" w:space="0" w:color="auto"/>
        <w:left w:val="none" w:sz="0" w:space="0" w:color="auto"/>
        <w:bottom w:val="none" w:sz="0" w:space="0" w:color="auto"/>
        <w:right w:val="none" w:sz="0" w:space="0" w:color="auto"/>
      </w:divBdr>
    </w:div>
    <w:div w:id="1094475180">
      <w:bodyDiv w:val="1"/>
      <w:marLeft w:val="0"/>
      <w:marRight w:val="0"/>
      <w:marTop w:val="0"/>
      <w:marBottom w:val="0"/>
      <w:divBdr>
        <w:top w:val="none" w:sz="0" w:space="0" w:color="auto"/>
        <w:left w:val="none" w:sz="0" w:space="0" w:color="auto"/>
        <w:bottom w:val="none" w:sz="0" w:space="0" w:color="auto"/>
        <w:right w:val="none" w:sz="0" w:space="0" w:color="auto"/>
      </w:divBdr>
    </w:div>
    <w:div w:id="1110854393">
      <w:bodyDiv w:val="1"/>
      <w:marLeft w:val="0"/>
      <w:marRight w:val="0"/>
      <w:marTop w:val="0"/>
      <w:marBottom w:val="0"/>
      <w:divBdr>
        <w:top w:val="none" w:sz="0" w:space="0" w:color="auto"/>
        <w:left w:val="none" w:sz="0" w:space="0" w:color="auto"/>
        <w:bottom w:val="none" w:sz="0" w:space="0" w:color="auto"/>
        <w:right w:val="none" w:sz="0" w:space="0" w:color="auto"/>
      </w:divBdr>
    </w:div>
    <w:div w:id="1114983045">
      <w:bodyDiv w:val="1"/>
      <w:marLeft w:val="0"/>
      <w:marRight w:val="0"/>
      <w:marTop w:val="0"/>
      <w:marBottom w:val="0"/>
      <w:divBdr>
        <w:top w:val="none" w:sz="0" w:space="0" w:color="auto"/>
        <w:left w:val="none" w:sz="0" w:space="0" w:color="auto"/>
        <w:bottom w:val="none" w:sz="0" w:space="0" w:color="auto"/>
        <w:right w:val="none" w:sz="0" w:space="0" w:color="auto"/>
      </w:divBdr>
    </w:div>
    <w:div w:id="1119644162">
      <w:bodyDiv w:val="1"/>
      <w:marLeft w:val="0"/>
      <w:marRight w:val="0"/>
      <w:marTop w:val="0"/>
      <w:marBottom w:val="0"/>
      <w:divBdr>
        <w:top w:val="none" w:sz="0" w:space="0" w:color="auto"/>
        <w:left w:val="none" w:sz="0" w:space="0" w:color="auto"/>
        <w:bottom w:val="none" w:sz="0" w:space="0" w:color="auto"/>
        <w:right w:val="none" w:sz="0" w:space="0" w:color="auto"/>
      </w:divBdr>
      <w:divsChild>
        <w:div w:id="805857196">
          <w:marLeft w:val="0"/>
          <w:marRight w:val="0"/>
          <w:marTop w:val="0"/>
          <w:marBottom w:val="0"/>
          <w:divBdr>
            <w:top w:val="none" w:sz="0" w:space="0" w:color="auto"/>
            <w:left w:val="none" w:sz="0" w:space="0" w:color="auto"/>
            <w:bottom w:val="none" w:sz="0" w:space="0" w:color="auto"/>
            <w:right w:val="none" w:sz="0" w:space="0" w:color="auto"/>
          </w:divBdr>
        </w:div>
        <w:div w:id="1276592274">
          <w:marLeft w:val="0"/>
          <w:marRight w:val="0"/>
          <w:marTop w:val="0"/>
          <w:marBottom w:val="0"/>
          <w:divBdr>
            <w:top w:val="none" w:sz="0" w:space="0" w:color="auto"/>
            <w:left w:val="none" w:sz="0" w:space="0" w:color="auto"/>
            <w:bottom w:val="none" w:sz="0" w:space="0" w:color="auto"/>
            <w:right w:val="none" w:sz="0" w:space="0" w:color="auto"/>
          </w:divBdr>
        </w:div>
        <w:div w:id="1223105244">
          <w:marLeft w:val="0"/>
          <w:marRight w:val="0"/>
          <w:marTop w:val="0"/>
          <w:marBottom w:val="0"/>
          <w:divBdr>
            <w:top w:val="none" w:sz="0" w:space="0" w:color="auto"/>
            <w:left w:val="none" w:sz="0" w:space="0" w:color="auto"/>
            <w:bottom w:val="none" w:sz="0" w:space="0" w:color="auto"/>
            <w:right w:val="none" w:sz="0" w:space="0" w:color="auto"/>
          </w:divBdr>
        </w:div>
        <w:div w:id="1905025206">
          <w:marLeft w:val="0"/>
          <w:marRight w:val="0"/>
          <w:marTop w:val="0"/>
          <w:marBottom w:val="0"/>
          <w:divBdr>
            <w:top w:val="none" w:sz="0" w:space="0" w:color="auto"/>
            <w:left w:val="none" w:sz="0" w:space="0" w:color="auto"/>
            <w:bottom w:val="none" w:sz="0" w:space="0" w:color="auto"/>
            <w:right w:val="none" w:sz="0" w:space="0" w:color="auto"/>
          </w:divBdr>
        </w:div>
        <w:div w:id="1548301022">
          <w:marLeft w:val="0"/>
          <w:marRight w:val="0"/>
          <w:marTop w:val="0"/>
          <w:marBottom w:val="0"/>
          <w:divBdr>
            <w:top w:val="none" w:sz="0" w:space="0" w:color="auto"/>
            <w:left w:val="none" w:sz="0" w:space="0" w:color="auto"/>
            <w:bottom w:val="none" w:sz="0" w:space="0" w:color="auto"/>
            <w:right w:val="none" w:sz="0" w:space="0" w:color="auto"/>
          </w:divBdr>
        </w:div>
        <w:div w:id="378668440">
          <w:marLeft w:val="0"/>
          <w:marRight w:val="0"/>
          <w:marTop w:val="0"/>
          <w:marBottom w:val="0"/>
          <w:divBdr>
            <w:top w:val="none" w:sz="0" w:space="0" w:color="auto"/>
            <w:left w:val="none" w:sz="0" w:space="0" w:color="auto"/>
            <w:bottom w:val="none" w:sz="0" w:space="0" w:color="auto"/>
            <w:right w:val="none" w:sz="0" w:space="0" w:color="auto"/>
          </w:divBdr>
        </w:div>
        <w:div w:id="821972116">
          <w:marLeft w:val="0"/>
          <w:marRight w:val="0"/>
          <w:marTop w:val="0"/>
          <w:marBottom w:val="0"/>
          <w:divBdr>
            <w:top w:val="none" w:sz="0" w:space="0" w:color="auto"/>
            <w:left w:val="none" w:sz="0" w:space="0" w:color="auto"/>
            <w:bottom w:val="none" w:sz="0" w:space="0" w:color="auto"/>
            <w:right w:val="none" w:sz="0" w:space="0" w:color="auto"/>
          </w:divBdr>
        </w:div>
        <w:div w:id="1950159353">
          <w:marLeft w:val="0"/>
          <w:marRight w:val="0"/>
          <w:marTop w:val="0"/>
          <w:marBottom w:val="0"/>
          <w:divBdr>
            <w:top w:val="none" w:sz="0" w:space="0" w:color="auto"/>
            <w:left w:val="none" w:sz="0" w:space="0" w:color="auto"/>
            <w:bottom w:val="none" w:sz="0" w:space="0" w:color="auto"/>
            <w:right w:val="none" w:sz="0" w:space="0" w:color="auto"/>
          </w:divBdr>
        </w:div>
      </w:divsChild>
    </w:div>
    <w:div w:id="1127285422">
      <w:bodyDiv w:val="1"/>
      <w:marLeft w:val="0"/>
      <w:marRight w:val="0"/>
      <w:marTop w:val="0"/>
      <w:marBottom w:val="0"/>
      <w:divBdr>
        <w:top w:val="none" w:sz="0" w:space="0" w:color="auto"/>
        <w:left w:val="none" w:sz="0" w:space="0" w:color="auto"/>
        <w:bottom w:val="none" w:sz="0" w:space="0" w:color="auto"/>
        <w:right w:val="none" w:sz="0" w:space="0" w:color="auto"/>
      </w:divBdr>
      <w:divsChild>
        <w:div w:id="1267730749">
          <w:marLeft w:val="0"/>
          <w:marRight w:val="0"/>
          <w:marTop w:val="0"/>
          <w:marBottom w:val="0"/>
          <w:divBdr>
            <w:top w:val="none" w:sz="0" w:space="0" w:color="auto"/>
            <w:left w:val="none" w:sz="0" w:space="0" w:color="auto"/>
            <w:bottom w:val="none" w:sz="0" w:space="0" w:color="auto"/>
            <w:right w:val="none" w:sz="0" w:space="0" w:color="auto"/>
          </w:divBdr>
        </w:div>
        <w:div w:id="1635670413">
          <w:marLeft w:val="0"/>
          <w:marRight w:val="0"/>
          <w:marTop w:val="0"/>
          <w:marBottom w:val="0"/>
          <w:divBdr>
            <w:top w:val="none" w:sz="0" w:space="0" w:color="auto"/>
            <w:left w:val="none" w:sz="0" w:space="0" w:color="auto"/>
            <w:bottom w:val="none" w:sz="0" w:space="0" w:color="auto"/>
            <w:right w:val="none" w:sz="0" w:space="0" w:color="auto"/>
          </w:divBdr>
        </w:div>
        <w:div w:id="262032109">
          <w:marLeft w:val="0"/>
          <w:marRight w:val="0"/>
          <w:marTop w:val="0"/>
          <w:marBottom w:val="0"/>
          <w:divBdr>
            <w:top w:val="none" w:sz="0" w:space="0" w:color="auto"/>
            <w:left w:val="none" w:sz="0" w:space="0" w:color="auto"/>
            <w:bottom w:val="none" w:sz="0" w:space="0" w:color="auto"/>
            <w:right w:val="none" w:sz="0" w:space="0" w:color="auto"/>
          </w:divBdr>
        </w:div>
        <w:div w:id="1917982516">
          <w:marLeft w:val="0"/>
          <w:marRight w:val="0"/>
          <w:marTop w:val="0"/>
          <w:marBottom w:val="0"/>
          <w:divBdr>
            <w:top w:val="none" w:sz="0" w:space="0" w:color="auto"/>
            <w:left w:val="none" w:sz="0" w:space="0" w:color="auto"/>
            <w:bottom w:val="none" w:sz="0" w:space="0" w:color="auto"/>
            <w:right w:val="none" w:sz="0" w:space="0" w:color="auto"/>
          </w:divBdr>
        </w:div>
        <w:div w:id="999692619">
          <w:marLeft w:val="0"/>
          <w:marRight w:val="0"/>
          <w:marTop w:val="0"/>
          <w:marBottom w:val="0"/>
          <w:divBdr>
            <w:top w:val="none" w:sz="0" w:space="0" w:color="auto"/>
            <w:left w:val="none" w:sz="0" w:space="0" w:color="auto"/>
            <w:bottom w:val="none" w:sz="0" w:space="0" w:color="auto"/>
            <w:right w:val="none" w:sz="0" w:space="0" w:color="auto"/>
          </w:divBdr>
        </w:div>
        <w:div w:id="1363169211">
          <w:marLeft w:val="0"/>
          <w:marRight w:val="0"/>
          <w:marTop w:val="0"/>
          <w:marBottom w:val="0"/>
          <w:divBdr>
            <w:top w:val="none" w:sz="0" w:space="0" w:color="auto"/>
            <w:left w:val="none" w:sz="0" w:space="0" w:color="auto"/>
            <w:bottom w:val="none" w:sz="0" w:space="0" w:color="auto"/>
            <w:right w:val="none" w:sz="0" w:space="0" w:color="auto"/>
          </w:divBdr>
        </w:div>
        <w:div w:id="1460685377">
          <w:marLeft w:val="0"/>
          <w:marRight w:val="0"/>
          <w:marTop w:val="0"/>
          <w:marBottom w:val="0"/>
          <w:divBdr>
            <w:top w:val="none" w:sz="0" w:space="0" w:color="auto"/>
            <w:left w:val="none" w:sz="0" w:space="0" w:color="auto"/>
            <w:bottom w:val="none" w:sz="0" w:space="0" w:color="auto"/>
            <w:right w:val="none" w:sz="0" w:space="0" w:color="auto"/>
          </w:divBdr>
        </w:div>
        <w:div w:id="1107384242">
          <w:marLeft w:val="0"/>
          <w:marRight w:val="0"/>
          <w:marTop w:val="0"/>
          <w:marBottom w:val="0"/>
          <w:divBdr>
            <w:top w:val="none" w:sz="0" w:space="0" w:color="auto"/>
            <w:left w:val="none" w:sz="0" w:space="0" w:color="auto"/>
            <w:bottom w:val="none" w:sz="0" w:space="0" w:color="auto"/>
            <w:right w:val="none" w:sz="0" w:space="0" w:color="auto"/>
          </w:divBdr>
        </w:div>
        <w:div w:id="1460028622">
          <w:marLeft w:val="0"/>
          <w:marRight w:val="0"/>
          <w:marTop w:val="0"/>
          <w:marBottom w:val="0"/>
          <w:divBdr>
            <w:top w:val="none" w:sz="0" w:space="0" w:color="auto"/>
            <w:left w:val="none" w:sz="0" w:space="0" w:color="auto"/>
            <w:bottom w:val="none" w:sz="0" w:space="0" w:color="auto"/>
            <w:right w:val="none" w:sz="0" w:space="0" w:color="auto"/>
          </w:divBdr>
        </w:div>
        <w:div w:id="732119344">
          <w:marLeft w:val="0"/>
          <w:marRight w:val="0"/>
          <w:marTop w:val="0"/>
          <w:marBottom w:val="0"/>
          <w:divBdr>
            <w:top w:val="none" w:sz="0" w:space="0" w:color="auto"/>
            <w:left w:val="none" w:sz="0" w:space="0" w:color="auto"/>
            <w:bottom w:val="none" w:sz="0" w:space="0" w:color="auto"/>
            <w:right w:val="none" w:sz="0" w:space="0" w:color="auto"/>
          </w:divBdr>
        </w:div>
        <w:div w:id="1525169904">
          <w:marLeft w:val="0"/>
          <w:marRight w:val="0"/>
          <w:marTop w:val="0"/>
          <w:marBottom w:val="0"/>
          <w:divBdr>
            <w:top w:val="none" w:sz="0" w:space="0" w:color="auto"/>
            <w:left w:val="none" w:sz="0" w:space="0" w:color="auto"/>
            <w:bottom w:val="none" w:sz="0" w:space="0" w:color="auto"/>
            <w:right w:val="none" w:sz="0" w:space="0" w:color="auto"/>
          </w:divBdr>
        </w:div>
        <w:div w:id="697202222">
          <w:marLeft w:val="0"/>
          <w:marRight w:val="0"/>
          <w:marTop w:val="0"/>
          <w:marBottom w:val="0"/>
          <w:divBdr>
            <w:top w:val="none" w:sz="0" w:space="0" w:color="auto"/>
            <w:left w:val="none" w:sz="0" w:space="0" w:color="auto"/>
            <w:bottom w:val="none" w:sz="0" w:space="0" w:color="auto"/>
            <w:right w:val="none" w:sz="0" w:space="0" w:color="auto"/>
          </w:divBdr>
        </w:div>
        <w:div w:id="2011637476">
          <w:marLeft w:val="0"/>
          <w:marRight w:val="0"/>
          <w:marTop w:val="0"/>
          <w:marBottom w:val="0"/>
          <w:divBdr>
            <w:top w:val="none" w:sz="0" w:space="0" w:color="auto"/>
            <w:left w:val="none" w:sz="0" w:space="0" w:color="auto"/>
            <w:bottom w:val="none" w:sz="0" w:space="0" w:color="auto"/>
            <w:right w:val="none" w:sz="0" w:space="0" w:color="auto"/>
          </w:divBdr>
        </w:div>
        <w:div w:id="469596001">
          <w:marLeft w:val="0"/>
          <w:marRight w:val="0"/>
          <w:marTop w:val="0"/>
          <w:marBottom w:val="0"/>
          <w:divBdr>
            <w:top w:val="none" w:sz="0" w:space="0" w:color="auto"/>
            <w:left w:val="none" w:sz="0" w:space="0" w:color="auto"/>
            <w:bottom w:val="none" w:sz="0" w:space="0" w:color="auto"/>
            <w:right w:val="none" w:sz="0" w:space="0" w:color="auto"/>
          </w:divBdr>
        </w:div>
        <w:div w:id="248002792">
          <w:marLeft w:val="0"/>
          <w:marRight w:val="0"/>
          <w:marTop w:val="0"/>
          <w:marBottom w:val="0"/>
          <w:divBdr>
            <w:top w:val="none" w:sz="0" w:space="0" w:color="auto"/>
            <w:left w:val="none" w:sz="0" w:space="0" w:color="auto"/>
            <w:bottom w:val="none" w:sz="0" w:space="0" w:color="auto"/>
            <w:right w:val="none" w:sz="0" w:space="0" w:color="auto"/>
          </w:divBdr>
        </w:div>
      </w:divsChild>
    </w:div>
    <w:div w:id="1134256597">
      <w:bodyDiv w:val="1"/>
      <w:marLeft w:val="0"/>
      <w:marRight w:val="0"/>
      <w:marTop w:val="0"/>
      <w:marBottom w:val="0"/>
      <w:divBdr>
        <w:top w:val="none" w:sz="0" w:space="0" w:color="auto"/>
        <w:left w:val="none" w:sz="0" w:space="0" w:color="auto"/>
        <w:bottom w:val="none" w:sz="0" w:space="0" w:color="auto"/>
        <w:right w:val="none" w:sz="0" w:space="0" w:color="auto"/>
      </w:divBdr>
    </w:div>
    <w:div w:id="1148008780">
      <w:bodyDiv w:val="1"/>
      <w:marLeft w:val="0"/>
      <w:marRight w:val="0"/>
      <w:marTop w:val="0"/>
      <w:marBottom w:val="0"/>
      <w:divBdr>
        <w:top w:val="none" w:sz="0" w:space="0" w:color="auto"/>
        <w:left w:val="none" w:sz="0" w:space="0" w:color="auto"/>
        <w:bottom w:val="none" w:sz="0" w:space="0" w:color="auto"/>
        <w:right w:val="none" w:sz="0" w:space="0" w:color="auto"/>
      </w:divBdr>
    </w:div>
    <w:div w:id="1152216368">
      <w:bodyDiv w:val="1"/>
      <w:marLeft w:val="0"/>
      <w:marRight w:val="0"/>
      <w:marTop w:val="0"/>
      <w:marBottom w:val="0"/>
      <w:divBdr>
        <w:top w:val="none" w:sz="0" w:space="0" w:color="auto"/>
        <w:left w:val="none" w:sz="0" w:space="0" w:color="auto"/>
        <w:bottom w:val="none" w:sz="0" w:space="0" w:color="auto"/>
        <w:right w:val="none" w:sz="0" w:space="0" w:color="auto"/>
      </w:divBdr>
    </w:div>
    <w:div w:id="1153064770">
      <w:bodyDiv w:val="1"/>
      <w:marLeft w:val="0"/>
      <w:marRight w:val="0"/>
      <w:marTop w:val="0"/>
      <w:marBottom w:val="0"/>
      <w:divBdr>
        <w:top w:val="none" w:sz="0" w:space="0" w:color="auto"/>
        <w:left w:val="none" w:sz="0" w:space="0" w:color="auto"/>
        <w:bottom w:val="none" w:sz="0" w:space="0" w:color="auto"/>
        <w:right w:val="none" w:sz="0" w:space="0" w:color="auto"/>
      </w:divBdr>
      <w:divsChild>
        <w:div w:id="1646662212">
          <w:blockQuote w:val="1"/>
          <w:marLeft w:val="360"/>
          <w:marRight w:val="360"/>
          <w:marTop w:val="0"/>
          <w:marBottom w:val="0"/>
          <w:divBdr>
            <w:top w:val="none" w:sz="0" w:space="0" w:color="auto"/>
            <w:left w:val="none" w:sz="0" w:space="0" w:color="auto"/>
            <w:bottom w:val="none" w:sz="0" w:space="0" w:color="auto"/>
            <w:right w:val="none" w:sz="0" w:space="0" w:color="auto"/>
          </w:divBdr>
        </w:div>
      </w:divsChild>
    </w:div>
    <w:div w:id="1162432822">
      <w:bodyDiv w:val="1"/>
      <w:marLeft w:val="0"/>
      <w:marRight w:val="0"/>
      <w:marTop w:val="0"/>
      <w:marBottom w:val="0"/>
      <w:divBdr>
        <w:top w:val="none" w:sz="0" w:space="0" w:color="auto"/>
        <w:left w:val="none" w:sz="0" w:space="0" w:color="auto"/>
        <w:bottom w:val="none" w:sz="0" w:space="0" w:color="auto"/>
        <w:right w:val="none" w:sz="0" w:space="0" w:color="auto"/>
      </w:divBdr>
    </w:div>
    <w:div w:id="1164393072">
      <w:bodyDiv w:val="1"/>
      <w:marLeft w:val="0"/>
      <w:marRight w:val="0"/>
      <w:marTop w:val="0"/>
      <w:marBottom w:val="0"/>
      <w:divBdr>
        <w:top w:val="none" w:sz="0" w:space="0" w:color="auto"/>
        <w:left w:val="none" w:sz="0" w:space="0" w:color="auto"/>
        <w:bottom w:val="none" w:sz="0" w:space="0" w:color="auto"/>
        <w:right w:val="none" w:sz="0" w:space="0" w:color="auto"/>
      </w:divBdr>
    </w:div>
    <w:div w:id="1166244948">
      <w:bodyDiv w:val="1"/>
      <w:marLeft w:val="0"/>
      <w:marRight w:val="0"/>
      <w:marTop w:val="0"/>
      <w:marBottom w:val="0"/>
      <w:divBdr>
        <w:top w:val="none" w:sz="0" w:space="0" w:color="auto"/>
        <w:left w:val="none" w:sz="0" w:space="0" w:color="auto"/>
        <w:bottom w:val="none" w:sz="0" w:space="0" w:color="auto"/>
        <w:right w:val="none" w:sz="0" w:space="0" w:color="auto"/>
      </w:divBdr>
    </w:div>
    <w:div w:id="1167096396">
      <w:bodyDiv w:val="1"/>
      <w:marLeft w:val="0"/>
      <w:marRight w:val="0"/>
      <w:marTop w:val="0"/>
      <w:marBottom w:val="0"/>
      <w:divBdr>
        <w:top w:val="none" w:sz="0" w:space="0" w:color="auto"/>
        <w:left w:val="none" w:sz="0" w:space="0" w:color="auto"/>
        <w:bottom w:val="none" w:sz="0" w:space="0" w:color="auto"/>
        <w:right w:val="none" w:sz="0" w:space="0" w:color="auto"/>
      </w:divBdr>
    </w:div>
    <w:div w:id="1167788211">
      <w:bodyDiv w:val="1"/>
      <w:marLeft w:val="0"/>
      <w:marRight w:val="0"/>
      <w:marTop w:val="0"/>
      <w:marBottom w:val="0"/>
      <w:divBdr>
        <w:top w:val="none" w:sz="0" w:space="0" w:color="auto"/>
        <w:left w:val="none" w:sz="0" w:space="0" w:color="auto"/>
        <w:bottom w:val="none" w:sz="0" w:space="0" w:color="auto"/>
        <w:right w:val="none" w:sz="0" w:space="0" w:color="auto"/>
      </w:divBdr>
    </w:div>
    <w:div w:id="1168207064">
      <w:bodyDiv w:val="1"/>
      <w:marLeft w:val="0"/>
      <w:marRight w:val="0"/>
      <w:marTop w:val="0"/>
      <w:marBottom w:val="0"/>
      <w:divBdr>
        <w:top w:val="none" w:sz="0" w:space="0" w:color="auto"/>
        <w:left w:val="none" w:sz="0" w:space="0" w:color="auto"/>
        <w:bottom w:val="none" w:sz="0" w:space="0" w:color="auto"/>
        <w:right w:val="none" w:sz="0" w:space="0" w:color="auto"/>
      </w:divBdr>
      <w:divsChild>
        <w:div w:id="1953973790">
          <w:marLeft w:val="0"/>
          <w:marRight w:val="0"/>
          <w:marTop w:val="0"/>
          <w:marBottom w:val="0"/>
          <w:divBdr>
            <w:top w:val="none" w:sz="0" w:space="0" w:color="auto"/>
            <w:left w:val="none" w:sz="0" w:space="0" w:color="auto"/>
            <w:bottom w:val="none" w:sz="0" w:space="0" w:color="auto"/>
            <w:right w:val="none" w:sz="0" w:space="0" w:color="auto"/>
          </w:divBdr>
          <w:divsChild>
            <w:div w:id="1350066486">
              <w:marLeft w:val="0"/>
              <w:marRight w:val="0"/>
              <w:marTop w:val="0"/>
              <w:marBottom w:val="0"/>
              <w:divBdr>
                <w:top w:val="none" w:sz="0" w:space="0" w:color="auto"/>
                <w:left w:val="none" w:sz="0" w:space="0" w:color="auto"/>
                <w:bottom w:val="none" w:sz="0" w:space="0" w:color="auto"/>
                <w:right w:val="none" w:sz="0" w:space="0" w:color="auto"/>
              </w:divBdr>
            </w:div>
          </w:divsChild>
        </w:div>
        <w:div w:id="1683045165">
          <w:marLeft w:val="0"/>
          <w:marRight w:val="0"/>
          <w:marTop w:val="0"/>
          <w:marBottom w:val="0"/>
          <w:divBdr>
            <w:top w:val="none" w:sz="0" w:space="0" w:color="auto"/>
            <w:left w:val="none" w:sz="0" w:space="0" w:color="auto"/>
            <w:bottom w:val="none" w:sz="0" w:space="0" w:color="auto"/>
            <w:right w:val="none" w:sz="0" w:space="0" w:color="auto"/>
          </w:divBdr>
          <w:divsChild>
            <w:div w:id="27717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7024">
      <w:bodyDiv w:val="1"/>
      <w:marLeft w:val="0"/>
      <w:marRight w:val="0"/>
      <w:marTop w:val="0"/>
      <w:marBottom w:val="0"/>
      <w:divBdr>
        <w:top w:val="none" w:sz="0" w:space="0" w:color="auto"/>
        <w:left w:val="none" w:sz="0" w:space="0" w:color="auto"/>
        <w:bottom w:val="none" w:sz="0" w:space="0" w:color="auto"/>
        <w:right w:val="none" w:sz="0" w:space="0" w:color="auto"/>
      </w:divBdr>
    </w:div>
    <w:div w:id="1174301779">
      <w:bodyDiv w:val="1"/>
      <w:marLeft w:val="0"/>
      <w:marRight w:val="0"/>
      <w:marTop w:val="0"/>
      <w:marBottom w:val="0"/>
      <w:divBdr>
        <w:top w:val="none" w:sz="0" w:space="0" w:color="auto"/>
        <w:left w:val="none" w:sz="0" w:space="0" w:color="auto"/>
        <w:bottom w:val="none" w:sz="0" w:space="0" w:color="auto"/>
        <w:right w:val="none" w:sz="0" w:space="0" w:color="auto"/>
      </w:divBdr>
    </w:div>
    <w:div w:id="1178156505">
      <w:bodyDiv w:val="1"/>
      <w:marLeft w:val="0"/>
      <w:marRight w:val="0"/>
      <w:marTop w:val="0"/>
      <w:marBottom w:val="0"/>
      <w:divBdr>
        <w:top w:val="none" w:sz="0" w:space="0" w:color="auto"/>
        <w:left w:val="none" w:sz="0" w:space="0" w:color="auto"/>
        <w:bottom w:val="none" w:sz="0" w:space="0" w:color="auto"/>
        <w:right w:val="none" w:sz="0" w:space="0" w:color="auto"/>
      </w:divBdr>
    </w:div>
    <w:div w:id="1179468026">
      <w:bodyDiv w:val="1"/>
      <w:marLeft w:val="0"/>
      <w:marRight w:val="0"/>
      <w:marTop w:val="0"/>
      <w:marBottom w:val="0"/>
      <w:divBdr>
        <w:top w:val="none" w:sz="0" w:space="0" w:color="auto"/>
        <w:left w:val="none" w:sz="0" w:space="0" w:color="auto"/>
        <w:bottom w:val="none" w:sz="0" w:space="0" w:color="auto"/>
        <w:right w:val="none" w:sz="0" w:space="0" w:color="auto"/>
      </w:divBdr>
    </w:div>
    <w:div w:id="1190222567">
      <w:bodyDiv w:val="1"/>
      <w:marLeft w:val="0"/>
      <w:marRight w:val="0"/>
      <w:marTop w:val="0"/>
      <w:marBottom w:val="0"/>
      <w:divBdr>
        <w:top w:val="none" w:sz="0" w:space="0" w:color="auto"/>
        <w:left w:val="none" w:sz="0" w:space="0" w:color="auto"/>
        <w:bottom w:val="none" w:sz="0" w:space="0" w:color="auto"/>
        <w:right w:val="none" w:sz="0" w:space="0" w:color="auto"/>
      </w:divBdr>
    </w:div>
    <w:div w:id="1210648401">
      <w:bodyDiv w:val="1"/>
      <w:marLeft w:val="0"/>
      <w:marRight w:val="0"/>
      <w:marTop w:val="0"/>
      <w:marBottom w:val="0"/>
      <w:divBdr>
        <w:top w:val="none" w:sz="0" w:space="0" w:color="auto"/>
        <w:left w:val="none" w:sz="0" w:space="0" w:color="auto"/>
        <w:bottom w:val="none" w:sz="0" w:space="0" w:color="auto"/>
        <w:right w:val="none" w:sz="0" w:space="0" w:color="auto"/>
      </w:divBdr>
    </w:div>
    <w:div w:id="1229606519">
      <w:bodyDiv w:val="1"/>
      <w:marLeft w:val="0"/>
      <w:marRight w:val="0"/>
      <w:marTop w:val="0"/>
      <w:marBottom w:val="0"/>
      <w:divBdr>
        <w:top w:val="none" w:sz="0" w:space="0" w:color="auto"/>
        <w:left w:val="none" w:sz="0" w:space="0" w:color="auto"/>
        <w:bottom w:val="none" w:sz="0" w:space="0" w:color="auto"/>
        <w:right w:val="none" w:sz="0" w:space="0" w:color="auto"/>
      </w:divBdr>
    </w:div>
    <w:div w:id="1234924172">
      <w:bodyDiv w:val="1"/>
      <w:marLeft w:val="0"/>
      <w:marRight w:val="0"/>
      <w:marTop w:val="0"/>
      <w:marBottom w:val="0"/>
      <w:divBdr>
        <w:top w:val="none" w:sz="0" w:space="0" w:color="auto"/>
        <w:left w:val="none" w:sz="0" w:space="0" w:color="auto"/>
        <w:bottom w:val="none" w:sz="0" w:space="0" w:color="auto"/>
        <w:right w:val="none" w:sz="0" w:space="0" w:color="auto"/>
      </w:divBdr>
    </w:div>
    <w:div w:id="1235778772">
      <w:bodyDiv w:val="1"/>
      <w:marLeft w:val="0"/>
      <w:marRight w:val="0"/>
      <w:marTop w:val="0"/>
      <w:marBottom w:val="0"/>
      <w:divBdr>
        <w:top w:val="none" w:sz="0" w:space="0" w:color="auto"/>
        <w:left w:val="none" w:sz="0" w:space="0" w:color="auto"/>
        <w:bottom w:val="none" w:sz="0" w:space="0" w:color="auto"/>
        <w:right w:val="none" w:sz="0" w:space="0" w:color="auto"/>
      </w:divBdr>
    </w:div>
    <w:div w:id="1239945617">
      <w:bodyDiv w:val="1"/>
      <w:marLeft w:val="0"/>
      <w:marRight w:val="0"/>
      <w:marTop w:val="0"/>
      <w:marBottom w:val="0"/>
      <w:divBdr>
        <w:top w:val="none" w:sz="0" w:space="0" w:color="auto"/>
        <w:left w:val="none" w:sz="0" w:space="0" w:color="auto"/>
        <w:bottom w:val="none" w:sz="0" w:space="0" w:color="auto"/>
        <w:right w:val="none" w:sz="0" w:space="0" w:color="auto"/>
      </w:divBdr>
    </w:div>
    <w:div w:id="1246845951">
      <w:bodyDiv w:val="1"/>
      <w:marLeft w:val="0"/>
      <w:marRight w:val="0"/>
      <w:marTop w:val="0"/>
      <w:marBottom w:val="0"/>
      <w:divBdr>
        <w:top w:val="none" w:sz="0" w:space="0" w:color="auto"/>
        <w:left w:val="none" w:sz="0" w:space="0" w:color="auto"/>
        <w:bottom w:val="none" w:sz="0" w:space="0" w:color="auto"/>
        <w:right w:val="none" w:sz="0" w:space="0" w:color="auto"/>
      </w:divBdr>
    </w:div>
    <w:div w:id="1252736160">
      <w:bodyDiv w:val="1"/>
      <w:marLeft w:val="0"/>
      <w:marRight w:val="0"/>
      <w:marTop w:val="0"/>
      <w:marBottom w:val="0"/>
      <w:divBdr>
        <w:top w:val="none" w:sz="0" w:space="0" w:color="auto"/>
        <w:left w:val="none" w:sz="0" w:space="0" w:color="auto"/>
        <w:bottom w:val="none" w:sz="0" w:space="0" w:color="auto"/>
        <w:right w:val="none" w:sz="0" w:space="0" w:color="auto"/>
      </w:divBdr>
    </w:div>
    <w:div w:id="1271350499">
      <w:bodyDiv w:val="1"/>
      <w:marLeft w:val="0"/>
      <w:marRight w:val="0"/>
      <w:marTop w:val="0"/>
      <w:marBottom w:val="0"/>
      <w:divBdr>
        <w:top w:val="none" w:sz="0" w:space="0" w:color="auto"/>
        <w:left w:val="none" w:sz="0" w:space="0" w:color="auto"/>
        <w:bottom w:val="none" w:sz="0" w:space="0" w:color="auto"/>
        <w:right w:val="none" w:sz="0" w:space="0" w:color="auto"/>
      </w:divBdr>
    </w:div>
    <w:div w:id="1274169192">
      <w:bodyDiv w:val="1"/>
      <w:marLeft w:val="0"/>
      <w:marRight w:val="0"/>
      <w:marTop w:val="0"/>
      <w:marBottom w:val="0"/>
      <w:divBdr>
        <w:top w:val="none" w:sz="0" w:space="0" w:color="auto"/>
        <w:left w:val="none" w:sz="0" w:space="0" w:color="auto"/>
        <w:bottom w:val="none" w:sz="0" w:space="0" w:color="auto"/>
        <w:right w:val="none" w:sz="0" w:space="0" w:color="auto"/>
      </w:divBdr>
    </w:div>
    <w:div w:id="1281885754">
      <w:bodyDiv w:val="1"/>
      <w:marLeft w:val="0"/>
      <w:marRight w:val="0"/>
      <w:marTop w:val="0"/>
      <w:marBottom w:val="0"/>
      <w:divBdr>
        <w:top w:val="none" w:sz="0" w:space="0" w:color="auto"/>
        <w:left w:val="none" w:sz="0" w:space="0" w:color="auto"/>
        <w:bottom w:val="none" w:sz="0" w:space="0" w:color="auto"/>
        <w:right w:val="none" w:sz="0" w:space="0" w:color="auto"/>
      </w:divBdr>
    </w:div>
    <w:div w:id="1296983023">
      <w:bodyDiv w:val="1"/>
      <w:marLeft w:val="0"/>
      <w:marRight w:val="0"/>
      <w:marTop w:val="0"/>
      <w:marBottom w:val="0"/>
      <w:divBdr>
        <w:top w:val="none" w:sz="0" w:space="0" w:color="auto"/>
        <w:left w:val="none" w:sz="0" w:space="0" w:color="auto"/>
        <w:bottom w:val="none" w:sz="0" w:space="0" w:color="auto"/>
        <w:right w:val="none" w:sz="0" w:space="0" w:color="auto"/>
      </w:divBdr>
    </w:div>
    <w:div w:id="1311598957">
      <w:bodyDiv w:val="1"/>
      <w:marLeft w:val="0"/>
      <w:marRight w:val="0"/>
      <w:marTop w:val="0"/>
      <w:marBottom w:val="0"/>
      <w:divBdr>
        <w:top w:val="none" w:sz="0" w:space="0" w:color="auto"/>
        <w:left w:val="none" w:sz="0" w:space="0" w:color="auto"/>
        <w:bottom w:val="none" w:sz="0" w:space="0" w:color="auto"/>
        <w:right w:val="none" w:sz="0" w:space="0" w:color="auto"/>
      </w:divBdr>
    </w:div>
    <w:div w:id="1313409762">
      <w:bodyDiv w:val="1"/>
      <w:marLeft w:val="0"/>
      <w:marRight w:val="0"/>
      <w:marTop w:val="0"/>
      <w:marBottom w:val="0"/>
      <w:divBdr>
        <w:top w:val="none" w:sz="0" w:space="0" w:color="auto"/>
        <w:left w:val="none" w:sz="0" w:space="0" w:color="auto"/>
        <w:bottom w:val="none" w:sz="0" w:space="0" w:color="auto"/>
        <w:right w:val="none" w:sz="0" w:space="0" w:color="auto"/>
      </w:divBdr>
    </w:div>
    <w:div w:id="1324042623">
      <w:bodyDiv w:val="1"/>
      <w:marLeft w:val="0"/>
      <w:marRight w:val="0"/>
      <w:marTop w:val="0"/>
      <w:marBottom w:val="0"/>
      <w:divBdr>
        <w:top w:val="none" w:sz="0" w:space="0" w:color="auto"/>
        <w:left w:val="none" w:sz="0" w:space="0" w:color="auto"/>
        <w:bottom w:val="none" w:sz="0" w:space="0" w:color="auto"/>
        <w:right w:val="none" w:sz="0" w:space="0" w:color="auto"/>
      </w:divBdr>
    </w:div>
    <w:div w:id="1335373702">
      <w:bodyDiv w:val="1"/>
      <w:marLeft w:val="0"/>
      <w:marRight w:val="0"/>
      <w:marTop w:val="0"/>
      <w:marBottom w:val="0"/>
      <w:divBdr>
        <w:top w:val="none" w:sz="0" w:space="0" w:color="auto"/>
        <w:left w:val="none" w:sz="0" w:space="0" w:color="auto"/>
        <w:bottom w:val="none" w:sz="0" w:space="0" w:color="auto"/>
        <w:right w:val="none" w:sz="0" w:space="0" w:color="auto"/>
      </w:divBdr>
    </w:div>
    <w:div w:id="1352074193">
      <w:bodyDiv w:val="1"/>
      <w:marLeft w:val="0"/>
      <w:marRight w:val="0"/>
      <w:marTop w:val="0"/>
      <w:marBottom w:val="0"/>
      <w:divBdr>
        <w:top w:val="none" w:sz="0" w:space="0" w:color="auto"/>
        <w:left w:val="none" w:sz="0" w:space="0" w:color="auto"/>
        <w:bottom w:val="none" w:sz="0" w:space="0" w:color="auto"/>
        <w:right w:val="none" w:sz="0" w:space="0" w:color="auto"/>
      </w:divBdr>
    </w:div>
    <w:div w:id="1353800408">
      <w:bodyDiv w:val="1"/>
      <w:marLeft w:val="0"/>
      <w:marRight w:val="0"/>
      <w:marTop w:val="0"/>
      <w:marBottom w:val="0"/>
      <w:divBdr>
        <w:top w:val="none" w:sz="0" w:space="0" w:color="auto"/>
        <w:left w:val="none" w:sz="0" w:space="0" w:color="auto"/>
        <w:bottom w:val="none" w:sz="0" w:space="0" w:color="auto"/>
        <w:right w:val="none" w:sz="0" w:space="0" w:color="auto"/>
      </w:divBdr>
    </w:div>
    <w:div w:id="1360004854">
      <w:bodyDiv w:val="1"/>
      <w:marLeft w:val="0"/>
      <w:marRight w:val="0"/>
      <w:marTop w:val="0"/>
      <w:marBottom w:val="0"/>
      <w:divBdr>
        <w:top w:val="none" w:sz="0" w:space="0" w:color="auto"/>
        <w:left w:val="none" w:sz="0" w:space="0" w:color="auto"/>
        <w:bottom w:val="none" w:sz="0" w:space="0" w:color="auto"/>
        <w:right w:val="none" w:sz="0" w:space="0" w:color="auto"/>
      </w:divBdr>
      <w:divsChild>
        <w:div w:id="2097238134">
          <w:marLeft w:val="0"/>
          <w:marRight w:val="0"/>
          <w:marTop w:val="0"/>
          <w:marBottom w:val="0"/>
          <w:divBdr>
            <w:top w:val="none" w:sz="0" w:space="0" w:color="auto"/>
            <w:left w:val="none" w:sz="0" w:space="0" w:color="auto"/>
            <w:bottom w:val="none" w:sz="0" w:space="0" w:color="auto"/>
            <w:right w:val="none" w:sz="0" w:space="0" w:color="auto"/>
          </w:divBdr>
        </w:div>
        <w:div w:id="1711101837">
          <w:marLeft w:val="0"/>
          <w:marRight w:val="0"/>
          <w:marTop w:val="0"/>
          <w:marBottom w:val="0"/>
          <w:divBdr>
            <w:top w:val="none" w:sz="0" w:space="0" w:color="auto"/>
            <w:left w:val="none" w:sz="0" w:space="0" w:color="auto"/>
            <w:bottom w:val="none" w:sz="0" w:space="0" w:color="auto"/>
            <w:right w:val="none" w:sz="0" w:space="0" w:color="auto"/>
          </w:divBdr>
        </w:div>
        <w:div w:id="1641809598">
          <w:marLeft w:val="0"/>
          <w:marRight w:val="0"/>
          <w:marTop w:val="0"/>
          <w:marBottom w:val="0"/>
          <w:divBdr>
            <w:top w:val="none" w:sz="0" w:space="0" w:color="auto"/>
            <w:left w:val="none" w:sz="0" w:space="0" w:color="auto"/>
            <w:bottom w:val="none" w:sz="0" w:space="0" w:color="auto"/>
            <w:right w:val="none" w:sz="0" w:space="0" w:color="auto"/>
          </w:divBdr>
        </w:div>
        <w:div w:id="1077215663">
          <w:marLeft w:val="0"/>
          <w:marRight w:val="0"/>
          <w:marTop w:val="0"/>
          <w:marBottom w:val="0"/>
          <w:divBdr>
            <w:top w:val="none" w:sz="0" w:space="0" w:color="auto"/>
            <w:left w:val="none" w:sz="0" w:space="0" w:color="auto"/>
            <w:bottom w:val="none" w:sz="0" w:space="0" w:color="auto"/>
            <w:right w:val="none" w:sz="0" w:space="0" w:color="auto"/>
          </w:divBdr>
        </w:div>
        <w:div w:id="341592129">
          <w:marLeft w:val="0"/>
          <w:marRight w:val="0"/>
          <w:marTop w:val="0"/>
          <w:marBottom w:val="0"/>
          <w:divBdr>
            <w:top w:val="none" w:sz="0" w:space="0" w:color="auto"/>
            <w:left w:val="none" w:sz="0" w:space="0" w:color="auto"/>
            <w:bottom w:val="none" w:sz="0" w:space="0" w:color="auto"/>
            <w:right w:val="none" w:sz="0" w:space="0" w:color="auto"/>
          </w:divBdr>
        </w:div>
        <w:div w:id="69038132">
          <w:marLeft w:val="0"/>
          <w:marRight w:val="0"/>
          <w:marTop w:val="0"/>
          <w:marBottom w:val="0"/>
          <w:divBdr>
            <w:top w:val="none" w:sz="0" w:space="0" w:color="auto"/>
            <w:left w:val="none" w:sz="0" w:space="0" w:color="auto"/>
            <w:bottom w:val="none" w:sz="0" w:space="0" w:color="auto"/>
            <w:right w:val="none" w:sz="0" w:space="0" w:color="auto"/>
          </w:divBdr>
        </w:div>
        <w:div w:id="558786381">
          <w:marLeft w:val="0"/>
          <w:marRight w:val="0"/>
          <w:marTop w:val="0"/>
          <w:marBottom w:val="0"/>
          <w:divBdr>
            <w:top w:val="none" w:sz="0" w:space="0" w:color="auto"/>
            <w:left w:val="none" w:sz="0" w:space="0" w:color="auto"/>
            <w:bottom w:val="none" w:sz="0" w:space="0" w:color="auto"/>
            <w:right w:val="none" w:sz="0" w:space="0" w:color="auto"/>
          </w:divBdr>
        </w:div>
        <w:div w:id="382486816">
          <w:marLeft w:val="0"/>
          <w:marRight w:val="0"/>
          <w:marTop w:val="0"/>
          <w:marBottom w:val="0"/>
          <w:divBdr>
            <w:top w:val="none" w:sz="0" w:space="0" w:color="auto"/>
            <w:left w:val="none" w:sz="0" w:space="0" w:color="auto"/>
            <w:bottom w:val="none" w:sz="0" w:space="0" w:color="auto"/>
            <w:right w:val="none" w:sz="0" w:space="0" w:color="auto"/>
          </w:divBdr>
        </w:div>
        <w:div w:id="1815367958">
          <w:marLeft w:val="0"/>
          <w:marRight w:val="0"/>
          <w:marTop w:val="0"/>
          <w:marBottom w:val="0"/>
          <w:divBdr>
            <w:top w:val="none" w:sz="0" w:space="0" w:color="auto"/>
            <w:left w:val="none" w:sz="0" w:space="0" w:color="auto"/>
            <w:bottom w:val="none" w:sz="0" w:space="0" w:color="auto"/>
            <w:right w:val="none" w:sz="0" w:space="0" w:color="auto"/>
          </w:divBdr>
        </w:div>
        <w:div w:id="1318192332">
          <w:marLeft w:val="0"/>
          <w:marRight w:val="0"/>
          <w:marTop w:val="0"/>
          <w:marBottom w:val="0"/>
          <w:divBdr>
            <w:top w:val="none" w:sz="0" w:space="0" w:color="auto"/>
            <w:left w:val="none" w:sz="0" w:space="0" w:color="auto"/>
            <w:bottom w:val="none" w:sz="0" w:space="0" w:color="auto"/>
            <w:right w:val="none" w:sz="0" w:space="0" w:color="auto"/>
          </w:divBdr>
        </w:div>
        <w:div w:id="202989065">
          <w:marLeft w:val="0"/>
          <w:marRight w:val="0"/>
          <w:marTop w:val="0"/>
          <w:marBottom w:val="0"/>
          <w:divBdr>
            <w:top w:val="none" w:sz="0" w:space="0" w:color="auto"/>
            <w:left w:val="none" w:sz="0" w:space="0" w:color="auto"/>
            <w:bottom w:val="none" w:sz="0" w:space="0" w:color="auto"/>
            <w:right w:val="none" w:sz="0" w:space="0" w:color="auto"/>
          </w:divBdr>
        </w:div>
        <w:div w:id="528030565">
          <w:marLeft w:val="0"/>
          <w:marRight w:val="0"/>
          <w:marTop w:val="0"/>
          <w:marBottom w:val="0"/>
          <w:divBdr>
            <w:top w:val="none" w:sz="0" w:space="0" w:color="auto"/>
            <w:left w:val="none" w:sz="0" w:space="0" w:color="auto"/>
            <w:bottom w:val="none" w:sz="0" w:space="0" w:color="auto"/>
            <w:right w:val="none" w:sz="0" w:space="0" w:color="auto"/>
          </w:divBdr>
        </w:div>
        <w:div w:id="1906211840">
          <w:marLeft w:val="0"/>
          <w:marRight w:val="0"/>
          <w:marTop w:val="0"/>
          <w:marBottom w:val="0"/>
          <w:divBdr>
            <w:top w:val="none" w:sz="0" w:space="0" w:color="auto"/>
            <w:left w:val="none" w:sz="0" w:space="0" w:color="auto"/>
            <w:bottom w:val="none" w:sz="0" w:space="0" w:color="auto"/>
            <w:right w:val="none" w:sz="0" w:space="0" w:color="auto"/>
          </w:divBdr>
        </w:div>
        <w:div w:id="938218901">
          <w:marLeft w:val="0"/>
          <w:marRight w:val="0"/>
          <w:marTop w:val="0"/>
          <w:marBottom w:val="0"/>
          <w:divBdr>
            <w:top w:val="none" w:sz="0" w:space="0" w:color="auto"/>
            <w:left w:val="none" w:sz="0" w:space="0" w:color="auto"/>
            <w:bottom w:val="none" w:sz="0" w:space="0" w:color="auto"/>
            <w:right w:val="none" w:sz="0" w:space="0" w:color="auto"/>
          </w:divBdr>
        </w:div>
        <w:div w:id="2109232510">
          <w:marLeft w:val="0"/>
          <w:marRight w:val="0"/>
          <w:marTop w:val="0"/>
          <w:marBottom w:val="0"/>
          <w:divBdr>
            <w:top w:val="none" w:sz="0" w:space="0" w:color="auto"/>
            <w:left w:val="none" w:sz="0" w:space="0" w:color="auto"/>
            <w:bottom w:val="none" w:sz="0" w:space="0" w:color="auto"/>
            <w:right w:val="none" w:sz="0" w:space="0" w:color="auto"/>
          </w:divBdr>
        </w:div>
        <w:div w:id="1558273703">
          <w:marLeft w:val="0"/>
          <w:marRight w:val="0"/>
          <w:marTop w:val="0"/>
          <w:marBottom w:val="0"/>
          <w:divBdr>
            <w:top w:val="none" w:sz="0" w:space="0" w:color="auto"/>
            <w:left w:val="none" w:sz="0" w:space="0" w:color="auto"/>
            <w:bottom w:val="none" w:sz="0" w:space="0" w:color="auto"/>
            <w:right w:val="none" w:sz="0" w:space="0" w:color="auto"/>
          </w:divBdr>
        </w:div>
        <w:div w:id="1251498663">
          <w:marLeft w:val="0"/>
          <w:marRight w:val="0"/>
          <w:marTop w:val="0"/>
          <w:marBottom w:val="0"/>
          <w:divBdr>
            <w:top w:val="none" w:sz="0" w:space="0" w:color="auto"/>
            <w:left w:val="none" w:sz="0" w:space="0" w:color="auto"/>
            <w:bottom w:val="none" w:sz="0" w:space="0" w:color="auto"/>
            <w:right w:val="none" w:sz="0" w:space="0" w:color="auto"/>
          </w:divBdr>
        </w:div>
      </w:divsChild>
    </w:div>
    <w:div w:id="1366715534">
      <w:bodyDiv w:val="1"/>
      <w:marLeft w:val="0"/>
      <w:marRight w:val="0"/>
      <w:marTop w:val="0"/>
      <w:marBottom w:val="0"/>
      <w:divBdr>
        <w:top w:val="none" w:sz="0" w:space="0" w:color="auto"/>
        <w:left w:val="none" w:sz="0" w:space="0" w:color="auto"/>
        <w:bottom w:val="none" w:sz="0" w:space="0" w:color="auto"/>
        <w:right w:val="none" w:sz="0" w:space="0" w:color="auto"/>
      </w:divBdr>
    </w:div>
    <w:div w:id="1373966433">
      <w:bodyDiv w:val="1"/>
      <w:marLeft w:val="0"/>
      <w:marRight w:val="0"/>
      <w:marTop w:val="0"/>
      <w:marBottom w:val="0"/>
      <w:divBdr>
        <w:top w:val="none" w:sz="0" w:space="0" w:color="auto"/>
        <w:left w:val="none" w:sz="0" w:space="0" w:color="auto"/>
        <w:bottom w:val="none" w:sz="0" w:space="0" w:color="auto"/>
        <w:right w:val="none" w:sz="0" w:space="0" w:color="auto"/>
      </w:divBdr>
    </w:div>
    <w:div w:id="1376852184">
      <w:bodyDiv w:val="1"/>
      <w:marLeft w:val="0"/>
      <w:marRight w:val="0"/>
      <w:marTop w:val="0"/>
      <w:marBottom w:val="0"/>
      <w:divBdr>
        <w:top w:val="none" w:sz="0" w:space="0" w:color="auto"/>
        <w:left w:val="none" w:sz="0" w:space="0" w:color="auto"/>
        <w:bottom w:val="none" w:sz="0" w:space="0" w:color="auto"/>
        <w:right w:val="none" w:sz="0" w:space="0" w:color="auto"/>
      </w:divBdr>
    </w:div>
    <w:div w:id="1385449892">
      <w:bodyDiv w:val="1"/>
      <w:marLeft w:val="0"/>
      <w:marRight w:val="0"/>
      <w:marTop w:val="0"/>
      <w:marBottom w:val="0"/>
      <w:divBdr>
        <w:top w:val="none" w:sz="0" w:space="0" w:color="auto"/>
        <w:left w:val="none" w:sz="0" w:space="0" w:color="auto"/>
        <w:bottom w:val="none" w:sz="0" w:space="0" w:color="auto"/>
        <w:right w:val="none" w:sz="0" w:space="0" w:color="auto"/>
      </w:divBdr>
    </w:div>
    <w:div w:id="1391415546">
      <w:bodyDiv w:val="1"/>
      <w:marLeft w:val="0"/>
      <w:marRight w:val="0"/>
      <w:marTop w:val="0"/>
      <w:marBottom w:val="0"/>
      <w:divBdr>
        <w:top w:val="none" w:sz="0" w:space="0" w:color="auto"/>
        <w:left w:val="none" w:sz="0" w:space="0" w:color="auto"/>
        <w:bottom w:val="none" w:sz="0" w:space="0" w:color="auto"/>
        <w:right w:val="none" w:sz="0" w:space="0" w:color="auto"/>
      </w:divBdr>
    </w:div>
    <w:div w:id="1395813095">
      <w:bodyDiv w:val="1"/>
      <w:marLeft w:val="0"/>
      <w:marRight w:val="0"/>
      <w:marTop w:val="0"/>
      <w:marBottom w:val="0"/>
      <w:divBdr>
        <w:top w:val="none" w:sz="0" w:space="0" w:color="auto"/>
        <w:left w:val="none" w:sz="0" w:space="0" w:color="auto"/>
        <w:bottom w:val="none" w:sz="0" w:space="0" w:color="auto"/>
        <w:right w:val="none" w:sz="0" w:space="0" w:color="auto"/>
      </w:divBdr>
    </w:div>
    <w:div w:id="1400206421">
      <w:bodyDiv w:val="1"/>
      <w:marLeft w:val="0"/>
      <w:marRight w:val="0"/>
      <w:marTop w:val="0"/>
      <w:marBottom w:val="0"/>
      <w:divBdr>
        <w:top w:val="none" w:sz="0" w:space="0" w:color="auto"/>
        <w:left w:val="none" w:sz="0" w:space="0" w:color="auto"/>
        <w:bottom w:val="none" w:sz="0" w:space="0" w:color="auto"/>
        <w:right w:val="none" w:sz="0" w:space="0" w:color="auto"/>
      </w:divBdr>
    </w:div>
    <w:div w:id="1402101792">
      <w:bodyDiv w:val="1"/>
      <w:marLeft w:val="0"/>
      <w:marRight w:val="0"/>
      <w:marTop w:val="0"/>
      <w:marBottom w:val="0"/>
      <w:divBdr>
        <w:top w:val="none" w:sz="0" w:space="0" w:color="auto"/>
        <w:left w:val="none" w:sz="0" w:space="0" w:color="auto"/>
        <w:bottom w:val="none" w:sz="0" w:space="0" w:color="auto"/>
        <w:right w:val="none" w:sz="0" w:space="0" w:color="auto"/>
      </w:divBdr>
    </w:div>
    <w:div w:id="1403019927">
      <w:bodyDiv w:val="1"/>
      <w:marLeft w:val="0"/>
      <w:marRight w:val="0"/>
      <w:marTop w:val="0"/>
      <w:marBottom w:val="0"/>
      <w:divBdr>
        <w:top w:val="none" w:sz="0" w:space="0" w:color="auto"/>
        <w:left w:val="none" w:sz="0" w:space="0" w:color="auto"/>
        <w:bottom w:val="none" w:sz="0" w:space="0" w:color="auto"/>
        <w:right w:val="none" w:sz="0" w:space="0" w:color="auto"/>
      </w:divBdr>
    </w:div>
    <w:div w:id="1409842039">
      <w:bodyDiv w:val="1"/>
      <w:marLeft w:val="0"/>
      <w:marRight w:val="0"/>
      <w:marTop w:val="0"/>
      <w:marBottom w:val="0"/>
      <w:divBdr>
        <w:top w:val="none" w:sz="0" w:space="0" w:color="auto"/>
        <w:left w:val="none" w:sz="0" w:space="0" w:color="auto"/>
        <w:bottom w:val="none" w:sz="0" w:space="0" w:color="auto"/>
        <w:right w:val="none" w:sz="0" w:space="0" w:color="auto"/>
      </w:divBdr>
    </w:div>
    <w:div w:id="1416705074">
      <w:bodyDiv w:val="1"/>
      <w:marLeft w:val="0"/>
      <w:marRight w:val="0"/>
      <w:marTop w:val="0"/>
      <w:marBottom w:val="0"/>
      <w:divBdr>
        <w:top w:val="none" w:sz="0" w:space="0" w:color="auto"/>
        <w:left w:val="none" w:sz="0" w:space="0" w:color="auto"/>
        <w:bottom w:val="none" w:sz="0" w:space="0" w:color="auto"/>
        <w:right w:val="none" w:sz="0" w:space="0" w:color="auto"/>
      </w:divBdr>
      <w:divsChild>
        <w:div w:id="762334099">
          <w:marLeft w:val="0"/>
          <w:marRight w:val="0"/>
          <w:marTop w:val="0"/>
          <w:marBottom w:val="0"/>
          <w:divBdr>
            <w:top w:val="none" w:sz="0" w:space="0" w:color="auto"/>
            <w:left w:val="none" w:sz="0" w:space="0" w:color="auto"/>
            <w:bottom w:val="none" w:sz="0" w:space="0" w:color="auto"/>
            <w:right w:val="none" w:sz="0" w:space="0" w:color="auto"/>
          </w:divBdr>
          <w:divsChild>
            <w:div w:id="266087909">
              <w:marLeft w:val="0"/>
              <w:marRight w:val="0"/>
              <w:marTop w:val="0"/>
              <w:marBottom w:val="0"/>
              <w:divBdr>
                <w:top w:val="none" w:sz="0" w:space="0" w:color="auto"/>
                <w:left w:val="none" w:sz="0" w:space="0" w:color="auto"/>
                <w:bottom w:val="none" w:sz="0" w:space="0" w:color="auto"/>
                <w:right w:val="none" w:sz="0" w:space="0" w:color="auto"/>
              </w:divBdr>
              <w:divsChild>
                <w:div w:id="570701221">
                  <w:marLeft w:val="0"/>
                  <w:marRight w:val="0"/>
                  <w:marTop w:val="0"/>
                  <w:marBottom w:val="0"/>
                  <w:divBdr>
                    <w:top w:val="none" w:sz="0" w:space="0" w:color="auto"/>
                    <w:left w:val="none" w:sz="0" w:space="0" w:color="auto"/>
                    <w:bottom w:val="none" w:sz="0" w:space="0" w:color="auto"/>
                    <w:right w:val="none" w:sz="0" w:space="0" w:color="auto"/>
                  </w:divBdr>
                  <w:divsChild>
                    <w:div w:id="126480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598861">
      <w:bodyDiv w:val="1"/>
      <w:marLeft w:val="0"/>
      <w:marRight w:val="0"/>
      <w:marTop w:val="0"/>
      <w:marBottom w:val="0"/>
      <w:divBdr>
        <w:top w:val="none" w:sz="0" w:space="0" w:color="auto"/>
        <w:left w:val="none" w:sz="0" w:space="0" w:color="auto"/>
        <w:bottom w:val="none" w:sz="0" w:space="0" w:color="auto"/>
        <w:right w:val="none" w:sz="0" w:space="0" w:color="auto"/>
      </w:divBdr>
    </w:div>
    <w:div w:id="1439133555">
      <w:bodyDiv w:val="1"/>
      <w:marLeft w:val="0"/>
      <w:marRight w:val="0"/>
      <w:marTop w:val="0"/>
      <w:marBottom w:val="0"/>
      <w:divBdr>
        <w:top w:val="none" w:sz="0" w:space="0" w:color="auto"/>
        <w:left w:val="none" w:sz="0" w:space="0" w:color="auto"/>
        <w:bottom w:val="none" w:sz="0" w:space="0" w:color="auto"/>
        <w:right w:val="none" w:sz="0" w:space="0" w:color="auto"/>
      </w:divBdr>
    </w:div>
    <w:div w:id="1441340912">
      <w:bodyDiv w:val="1"/>
      <w:marLeft w:val="0"/>
      <w:marRight w:val="0"/>
      <w:marTop w:val="0"/>
      <w:marBottom w:val="0"/>
      <w:divBdr>
        <w:top w:val="none" w:sz="0" w:space="0" w:color="auto"/>
        <w:left w:val="none" w:sz="0" w:space="0" w:color="auto"/>
        <w:bottom w:val="none" w:sz="0" w:space="0" w:color="auto"/>
        <w:right w:val="none" w:sz="0" w:space="0" w:color="auto"/>
      </w:divBdr>
    </w:div>
    <w:div w:id="1442723300">
      <w:bodyDiv w:val="1"/>
      <w:marLeft w:val="0"/>
      <w:marRight w:val="0"/>
      <w:marTop w:val="0"/>
      <w:marBottom w:val="0"/>
      <w:divBdr>
        <w:top w:val="none" w:sz="0" w:space="0" w:color="auto"/>
        <w:left w:val="none" w:sz="0" w:space="0" w:color="auto"/>
        <w:bottom w:val="none" w:sz="0" w:space="0" w:color="auto"/>
        <w:right w:val="none" w:sz="0" w:space="0" w:color="auto"/>
      </w:divBdr>
    </w:div>
    <w:div w:id="1445885903">
      <w:bodyDiv w:val="1"/>
      <w:marLeft w:val="0"/>
      <w:marRight w:val="0"/>
      <w:marTop w:val="0"/>
      <w:marBottom w:val="0"/>
      <w:divBdr>
        <w:top w:val="none" w:sz="0" w:space="0" w:color="auto"/>
        <w:left w:val="none" w:sz="0" w:space="0" w:color="auto"/>
        <w:bottom w:val="none" w:sz="0" w:space="0" w:color="auto"/>
        <w:right w:val="none" w:sz="0" w:space="0" w:color="auto"/>
      </w:divBdr>
    </w:div>
    <w:div w:id="1449928150">
      <w:bodyDiv w:val="1"/>
      <w:marLeft w:val="0"/>
      <w:marRight w:val="0"/>
      <w:marTop w:val="0"/>
      <w:marBottom w:val="0"/>
      <w:divBdr>
        <w:top w:val="none" w:sz="0" w:space="0" w:color="auto"/>
        <w:left w:val="none" w:sz="0" w:space="0" w:color="auto"/>
        <w:bottom w:val="none" w:sz="0" w:space="0" w:color="auto"/>
        <w:right w:val="none" w:sz="0" w:space="0" w:color="auto"/>
      </w:divBdr>
    </w:div>
    <w:div w:id="1452430450">
      <w:bodyDiv w:val="1"/>
      <w:marLeft w:val="0"/>
      <w:marRight w:val="0"/>
      <w:marTop w:val="0"/>
      <w:marBottom w:val="0"/>
      <w:divBdr>
        <w:top w:val="none" w:sz="0" w:space="0" w:color="auto"/>
        <w:left w:val="none" w:sz="0" w:space="0" w:color="auto"/>
        <w:bottom w:val="none" w:sz="0" w:space="0" w:color="auto"/>
        <w:right w:val="none" w:sz="0" w:space="0" w:color="auto"/>
      </w:divBdr>
    </w:div>
    <w:div w:id="1457290326">
      <w:bodyDiv w:val="1"/>
      <w:marLeft w:val="0"/>
      <w:marRight w:val="0"/>
      <w:marTop w:val="0"/>
      <w:marBottom w:val="0"/>
      <w:divBdr>
        <w:top w:val="none" w:sz="0" w:space="0" w:color="auto"/>
        <w:left w:val="none" w:sz="0" w:space="0" w:color="auto"/>
        <w:bottom w:val="none" w:sz="0" w:space="0" w:color="auto"/>
        <w:right w:val="none" w:sz="0" w:space="0" w:color="auto"/>
      </w:divBdr>
    </w:div>
    <w:div w:id="1469199028">
      <w:bodyDiv w:val="1"/>
      <w:marLeft w:val="0"/>
      <w:marRight w:val="0"/>
      <w:marTop w:val="0"/>
      <w:marBottom w:val="0"/>
      <w:divBdr>
        <w:top w:val="none" w:sz="0" w:space="0" w:color="auto"/>
        <w:left w:val="none" w:sz="0" w:space="0" w:color="auto"/>
        <w:bottom w:val="none" w:sz="0" w:space="0" w:color="auto"/>
        <w:right w:val="none" w:sz="0" w:space="0" w:color="auto"/>
      </w:divBdr>
    </w:div>
    <w:div w:id="1474131386">
      <w:bodyDiv w:val="1"/>
      <w:marLeft w:val="0"/>
      <w:marRight w:val="0"/>
      <w:marTop w:val="0"/>
      <w:marBottom w:val="0"/>
      <w:divBdr>
        <w:top w:val="none" w:sz="0" w:space="0" w:color="auto"/>
        <w:left w:val="none" w:sz="0" w:space="0" w:color="auto"/>
        <w:bottom w:val="none" w:sz="0" w:space="0" w:color="auto"/>
        <w:right w:val="none" w:sz="0" w:space="0" w:color="auto"/>
      </w:divBdr>
    </w:div>
    <w:div w:id="1476028583">
      <w:bodyDiv w:val="1"/>
      <w:marLeft w:val="0"/>
      <w:marRight w:val="0"/>
      <w:marTop w:val="0"/>
      <w:marBottom w:val="0"/>
      <w:divBdr>
        <w:top w:val="none" w:sz="0" w:space="0" w:color="auto"/>
        <w:left w:val="none" w:sz="0" w:space="0" w:color="auto"/>
        <w:bottom w:val="none" w:sz="0" w:space="0" w:color="auto"/>
        <w:right w:val="none" w:sz="0" w:space="0" w:color="auto"/>
      </w:divBdr>
    </w:div>
    <w:div w:id="1490363514">
      <w:bodyDiv w:val="1"/>
      <w:marLeft w:val="0"/>
      <w:marRight w:val="0"/>
      <w:marTop w:val="0"/>
      <w:marBottom w:val="0"/>
      <w:divBdr>
        <w:top w:val="none" w:sz="0" w:space="0" w:color="auto"/>
        <w:left w:val="none" w:sz="0" w:space="0" w:color="auto"/>
        <w:bottom w:val="none" w:sz="0" w:space="0" w:color="auto"/>
        <w:right w:val="none" w:sz="0" w:space="0" w:color="auto"/>
      </w:divBdr>
    </w:div>
    <w:div w:id="1496259643">
      <w:bodyDiv w:val="1"/>
      <w:marLeft w:val="0"/>
      <w:marRight w:val="0"/>
      <w:marTop w:val="0"/>
      <w:marBottom w:val="0"/>
      <w:divBdr>
        <w:top w:val="none" w:sz="0" w:space="0" w:color="auto"/>
        <w:left w:val="none" w:sz="0" w:space="0" w:color="auto"/>
        <w:bottom w:val="none" w:sz="0" w:space="0" w:color="auto"/>
        <w:right w:val="none" w:sz="0" w:space="0" w:color="auto"/>
      </w:divBdr>
    </w:div>
    <w:div w:id="1497452373">
      <w:bodyDiv w:val="1"/>
      <w:marLeft w:val="0"/>
      <w:marRight w:val="0"/>
      <w:marTop w:val="0"/>
      <w:marBottom w:val="0"/>
      <w:divBdr>
        <w:top w:val="none" w:sz="0" w:space="0" w:color="auto"/>
        <w:left w:val="none" w:sz="0" w:space="0" w:color="auto"/>
        <w:bottom w:val="none" w:sz="0" w:space="0" w:color="auto"/>
        <w:right w:val="none" w:sz="0" w:space="0" w:color="auto"/>
      </w:divBdr>
    </w:div>
    <w:div w:id="1518809850">
      <w:bodyDiv w:val="1"/>
      <w:marLeft w:val="0"/>
      <w:marRight w:val="0"/>
      <w:marTop w:val="0"/>
      <w:marBottom w:val="0"/>
      <w:divBdr>
        <w:top w:val="none" w:sz="0" w:space="0" w:color="auto"/>
        <w:left w:val="none" w:sz="0" w:space="0" w:color="auto"/>
        <w:bottom w:val="none" w:sz="0" w:space="0" w:color="auto"/>
        <w:right w:val="none" w:sz="0" w:space="0" w:color="auto"/>
      </w:divBdr>
    </w:div>
    <w:div w:id="1522085792">
      <w:bodyDiv w:val="1"/>
      <w:marLeft w:val="0"/>
      <w:marRight w:val="0"/>
      <w:marTop w:val="0"/>
      <w:marBottom w:val="0"/>
      <w:divBdr>
        <w:top w:val="none" w:sz="0" w:space="0" w:color="auto"/>
        <w:left w:val="none" w:sz="0" w:space="0" w:color="auto"/>
        <w:bottom w:val="none" w:sz="0" w:space="0" w:color="auto"/>
        <w:right w:val="none" w:sz="0" w:space="0" w:color="auto"/>
      </w:divBdr>
    </w:div>
    <w:div w:id="1522864083">
      <w:bodyDiv w:val="1"/>
      <w:marLeft w:val="0"/>
      <w:marRight w:val="0"/>
      <w:marTop w:val="0"/>
      <w:marBottom w:val="0"/>
      <w:divBdr>
        <w:top w:val="none" w:sz="0" w:space="0" w:color="auto"/>
        <w:left w:val="none" w:sz="0" w:space="0" w:color="auto"/>
        <w:bottom w:val="none" w:sz="0" w:space="0" w:color="auto"/>
        <w:right w:val="none" w:sz="0" w:space="0" w:color="auto"/>
      </w:divBdr>
      <w:divsChild>
        <w:div w:id="1944141387">
          <w:marLeft w:val="0"/>
          <w:marRight w:val="0"/>
          <w:marTop w:val="0"/>
          <w:marBottom w:val="0"/>
          <w:divBdr>
            <w:top w:val="none" w:sz="0" w:space="0" w:color="auto"/>
            <w:left w:val="none" w:sz="0" w:space="0" w:color="auto"/>
            <w:bottom w:val="none" w:sz="0" w:space="0" w:color="auto"/>
            <w:right w:val="none" w:sz="0" w:space="0" w:color="auto"/>
          </w:divBdr>
          <w:divsChild>
            <w:div w:id="154890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25350">
      <w:bodyDiv w:val="1"/>
      <w:marLeft w:val="0"/>
      <w:marRight w:val="0"/>
      <w:marTop w:val="0"/>
      <w:marBottom w:val="0"/>
      <w:divBdr>
        <w:top w:val="none" w:sz="0" w:space="0" w:color="auto"/>
        <w:left w:val="none" w:sz="0" w:space="0" w:color="auto"/>
        <w:bottom w:val="none" w:sz="0" w:space="0" w:color="auto"/>
        <w:right w:val="none" w:sz="0" w:space="0" w:color="auto"/>
      </w:divBdr>
    </w:div>
    <w:div w:id="1547109060">
      <w:bodyDiv w:val="1"/>
      <w:marLeft w:val="0"/>
      <w:marRight w:val="0"/>
      <w:marTop w:val="0"/>
      <w:marBottom w:val="0"/>
      <w:divBdr>
        <w:top w:val="none" w:sz="0" w:space="0" w:color="auto"/>
        <w:left w:val="none" w:sz="0" w:space="0" w:color="auto"/>
        <w:bottom w:val="none" w:sz="0" w:space="0" w:color="auto"/>
        <w:right w:val="none" w:sz="0" w:space="0" w:color="auto"/>
      </w:divBdr>
      <w:divsChild>
        <w:div w:id="1510409919">
          <w:marLeft w:val="0"/>
          <w:marRight w:val="0"/>
          <w:marTop w:val="0"/>
          <w:marBottom w:val="0"/>
          <w:divBdr>
            <w:top w:val="none" w:sz="0" w:space="0" w:color="auto"/>
            <w:left w:val="none" w:sz="0" w:space="0" w:color="auto"/>
            <w:bottom w:val="none" w:sz="0" w:space="0" w:color="auto"/>
            <w:right w:val="none" w:sz="0" w:space="0" w:color="auto"/>
          </w:divBdr>
        </w:div>
        <w:div w:id="1775705927">
          <w:marLeft w:val="0"/>
          <w:marRight w:val="0"/>
          <w:marTop w:val="0"/>
          <w:marBottom w:val="0"/>
          <w:divBdr>
            <w:top w:val="none" w:sz="0" w:space="0" w:color="auto"/>
            <w:left w:val="none" w:sz="0" w:space="0" w:color="auto"/>
            <w:bottom w:val="none" w:sz="0" w:space="0" w:color="auto"/>
            <w:right w:val="none" w:sz="0" w:space="0" w:color="auto"/>
          </w:divBdr>
        </w:div>
        <w:div w:id="92362784">
          <w:marLeft w:val="0"/>
          <w:marRight w:val="0"/>
          <w:marTop w:val="0"/>
          <w:marBottom w:val="0"/>
          <w:divBdr>
            <w:top w:val="none" w:sz="0" w:space="0" w:color="auto"/>
            <w:left w:val="none" w:sz="0" w:space="0" w:color="auto"/>
            <w:bottom w:val="none" w:sz="0" w:space="0" w:color="auto"/>
            <w:right w:val="none" w:sz="0" w:space="0" w:color="auto"/>
          </w:divBdr>
        </w:div>
      </w:divsChild>
    </w:div>
    <w:div w:id="1548881886">
      <w:bodyDiv w:val="1"/>
      <w:marLeft w:val="0"/>
      <w:marRight w:val="0"/>
      <w:marTop w:val="0"/>
      <w:marBottom w:val="0"/>
      <w:divBdr>
        <w:top w:val="none" w:sz="0" w:space="0" w:color="auto"/>
        <w:left w:val="none" w:sz="0" w:space="0" w:color="auto"/>
        <w:bottom w:val="none" w:sz="0" w:space="0" w:color="auto"/>
        <w:right w:val="none" w:sz="0" w:space="0" w:color="auto"/>
      </w:divBdr>
    </w:div>
    <w:div w:id="1549950600">
      <w:bodyDiv w:val="1"/>
      <w:marLeft w:val="0"/>
      <w:marRight w:val="0"/>
      <w:marTop w:val="0"/>
      <w:marBottom w:val="0"/>
      <w:divBdr>
        <w:top w:val="none" w:sz="0" w:space="0" w:color="auto"/>
        <w:left w:val="none" w:sz="0" w:space="0" w:color="auto"/>
        <w:bottom w:val="none" w:sz="0" w:space="0" w:color="auto"/>
        <w:right w:val="none" w:sz="0" w:space="0" w:color="auto"/>
      </w:divBdr>
    </w:div>
    <w:div w:id="1556310831">
      <w:bodyDiv w:val="1"/>
      <w:marLeft w:val="0"/>
      <w:marRight w:val="0"/>
      <w:marTop w:val="0"/>
      <w:marBottom w:val="0"/>
      <w:divBdr>
        <w:top w:val="none" w:sz="0" w:space="0" w:color="auto"/>
        <w:left w:val="none" w:sz="0" w:space="0" w:color="auto"/>
        <w:bottom w:val="none" w:sz="0" w:space="0" w:color="auto"/>
        <w:right w:val="none" w:sz="0" w:space="0" w:color="auto"/>
      </w:divBdr>
      <w:divsChild>
        <w:div w:id="1672023310">
          <w:marLeft w:val="0"/>
          <w:marRight w:val="0"/>
          <w:marTop w:val="0"/>
          <w:marBottom w:val="0"/>
          <w:divBdr>
            <w:top w:val="none" w:sz="0" w:space="0" w:color="auto"/>
            <w:left w:val="none" w:sz="0" w:space="0" w:color="auto"/>
            <w:bottom w:val="none" w:sz="0" w:space="0" w:color="auto"/>
            <w:right w:val="none" w:sz="0" w:space="0" w:color="auto"/>
          </w:divBdr>
        </w:div>
        <w:div w:id="1541434668">
          <w:marLeft w:val="0"/>
          <w:marRight w:val="0"/>
          <w:marTop w:val="0"/>
          <w:marBottom w:val="0"/>
          <w:divBdr>
            <w:top w:val="none" w:sz="0" w:space="0" w:color="auto"/>
            <w:left w:val="none" w:sz="0" w:space="0" w:color="auto"/>
            <w:bottom w:val="none" w:sz="0" w:space="0" w:color="auto"/>
            <w:right w:val="none" w:sz="0" w:space="0" w:color="auto"/>
          </w:divBdr>
        </w:div>
        <w:div w:id="1708752138">
          <w:marLeft w:val="0"/>
          <w:marRight w:val="0"/>
          <w:marTop w:val="0"/>
          <w:marBottom w:val="0"/>
          <w:divBdr>
            <w:top w:val="none" w:sz="0" w:space="0" w:color="auto"/>
            <w:left w:val="none" w:sz="0" w:space="0" w:color="auto"/>
            <w:bottom w:val="none" w:sz="0" w:space="0" w:color="auto"/>
            <w:right w:val="none" w:sz="0" w:space="0" w:color="auto"/>
          </w:divBdr>
        </w:div>
        <w:div w:id="141702436">
          <w:marLeft w:val="0"/>
          <w:marRight w:val="0"/>
          <w:marTop w:val="0"/>
          <w:marBottom w:val="0"/>
          <w:divBdr>
            <w:top w:val="none" w:sz="0" w:space="0" w:color="auto"/>
            <w:left w:val="none" w:sz="0" w:space="0" w:color="auto"/>
            <w:bottom w:val="none" w:sz="0" w:space="0" w:color="auto"/>
            <w:right w:val="none" w:sz="0" w:space="0" w:color="auto"/>
          </w:divBdr>
        </w:div>
        <w:div w:id="1066533291">
          <w:marLeft w:val="0"/>
          <w:marRight w:val="0"/>
          <w:marTop w:val="0"/>
          <w:marBottom w:val="0"/>
          <w:divBdr>
            <w:top w:val="none" w:sz="0" w:space="0" w:color="auto"/>
            <w:left w:val="none" w:sz="0" w:space="0" w:color="auto"/>
            <w:bottom w:val="none" w:sz="0" w:space="0" w:color="auto"/>
            <w:right w:val="none" w:sz="0" w:space="0" w:color="auto"/>
          </w:divBdr>
        </w:div>
        <w:div w:id="1976595367">
          <w:marLeft w:val="0"/>
          <w:marRight w:val="0"/>
          <w:marTop w:val="0"/>
          <w:marBottom w:val="0"/>
          <w:divBdr>
            <w:top w:val="none" w:sz="0" w:space="0" w:color="auto"/>
            <w:left w:val="none" w:sz="0" w:space="0" w:color="auto"/>
            <w:bottom w:val="none" w:sz="0" w:space="0" w:color="auto"/>
            <w:right w:val="none" w:sz="0" w:space="0" w:color="auto"/>
          </w:divBdr>
        </w:div>
        <w:div w:id="2755575">
          <w:marLeft w:val="0"/>
          <w:marRight w:val="0"/>
          <w:marTop w:val="0"/>
          <w:marBottom w:val="0"/>
          <w:divBdr>
            <w:top w:val="none" w:sz="0" w:space="0" w:color="auto"/>
            <w:left w:val="none" w:sz="0" w:space="0" w:color="auto"/>
            <w:bottom w:val="none" w:sz="0" w:space="0" w:color="auto"/>
            <w:right w:val="none" w:sz="0" w:space="0" w:color="auto"/>
          </w:divBdr>
        </w:div>
        <w:div w:id="13848473">
          <w:marLeft w:val="0"/>
          <w:marRight w:val="0"/>
          <w:marTop w:val="0"/>
          <w:marBottom w:val="0"/>
          <w:divBdr>
            <w:top w:val="none" w:sz="0" w:space="0" w:color="auto"/>
            <w:left w:val="none" w:sz="0" w:space="0" w:color="auto"/>
            <w:bottom w:val="none" w:sz="0" w:space="0" w:color="auto"/>
            <w:right w:val="none" w:sz="0" w:space="0" w:color="auto"/>
          </w:divBdr>
        </w:div>
        <w:div w:id="1233546081">
          <w:marLeft w:val="0"/>
          <w:marRight w:val="0"/>
          <w:marTop w:val="0"/>
          <w:marBottom w:val="0"/>
          <w:divBdr>
            <w:top w:val="none" w:sz="0" w:space="0" w:color="auto"/>
            <w:left w:val="none" w:sz="0" w:space="0" w:color="auto"/>
            <w:bottom w:val="none" w:sz="0" w:space="0" w:color="auto"/>
            <w:right w:val="none" w:sz="0" w:space="0" w:color="auto"/>
          </w:divBdr>
        </w:div>
        <w:div w:id="546063407">
          <w:marLeft w:val="0"/>
          <w:marRight w:val="0"/>
          <w:marTop w:val="0"/>
          <w:marBottom w:val="0"/>
          <w:divBdr>
            <w:top w:val="none" w:sz="0" w:space="0" w:color="auto"/>
            <w:left w:val="none" w:sz="0" w:space="0" w:color="auto"/>
            <w:bottom w:val="none" w:sz="0" w:space="0" w:color="auto"/>
            <w:right w:val="none" w:sz="0" w:space="0" w:color="auto"/>
          </w:divBdr>
        </w:div>
        <w:div w:id="1280838479">
          <w:marLeft w:val="0"/>
          <w:marRight w:val="0"/>
          <w:marTop w:val="0"/>
          <w:marBottom w:val="0"/>
          <w:divBdr>
            <w:top w:val="none" w:sz="0" w:space="0" w:color="auto"/>
            <w:left w:val="none" w:sz="0" w:space="0" w:color="auto"/>
            <w:bottom w:val="none" w:sz="0" w:space="0" w:color="auto"/>
            <w:right w:val="none" w:sz="0" w:space="0" w:color="auto"/>
          </w:divBdr>
        </w:div>
        <w:div w:id="1516191292">
          <w:marLeft w:val="0"/>
          <w:marRight w:val="0"/>
          <w:marTop w:val="0"/>
          <w:marBottom w:val="0"/>
          <w:divBdr>
            <w:top w:val="none" w:sz="0" w:space="0" w:color="auto"/>
            <w:left w:val="none" w:sz="0" w:space="0" w:color="auto"/>
            <w:bottom w:val="none" w:sz="0" w:space="0" w:color="auto"/>
            <w:right w:val="none" w:sz="0" w:space="0" w:color="auto"/>
          </w:divBdr>
        </w:div>
        <w:div w:id="739714077">
          <w:marLeft w:val="0"/>
          <w:marRight w:val="0"/>
          <w:marTop w:val="0"/>
          <w:marBottom w:val="0"/>
          <w:divBdr>
            <w:top w:val="none" w:sz="0" w:space="0" w:color="auto"/>
            <w:left w:val="none" w:sz="0" w:space="0" w:color="auto"/>
            <w:bottom w:val="none" w:sz="0" w:space="0" w:color="auto"/>
            <w:right w:val="none" w:sz="0" w:space="0" w:color="auto"/>
          </w:divBdr>
        </w:div>
        <w:div w:id="70741750">
          <w:marLeft w:val="0"/>
          <w:marRight w:val="0"/>
          <w:marTop w:val="0"/>
          <w:marBottom w:val="0"/>
          <w:divBdr>
            <w:top w:val="none" w:sz="0" w:space="0" w:color="auto"/>
            <w:left w:val="none" w:sz="0" w:space="0" w:color="auto"/>
            <w:bottom w:val="none" w:sz="0" w:space="0" w:color="auto"/>
            <w:right w:val="none" w:sz="0" w:space="0" w:color="auto"/>
          </w:divBdr>
        </w:div>
      </w:divsChild>
    </w:div>
    <w:div w:id="1566255631">
      <w:bodyDiv w:val="1"/>
      <w:marLeft w:val="0"/>
      <w:marRight w:val="0"/>
      <w:marTop w:val="0"/>
      <w:marBottom w:val="0"/>
      <w:divBdr>
        <w:top w:val="none" w:sz="0" w:space="0" w:color="auto"/>
        <w:left w:val="none" w:sz="0" w:space="0" w:color="auto"/>
        <w:bottom w:val="none" w:sz="0" w:space="0" w:color="auto"/>
        <w:right w:val="none" w:sz="0" w:space="0" w:color="auto"/>
      </w:divBdr>
    </w:div>
    <w:div w:id="1566530412">
      <w:bodyDiv w:val="1"/>
      <w:marLeft w:val="0"/>
      <w:marRight w:val="0"/>
      <w:marTop w:val="0"/>
      <w:marBottom w:val="0"/>
      <w:divBdr>
        <w:top w:val="none" w:sz="0" w:space="0" w:color="auto"/>
        <w:left w:val="none" w:sz="0" w:space="0" w:color="auto"/>
        <w:bottom w:val="none" w:sz="0" w:space="0" w:color="auto"/>
        <w:right w:val="none" w:sz="0" w:space="0" w:color="auto"/>
      </w:divBdr>
    </w:div>
    <w:div w:id="1566913610">
      <w:bodyDiv w:val="1"/>
      <w:marLeft w:val="0"/>
      <w:marRight w:val="0"/>
      <w:marTop w:val="0"/>
      <w:marBottom w:val="0"/>
      <w:divBdr>
        <w:top w:val="none" w:sz="0" w:space="0" w:color="auto"/>
        <w:left w:val="none" w:sz="0" w:space="0" w:color="auto"/>
        <w:bottom w:val="none" w:sz="0" w:space="0" w:color="auto"/>
        <w:right w:val="none" w:sz="0" w:space="0" w:color="auto"/>
      </w:divBdr>
    </w:div>
    <w:div w:id="1581791204">
      <w:bodyDiv w:val="1"/>
      <w:marLeft w:val="0"/>
      <w:marRight w:val="0"/>
      <w:marTop w:val="0"/>
      <w:marBottom w:val="0"/>
      <w:divBdr>
        <w:top w:val="none" w:sz="0" w:space="0" w:color="auto"/>
        <w:left w:val="none" w:sz="0" w:space="0" w:color="auto"/>
        <w:bottom w:val="none" w:sz="0" w:space="0" w:color="auto"/>
        <w:right w:val="none" w:sz="0" w:space="0" w:color="auto"/>
      </w:divBdr>
    </w:div>
    <w:div w:id="1589149416">
      <w:bodyDiv w:val="1"/>
      <w:marLeft w:val="0"/>
      <w:marRight w:val="0"/>
      <w:marTop w:val="0"/>
      <w:marBottom w:val="0"/>
      <w:divBdr>
        <w:top w:val="none" w:sz="0" w:space="0" w:color="auto"/>
        <w:left w:val="none" w:sz="0" w:space="0" w:color="auto"/>
        <w:bottom w:val="none" w:sz="0" w:space="0" w:color="auto"/>
        <w:right w:val="none" w:sz="0" w:space="0" w:color="auto"/>
      </w:divBdr>
    </w:div>
    <w:div w:id="1606111680">
      <w:bodyDiv w:val="1"/>
      <w:marLeft w:val="0"/>
      <w:marRight w:val="0"/>
      <w:marTop w:val="0"/>
      <w:marBottom w:val="0"/>
      <w:divBdr>
        <w:top w:val="none" w:sz="0" w:space="0" w:color="auto"/>
        <w:left w:val="none" w:sz="0" w:space="0" w:color="auto"/>
        <w:bottom w:val="none" w:sz="0" w:space="0" w:color="auto"/>
        <w:right w:val="none" w:sz="0" w:space="0" w:color="auto"/>
      </w:divBdr>
    </w:div>
    <w:div w:id="1623803175">
      <w:bodyDiv w:val="1"/>
      <w:marLeft w:val="0"/>
      <w:marRight w:val="0"/>
      <w:marTop w:val="0"/>
      <w:marBottom w:val="0"/>
      <w:divBdr>
        <w:top w:val="none" w:sz="0" w:space="0" w:color="auto"/>
        <w:left w:val="none" w:sz="0" w:space="0" w:color="auto"/>
        <w:bottom w:val="none" w:sz="0" w:space="0" w:color="auto"/>
        <w:right w:val="none" w:sz="0" w:space="0" w:color="auto"/>
      </w:divBdr>
    </w:div>
    <w:div w:id="1626503910">
      <w:bodyDiv w:val="1"/>
      <w:marLeft w:val="0"/>
      <w:marRight w:val="0"/>
      <w:marTop w:val="0"/>
      <w:marBottom w:val="0"/>
      <w:divBdr>
        <w:top w:val="none" w:sz="0" w:space="0" w:color="auto"/>
        <w:left w:val="none" w:sz="0" w:space="0" w:color="auto"/>
        <w:bottom w:val="none" w:sz="0" w:space="0" w:color="auto"/>
        <w:right w:val="none" w:sz="0" w:space="0" w:color="auto"/>
      </w:divBdr>
      <w:divsChild>
        <w:div w:id="766274400">
          <w:marLeft w:val="0"/>
          <w:marRight w:val="0"/>
          <w:marTop w:val="0"/>
          <w:marBottom w:val="0"/>
          <w:divBdr>
            <w:top w:val="none" w:sz="0" w:space="0" w:color="auto"/>
            <w:left w:val="none" w:sz="0" w:space="0" w:color="auto"/>
            <w:bottom w:val="none" w:sz="0" w:space="0" w:color="auto"/>
            <w:right w:val="none" w:sz="0" w:space="0" w:color="auto"/>
          </w:divBdr>
          <w:divsChild>
            <w:div w:id="374164790">
              <w:marLeft w:val="0"/>
              <w:marRight w:val="0"/>
              <w:marTop w:val="0"/>
              <w:marBottom w:val="0"/>
              <w:divBdr>
                <w:top w:val="none" w:sz="0" w:space="0" w:color="auto"/>
                <w:left w:val="none" w:sz="0" w:space="0" w:color="auto"/>
                <w:bottom w:val="none" w:sz="0" w:space="0" w:color="auto"/>
                <w:right w:val="none" w:sz="0" w:space="0" w:color="auto"/>
              </w:divBdr>
              <w:divsChild>
                <w:div w:id="831723959">
                  <w:marLeft w:val="0"/>
                  <w:marRight w:val="0"/>
                  <w:marTop w:val="0"/>
                  <w:marBottom w:val="0"/>
                  <w:divBdr>
                    <w:top w:val="none" w:sz="0" w:space="0" w:color="auto"/>
                    <w:left w:val="none" w:sz="0" w:space="0" w:color="auto"/>
                    <w:bottom w:val="none" w:sz="0" w:space="0" w:color="auto"/>
                    <w:right w:val="none" w:sz="0" w:space="0" w:color="auto"/>
                  </w:divBdr>
                  <w:divsChild>
                    <w:div w:id="3388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360242">
      <w:bodyDiv w:val="1"/>
      <w:marLeft w:val="0"/>
      <w:marRight w:val="0"/>
      <w:marTop w:val="0"/>
      <w:marBottom w:val="0"/>
      <w:divBdr>
        <w:top w:val="none" w:sz="0" w:space="0" w:color="auto"/>
        <w:left w:val="none" w:sz="0" w:space="0" w:color="auto"/>
        <w:bottom w:val="none" w:sz="0" w:space="0" w:color="auto"/>
        <w:right w:val="none" w:sz="0" w:space="0" w:color="auto"/>
      </w:divBdr>
    </w:div>
    <w:div w:id="1637175653">
      <w:bodyDiv w:val="1"/>
      <w:marLeft w:val="0"/>
      <w:marRight w:val="0"/>
      <w:marTop w:val="0"/>
      <w:marBottom w:val="0"/>
      <w:divBdr>
        <w:top w:val="none" w:sz="0" w:space="0" w:color="auto"/>
        <w:left w:val="none" w:sz="0" w:space="0" w:color="auto"/>
        <w:bottom w:val="none" w:sz="0" w:space="0" w:color="auto"/>
        <w:right w:val="none" w:sz="0" w:space="0" w:color="auto"/>
      </w:divBdr>
    </w:div>
    <w:div w:id="1654944778">
      <w:bodyDiv w:val="1"/>
      <w:marLeft w:val="0"/>
      <w:marRight w:val="0"/>
      <w:marTop w:val="0"/>
      <w:marBottom w:val="0"/>
      <w:divBdr>
        <w:top w:val="none" w:sz="0" w:space="0" w:color="auto"/>
        <w:left w:val="none" w:sz="0" w:space="0" w:color="auto"/>
        <w:bottom w:val="none" w:sz="0" w:space="0" w:color="auto"/>
        <w:right w:val="none" w:sz="0" w:space="0" w:color="auto"/>
      </w:divBdr>
    </w:div>
    <w:div w:id="1662735060">
      <w:bodyDiv w:val="1"/>
      <w:marLeft w:val="0"/>
      <w:marRight w:val="0"/>
      <w:marTop w:val="0"/>
      <w:marBottom w:val="0"/>
      <w:divBdr>
        <w:top w:val="none" w:sz="0" w:space="0" w:color="auto"/>
        <w:left w:val="none" w:sz="0" w:space="0" w:color="auto"/>
        <w:bottom w:val="none" w:sz="0" w:space="0" w:color="auto"/>
        <w:right w:val="none" w:sz="0" w:space="0" w:color="auto"/>
      </w:divBdr>
    </w:div>
    <w:div w:id="1677029790">
      <w:bodyDiv w:val="1"/>
      <w:marLeft w:val="0"/>
      <w:marRight w:val="0"/>
      <w:marTop w:val="0"/>
      <w:marBottom w:val="0"/>
      <w:divBdr>
        <w:top w:val="none" w:sz="0" w:space="0" w:color="auto"/>
        <w:left w:val="none" w:sz="0" w:space="0" w:color="auto"/>
        <w:bottom w:val="none" w:sz="0" w:space="0" w:color="auto"/>
        <w:right w:val="none" w:sz="0" w:space="0" w:color="auto"/>
      </w:divBdr>
    </w:div>
    <w:div w:id="1682318826">
      <w:bodyDiv w:val="1"/>
      <w:marLeft w:val="0"/>
      <w:marRight w:val="0"/>
      <w:marTop w:val="0"/>
      <w:marBottom w:val="0"/>
      <w:divBdr>
        <w:top w:val="none" w:sz="0" w:space="0" w:color="auto"/>
        <w:left w:val="none" w:sz="0" w:space="0" w:color="auto"/>
        <w:bottom w:val="none" w:sz="0" w:space="0" w:color="auto"/>
        <w:right w:val="none" w:sz="0" w:space="0" w:color="auto"/>
      </w:divBdr>
    </w:div>
    <w:div w:id="1682389124">
      <w:bodyDiv w:val="1"/>
      <w:marLeft w:val="0"/>
      <w:marRight w:val="0"/>
      <w:marTop w:val="0"/>
      <w:marBottom w:val="0"/>
      <w:divBdr>
        <w:top w:val="none" w:sz="0" w:space="0" w:color="auto"/>
        <w:left w:val="none" w:sz="0" w:space="0" w:color="auto"/>
        <w:bottom w:val="none" w:sz="0" w:space="0" w:color="auto"/>
        <w:right w:val="none" w:sz="0" w:space="0" w:color="auto"/>
      </w:divBdr>
    </w:div>
    <w:div w:id="1691880283">
      <w:bodyDiv w:val="1"/>
      <w:marLeft w:val="0"/>
      <w:marRight w:val="0"/>
      <w:marTop w:val="0"/>
      <w:marBottom w:val="0"/>
      <w:divBdr>
        <w:top w:val="none" w:sz="0" w:space="0" w:color="auto"/>
        <w:left w:val="none" w:sz="0" w:space="0" w:color="auto"/>
        <w:bottom w:val="none" w:sz="0" w:space="0" w:color="auto"/>
        <w:right w:val="none" w:sz="0" w:space="0" w:color="auto"/>
      </w:divBdr>
    </w:div>
    <w:div w:id="1694963012">
      <w:bodyDiv w:val="1"/>
      <w:marLeft w:val="0"/>
      <w:marRight w:val="0"/>
      <w:marTop w:val="0"/>
      <w:marBottom w:val="0"/>
      <w:divBdr>
        <w:top w:val="none" w:sz="0" w:space="0" w:color="auto"/>
        <w:left w:val="none" w:sz="0" w:space="0" w:color="auto"/>
        <w:bottom w:val="none" w:sz="0" w:space="0" w:color="auto"/>
        <w:right w:val="none" w:sz="0" w:space="0" w:color="auto"/>
      </w:divBdr>
    </w:div>
    <w:div w:id="1699237246">
      <w:bodyDiv w:val="1"/>
      <w:marLeft w:val="0"/>
      <w:marRight w:val="0"/>
      <w:marTop w:val="0"/>
      <w:marBottom w:val="0"/>
      <w:divBdr>
        <w:top w:val="none" w:sz="0" w:space="0" w:color="auto"/>
        <w:left w:val="none" w:sz="0" w:space="0" w:color="auto"/>
        <w:bottom w:val="none" w:sz="0" w:space="0" w:color="auto"/>
        <w:right w:val="none" w:sz="0" w:space="0" w:color="auto"/>
      </w:divBdr>
    </w:div>
    <w:div w:id="1709454571">
      <w:bodyDiv w:val="1"/>
      <w:marLeft w:val="0"/>
      <w:marRight w:val="0"/>
      <w:marTop w:val="0"/>
      <w:marBottom w:val="0"/>
      <w:divBdr>
        <w:top w:val="none" w:sz="0" w:space="0" w:color="auto"/>
        <w:left w:val="none" w:sz="0" w:space="0" w:color="auto"/>
        <w:bottom w:val="none" w:sz="0" w:space="0" w:color="auto"/>
        <w:right w:val="none" w:sz="0" w:space="0" w:color="auto"/>
      </w:divBdr>
    </w:div>
    <w:div w:id="1710452704">
      <w:bodyDiv w:val="1"/>
      <w:marLeft w:val="0"/>
      <w:marRight w:val="0"/>
      <w:marTop w:val="0"/>
      <w:marBottom w:val="0"/>
      <w:divBdr>
        <w:top w:val="none" w:sz="0" w:space="0" w:color="auto"/>
        <w:left w:val="none" w:sz="0" w:space="0" w:color="auto"/>
        <w:bottom w:val="none" w:sz="0" w:space="0" w:color="auto"/>
        <w:right w:val="none" w:sz="0" w:space="0" w:color="auto"/>
      </w:divBdr>
      <w:divsChild>
        <w:div w:id="619918602">
          <w:marLeft w:val="0"/>
          <w:marRight w:val="0"/>
          <w:marTop w:val="0"/>
          <w:marBottom w:val="0"/>
          <w:divBdr>
            <w:top w:val="none" w:sz="0" w:space="0" w:color="auto"/>
            <w:left w:val="none" w:sz="0" w:space="0" w:color="auto"/>
            <w:bottom w:val="none" w:sz="0" w:space="0" w:color="auto"/>
            <w:right w:val="none" w:sz="0" w:space="0" w:color="auto"/>
          </w:divBdr>
        </w:div>
        <w:div w:id="1324821845">
          <w:marLeft w:val="0"/>
          <w:marRight w:val="0"/>
          <w:marTop w:val="0"/>
          <w:marBottom w:val="0"/>
          <w:divBdr>
            <w:top w:val="none" w:sz="0" w:space="0" w:color="auto"/>
            <w:left w:val="none" w:sz="0" w:space="0" w:color="auto"/>
            <w:bottom w:val="none" w:sz="0" w:space="0" w:color="auto"/>
            <w:right w:val="none" w:sz="0" w:space="0" w:color="auto"/>
          </w:divBdr>
        </w:div>
        <w:div w:id="843008968">
          <w:marLeft w:val="0"/>
          <w:marRight w:val="0"/>
          <w:marTop w:val="0"/>
          <w:marBottom w:val="0"/>
          <w:divBdr>
            <w:top w:val="none" w:sz="0" w:space="0" w:color="auto"/>
            <w:left w:val="none" w:sz="0" w:space="0" w:color="auto"/>
            <w:bottom w:val="none" w:sz="0" w:space="0" w:color="auto"/>
            <w:right w:val="none" w:sz="0" w:space="0" w:color="auto"/>
          </w:divBdr>
        </w:div>
        <w:div w:id="1287586104">
          <w:marLeft w:val="0"/>
          <w:marRight w:val="0"/>
          <w:marTop w:val="0"/>
          <w:marBottom w:val="0"/>
          <w:divBdr>
            <w:top w:val="none" w:sz="0" w:space="0" w:color="auto"/>
            <w:left w:val="none" w:sz="0" w:space="0" w:color="auto"/>
            <w:bottom w:val="none" w:sz="0" w:space="0" w:color="auto"/>
            <w:right w:val="none" w:sz="0" w:space="0" w:color="auto"/>
          </w:divBdr>
        </w:div>
        <w:div w:id="1023702874">
          <w:marLeft w:val="0"/>
          <w:marRight w:val="0"/>
          <w:marTop w:val="0"/>
          <w:marBottom w:val="0"/>
          <w:divBdr>
            <w:top w:val="none" w:sz="0" w:space="0" w:color="auto"/>
            <w:left w:val="none" w:sz="0" w:space="0" w:color="auto"/>
            <w:bottom w:val="none" w:sz="0" w:space="0" w:color="auto"/>
            <w:right w:val="none" w:sz="0" w:space="0" w:color="auto"/>
          </w:divBdr>
        </w:div>
        <w:div w:id="1867861958">
          <w:marLeft w:val="0"/>
          <w:marRight w:val="0"/>
          <w:marTop w:val="0"/>
          <w:marBottom w:val="0"/>
          <w:divBdr>
            <w:top w:val="none" w:sz="0" w:space="0" w:color="auto"/>
            <w:left w:val="none" w:sz="0" w:space="0" w:color="auto"/>
            <w:bottom w:val="none" w:sz="0" w:space="0" w:color="auto"/>
            <w:right w:val="none" w:sz="0" w:space="0" w:color="auto"/>
          </w:divBdr>
        </w:div>
        <w:div w:id="2124837838">
          <w:marLeft w:val="0"/>
          <w:marRight w:val="0"/>
          <w:marTop w:val="0"/>
          <w:marBottom w:val="0"/>
          <w:divBdr>
            <w:top w:val="none" w:sz="0" w:space="0" w:color="auto"/>
            <w:left w:val="none" w:sz="0" w:space="0" w:color="auto"/>
            <w:bottom w:val="none" w:sz="0" w:space="0" w:color="auto"/>
            <w:right w:val="none" w:sz="0" w:space="0" w:color="auto"/>
          </w:divBdr>
        </w:div>
        <w:div w:id="1589659304">
          <w:marLeft w:val="0"/>
          <w:marRight w:val="0"/>
          <w:marTop w:val="0"/>
          <w:marBottom w:val="0"/>
          <w:divBdr>
            <w:top w:val="none" w:sz="0" w:space="0" w:color="auto"/>
            <w:left w:val="none" w:sz="0" w:space="0" w:color="auto"/>
            <w:bottom w:val="none" w:sz="0" w:space="0" w:color="auto"/>
            <w:right w:val="none" w:sz="0" w:space="0" w:color="auto"/>
          </w:divBdr>
        </w:div>
        <w:div w:id="1072116236">
          <w:marLeft w:val="0"/>
          <w:marRight w:val="0"/>
          <w:marTop w:val="0"/>
          <w:marBottom w:val="0"/>
          <w:divBdr>
            <w:top w:val="none" w:sz="0" w:space="0" w:color="auto"/>
            <w:left w:val="none" w:sz="0" w:space="0" w:color="auto"/>
            <w:bottom w:val="none" w:sz="0" w:space="0" w:color="auto"/>
            <w:right w:val="none" w:sz="0" w:space="0" w:color="auto"/>
          </w:divBdr>
        </w:div>
        <w:div w:id="512379368">
          <w:marLeft w:val="0"/>
          <w:marRight w:val="0"/>
          <w:marTop w:val="0"/>
          <w:marBottom w:val="0"/>
          <w:divBdr>
            <w:top w:val="none" w:sz="0" w:space="0" w:color="auto"/>
            <w:left w:val="none" w:sz="0" w:space="0" w:color="auto"/>
            <w:bottom w:val="none" w:sz="0" w:space="0" w:color="auto"/>
            <w:right w:val="none" w:sz="0" w:space="0" w:color="auto"/>
          </w:divBdr>
        </w:div>
        <w:div w:id="1660957733">
          <w:marLeft w:val="0"/>
          <w:marRight w:val="0"/>
          <w:marTop w:val="0"/>
          <w:marBottom w:val="0"/>
          <w:divBdr>
            <w:top w:val="none" w:sz="0" w:space="0" w:color="auto"/>
            <w:left w:val="none" w:sz="0" w:space="0" w:color="auto"/>
            <w:bottom w:val="none" w:sz="0" w:space="0" w:color="auto"/>
            <w:right w:val="none" w:sz="0" w:space="0" w:color="auto"/>
          </w:divBdr>
        </w:div>
        <w:div w:id="187838209">
          <w:marLeft w:val="0"/>
          <w:marRight w:val="0"/>
          <w:marTop w:val="0"/>
          <w:marBottom w:val="0"/>
          <w:divBdr>
            <w:top w:val="none" w:sz="0" w:space="0" w:color="auto"/>
            <w:left w:val="none" w:sz="0" w:space="0" w:color="auto"/>
            <w:bottom w:val="none" w:sz="0" w:space="0" w:color="auto"/>
            <w:right w:val="none" w:sz="0" w:space="0" w:color="auto"/>
          </w:divBdr>
        </w:div>
        <w:div w:id="1437677078">
          <w:marLeft w:val="0"/>
          <w:marRight w:val="0"/>
          <w:marTop w:val="0"/>
          <w:marBottom w:val="0"/>
          <w:divBdr>
            <w:top w:val="none" w:sz="0" w:space="0" w:color="auto"/>
            <w:left w:val="none" w:sz="0" w:space="0" w:color="auto"/>
            <w:bottom w:val="none" w:sz="0" w:space="0" w:color="auto"/>
            <w:right w:val="none" w:sz="0" w:space="0" w:color="auto"/>
          </w:divBdr>
        </w:div>
        <w:div w:id="2077438805">
          <w:marLeft w:val="0"/>
          <w:marRight w:val="0"/>
          <w:marTop w:val="0"/>
          <w:marBottom w:val="0"/>
          <w:divBdr>
            <w:top w:val="none" w:sz="0" w:space="0" w:color="auto"/>
            <w:left w:val="none" w:sz="0" w:space="0" w:color="auto"/>
            <w:bottom w:val="none" w:sz="0" w:space="0" w:color="auto"/>
            <w:right w:val="none" w:sz="0" w:space="0" w:color="auto"/>
          </w:divBdr>
        </w:div>
        <w:div w:id="1796752758">
          <w:marLeft w:val="0"/>
          <w:marRight w:val="0"/>
          <w:marTop w:val="0"/>
          <w:marBottom w:val="0"/>
          <w:divBdr>
            <w:top w:val="none" w:sz="0" w:space="0" w:color="auto"/>
            <w:left w:val="none" w:sz="0" w:space="0" w:color="auto"/>
            <w:bottom w:val="none" w:sz="0" w:space="0" w:color="auto"/>
            <w:right w:val="none" w:sz="0" w:space="0" w:color="auto"/>
          </w:divBdr>
        </w:div>
      </w:divsChild>
    </w:div>
    <w:div w:id="1713267150">
      <w:bodyDiv w:val="1"/>
      <w:marLeft w:val="0"/>
      <w:marRight w:val="0"/>
      <w:marTop w:val="0"/>
      <w:marBottom w:val="0"/>
      <w:divBdr>
        <w:top w:val="none" w:sz="0" w:space="0" w:color="auto"/>
        <w:left w:val="none" w:sz="0" w:space="0" w:color="auto"/>
        <w:bottom w:val="none" w:sz="0" w:space="0" w:color="auto"/>
        <w:right w:val="none" w:sz="0" w:space="0" w:color="auto"/>
      </w:divBdr>
    </w:div>
    <w:div w:id="1728257722">
      <w:bodyDiv w:val="1"/>
      <w:marLeft w:val="0"/>
      <w:marRight w:val="0"/>
      <w:marTop w:val="0"/>
      <w:marBottom w:val="0"/>
      <w:divBdr>
        <w:top w:val="none" w:sz="0" w:space="0" w:color="auto"/>
        <w:left w:val="none" w:sz="0" w:space="0" w:color="auto"/>
        <w:bottom w:val="none" w:sz="0" w:space="0" w:color="auto"/>
        <w:right w:val="none" w:sz="0" w:space="0" w:color="auto"/>
      </w:divBdr>
    </w:div>
    <w:div w:id="1734307303">
      <w:bodyDiv w:val="1"/>
      <w:marLeft w:val="0"/>
      <w:marRight w:val="0"/>
      <w:marTop w:val="0"/>
      <w:marBottom w:val="0"/>
      <w:divBdr>
        <w:top w:val="none" w:sz="0" w:space="0" w:color="auto"/>
        <w:left w:val="none" w:sz="0" w:space="0" w:color="auto"/>
        <w:bottom w:val="none" w:sz="0" w:space="0" w:color="auto"/>
        <w:right w:val="none" w:sz="0" w:space="0" w:color="auto"/>
      </w:divBdr>
    </w:div>
    <w:div w:id="1734309449">
      <w:bodyDiv w:val="1"/>
      <w:marLeft w:val="0"/>
      <w:marRight w:val="0"/>
      <w:marTop w:val="0"/>
      <w:marBottom w:val="0"/>
      <w:divBdr>
        <w:top w:val="none" w:sz="0" w:space="0" w:color="auto"/>
        <w:left w:val="none" w:sz="0" w:space="0" w:color="auto"/>
        <w:bottom w:val="none" w:sz="0" w:space="0" w:color="auto"/>
        <w:right w:val="none" w:sz="0" w:space="0" w:color="auto"/>
      </w:divBdr>
      <w:divsChild>
        <w:div w:id="1278491894">
          <w:marLeft w:val="0"/>
          <w:marRight w:val="0"/>
          <w:marTop w:val="0"/>
          <w:marBottom w:val="0"/>
          <w:divBdr>
            <w:top w:val="none" w:sz="0" w:space="0" w:color="auto"/>
            <w:left w:val="none" w:sz="0" w:space="0" w:color="auto"/>
            <w:bottom w:val="none" w:sz="0" w:space="0" w:color="auto"/>
            <w:right w:val="none" w:sz="0" w:space="0" w:color="auto"/>
          </w:divBdr>
        </w:div>
        <w:div w:id="1428692463">
          <w:marLeft w:val="0"/>
          <w:marRight w:val="0"/>
          <w:marTop w:val="0"/>
          <w:marBottom w:val="0"/>
          <w:divBdr>
            <w:top w:val="none" w:sz="0" w:space="0" w:color="auto"/>
            <w:left w:val="none" w:sz="0" w:space="0" w:color="auto"/>
            <w:bottom w:val="none" w:sz="0" w:space="0" w:color="auto"/>
            <w:right w:val="none" w:sz="0" w:space="0" w:color="auto"/>
          </w:divBdr>
        </w:div>
        <w:div w:id="1563369688">
          <w:marLeft w:val="0"/>
          <w:marRight w:val="0"/>
          <w:marTop w:val="0"/>
          <w:marBottom w:val="0"/>
          <w:divBdr>
            <w:top w:val="none" w:sz="0" w:space="0" w:color="auto"/>
            <w:left w:val="none" w:sz="0" w:space="0" w:color="auto"/>
            <w:bottom w:val="none" w:sz="0" w:space="0" w:color="auto"/>
            <w:right w:val="none" w:sz="0" w:space="0" w:color="auto"/>
          </w:divBdr>
        </w:div>
        <w:div w:id="130561146">
          <w:marLeft w:val="0"/>
          <w:marRight w:val="0"/>
          <w:marTop w:val="0"/>
          <w:marBottom w:val="0"/>
          <w:divBdr>
            <w:top w:val="none" w:sz="0" w:space="0" w:color="auto"/>
            <w:left w:val="none" w:sz="0" w:space="0" w:color="auto"/>
            <w:bottom w:val="none" w:sz="0" w:space="0" w:color="auto"/>
            <w:right w:val="none" w:sz="0" w:space="0" w:color="auto"/>
          </w:divBdr>
        </w:div>
        <w:div w:id="1279870479">
          <w:marLeft w:val="0"/>
          <w:marRight w:val="0"/>
          <w:marTop w:val="0"/>
          <w:marBottom w:val="0"/>
          <w:divBdr>
            <w:top w:val="none" w:sz="0" w:space="0" w:color="auto"/>
            <w:left w:val="none" w:sz="0" w:space="0" w:color="auto"/>
            <w:bottom w:val="none" w:sz="0" w:space="0" w:color="auto"/>
            <w:right w:val="none" w:sz="0" w:space="0" w:color="auto"/>
          </w:divBdr>
        </w:div>
        <w:div w:id="1498812458">
          <w:marLeft w:val="0"/>
          <w:marRight w:val="0"/>
          <w:marTop w:val="0"/>
          <w:marBottom w:val="0"/>
          <w:divBdr>
            <w:top w:val="none" w:sz="0" w:space="0" w:color="auto"/>
            <w:left w:val="none" w:sz="0" w:space="0" w:color="auto"/>
            <w:bottom w:val="none" w:sz="0" w:space="0" w:color="auto"/>
            <w:right w:val="none" w:sz="0" w:space="0" w:color="auto"/>
          </w:divBdr>
        </w:div>
        <w:div w:id="965431536">
          <w:marLeft w:val="0"/>
          <w:marRight w:val="0"/>
          <w:marTop w:val="0"/>
          <w:marBottom w:val="0"/>
          <w:divBdr>
            <w:top w:val="none" w:sz="0" w:space="0" w:color="auto"/>
            <w:left w:val="none" w:sz="0" w:space="0" w:color="auto"/>
            <w:bottom w:val="none" w:sz="0" w:space="0" w:color="auto"/>
            <w:right w:val="none" w:sz="0" w:space="0" w:color="auto"/>
          </w:divBdr>
        </w:div>
        <w:div w:id="890731424">
          <w:marLeft w:val="0"/>
          <w:marRight w:val="0"/>
          <w:marTop w:val="0"/>
          <w:marBottom w:val="0"/>
          <w:divBdr>
            <w:top w:val="none" w:sz="0" w:space="0" w:color="auto"/>
            <w:left w:val="none" w:sz="0" w:space="0" w:color="auto"/>
            <w:bottom w:val="none" w:sz="0" w:space="0" w:color="auto"/>
            <w:right w:val="none" w:sz="0" w:space="0" w:color="auto"/>
          </w:divBdr>
        </w:div>
        <w:div w:id="1578133536">
          <w:marLeft w:val="0"/>
          <w:marRight w:val="0"/>
          <w:marTop w:val="0"/>
          <w:marBottom w:val="0"/>
          <w:divBdr>
            <w:top w:val="none" w:sz="0" w:space="0" w:color="auto"/>
            <w:left w:val="none" w:sz="0" w:space="0" w:color="auto"/>
            <w:bottom w:val="none" w:sz="0" w:space="0" w:color="auto"/>
            <w:right w:val="none" w:sz="0" w:space="0" w:color="auto"/>
          </w:divBdr>
        </w:div>
        <w:div w:id="786965665">
          <w:marLeft w:val="0"/>
          <w:marRight w:val="0"/>
          <w:marTop w:val="0"/>
          <w:marBottom w:val="0"/>
          <w:divBdr>
            <w:top w:val="none" w:sz="0" w:space="0" w:color="auto"/>
            <w:left w:val="none" w:sz="0" w:space="0" w:color="auto"/>
            <w:bottom w:val="none" w:sz="0" w:space="0" w:color="auto"/>
            <w:right w:val="none" w:sz="0" w:space="0" w:color="auto"/>
          </w:divBdr>
        </w:div>
        <w:div w:id="1151599475">
          <w:marLeft w:val="0"/>
          <w:marRight w:val="0"/>
          <w:marTop w:val="0"/>
          <w:marBottom w:val="0"/>
          <w:divBdr>
            <w:top w:val="none" w:sz="0" w:space="0" w:color="auto"/>
            <w:left w:val="none" w:sz="0" w:space="0" w:color="auto"/>
            <w:bottom w:val="none" w:sz="0" w:space="0" w:color="auto"/>
            <w:right w:val="none" w:sz="0" w:space="0" w:color="auto"/>
          </w:divBdr>
        </w:div>
        <w:div w:id="1223637172">
          <w:marLeft w:val="0"/>
          <w:marRight w:val="0"/>
          <w:marTop w:val="0"/>
          <w:marBottom w:val="0"/>
          <w:divBdr>
            <w:top w:val="none" w:sz="0" w:space="0" w:color="auto"/>
            <w:left w:val="none" w:sz="0" w:space="0" w:color="auto"/>
            <w:bottom w:val="none" w:sz="0" w:space="0" w:color="auto"/>
            <w:right w:val="none" w:sz="0" w:space="0" w:color="auto"/>
          </w:divBdr>
        </w:div>
        <w:div w:id="1887982240">
          <w:marLeft w:val="0"/>
          <w:marRight w:val="0"/>
          <w:marTop w:val="0"/>
          <w:marBottom w:val="0"/>
          <w:divBdr>
            <w:top w:val="none" w:sz="0" w:space="0" w:color="auto"/>
            <w:left w:val="none" w:sz="0" w:space="0" w:color="auto"/>
            <w:bottom w:val="none" w:sz="0" w:space="0" w:color="auto"/>
            <w:right w:val="none" w:sz="0" w:space="0" w:color="auto"/>
          </w:divBdr>
        </w:div>
        <w:div w:id="1373773852">
          <w:marLeft w:val="0"/>
          <w:marRight w:val="0"/>
          <w:marTop w:val="0"/>
          <w:marBottom w:val="0"/>
          <w:divBdr>
            <w:top w:val="none" w:sz="0" w:space="0" w:color="auto"/>
            <w:left w:val="none" w:sz="0" w:space="0" w:color="auto"/>
            <w:bottom w:val="none" w:sz="0" w:space="0" w:color="auto"/>
            <w:right w:val="none" w:sz="0" w:space="0" w:color="auto"/>
          </w:divBdr>
        </w:div>
        <w:div w:id="916942541">
          <w:marLeft w:val="0"/>
          <w:marRight w:val="0"/>
          <w:marTop w:val="0"/>
          <w:marBottom w:val="0"/>
          <w:divBdr>
            <w:top w:val="none" w:sz="0" w:space="0" w:color="auto"/>
            <w:left w:val="none" w:sz="0" w:space="0" w:color="auto"/>
            <w:bottom w:val="none" w:sz="0" w:space="0" w:color="auto"/>
            <w:right w:val="none" w:sz="0" w:space="0" w:color="auto"/>
          </w:divBdr>
        </w:div>
      </w:divsChild>
    </w:div>
    <w:div w:id="1734348186">
      <w:bodyDiv w:val="1"/>
      <w:marLeft w:val="0"/>
      <w:marRight w:val="0"/>
      <w:marTop w:val="0"/>
      <w:marBottom w:val="0"/>
      <w:divBdr>
        <w:top w:val="none" w:sz="0" w:space="0" w:color="auto"/>
        <w:left w:val="none" w:sz="0" w:space="0" w:color="auto"/>
        <w:bottom w:val="none" w:sz="0" w:space="0" w:color="auto"/>
        <w:right w:val="none" w:sz="0" w:space="0" w:color="auto"/>
      </w:divBdr>
    </w:div>
    <w:div w:id="1736853044">
      <w:bodyDiv w:val="1"/>
      <w:marLeft w:val="0"/>
      <w:marRight w:val="0"/>
      <w:marTop w:val="0"/>
      <w:marBottom w:val="0"/>
      <w:divBdr>
        <w:top w:val="none" w:sz="0" w:space="0" w:color="auto"/>
        <w:left w:val="none" w:sz="0" w:space="0" w:color="auto"/>
        <w:bottom w:val="none" w:sz="0" w:space="0" w:color="auto"/>
        <w:right w:val="none" w:sz="0" w:space="0" w:color="auto"/>
      </w:divBdr>
      <w:divsChild>
        <w:div w:id="177696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6655">
      <w:bodyDiv w:val="1"/>
      <w:marLeft w:val="0"/>
      <w:marRight w:val="0"/>
      <w:marTop w:val="0"/>
      <w:marBottom w:val="0"/>
      <w:divBdr>
        <w:top w:val="none" w:sz="0" w:space="0" w:color="auto"/>
        <w:left w:val="none" w:sz="0" w:space="0" w:color="auto"/>
        <w:bottom w:val="none" w:sz="0" w:space="0" w:color="auto"/>
        <w:right w:val="none" w:sz="0" w:space="0" w:color="auto"/>
      </w:divBdr>
    </w:div>
    <w:div w:id="1763794220">
      <w:bodyDiv w:val="1"/>
      <w:marLeft w:val="0"/>
      <w:marRight w:val="0"/>
      <w:marTop w:val="0"/>
      <w:marBottom w:val="0"/>
      <w:divBdr>
        <w:top w:val="none" w:sz="0" w:space="0" w:color="auto"/>
        <w:left w:val="none" w:sz="0" w:space="0" w:color="auto"/>
        <w:bottom w:val="none" w:sz="0" w:space="0" w:color="auto"/>
        <w:right w:val="none" w:sz="0" w:space="0" w:color="auto"/>
      </w:divBdr>
    </w:div>
    <w:div w:id="1774284829">
      <w:bodyDiv w:val="1"/>
      <w:marLeft w:val="0"/>
      <w:marRight w:val="0"/>
      <w:marTop w:val="0"/>
      <w:marBottom w:val="0"/>
      <w:divBdr>
        <w:top w:val="none" w:sz="0" w:space="0" w:color="auto"/>
        <w:left w:val="none" w:sz="0" w:space="0" w:color="auto"/>
        <w:bottom w:val="none" w:sz="0" w:space="0" w:color="auto"/>
        <w:right w:val="none" w:sz="0" w:space="0" w:color="auto"/>
      </w:divBdr>
    </w:div>
    <w:div w:id="1791048397">
      <w:bodyDiv w:val="1"/>
      <w:marLeft w:val="0"/>
      <w:marRight w:val="0"/>
      <w:marTop w:val="0"/>
      <w:marBottom w:val="0"/>
      <w:divBdr>
        <w:top w:val="none" w:sz="0" w:space="0" w:color="auto"/>
        <w:left w:val="none" w:sz="0" w:space="0" w:color="auto"/>
        <w:bottom w:val="none" w:sz="0" w:space="0" w:color="auto"/>
        <w:right w:val="none" w:sz="0" w:space="0" w:color="auto"/>
      </w:divBdr>
    </w:div>
    <w:div w:id="1796681919">
      <w:bodyDiv w:val="1"/>
      <w:marLeft w:val="0"/>
      <w:marRight w:val="0"/>
      <w:marTop w:val="0"/>
      <w:marBottom w:val="0"/>
      <w:divBdr>
        <w:top w:val="none" w:sz="0" w:space="0" w:color="auto"/>
        <w:left w:val="none" w:sz="0" w:space="0" w:color="auto"/>
        <w:bottom w:val="none" w:sz="0" w:space="0" w:color="auto"/>
        <w:right w:val="none" w:sz="0" w:space="0" w:color="auto"/>
      </w:divBdr>
    </w:div>
    <w:div w:id="1804614457">
      <w:bodyDiv w:val="1"/>
      <w:marLeft w:val="0"/>
      <w:marRight w:val="0"/>
      <w:marTop w:val="0"/>
      <w:marBottom w:val="0"/>
      <w:divBdr>
        <w:top w:val="none" w:sz="0" w:space="0" w:color="auto"/>
        <w:left w:val="none" w:sz="0" w:space="0" w:color="auto"/>
        <w:bottom w:val="none" w:sz="0" w:space="0" w:color="auto"/>
        <w:right w:val="none" w:sz="0" w:space="0" w:color="auto"/>
      </w:divBdr>
    </w:div>
    <w:div w:id="1817258609">
      <w:bodyDiv w:val="1"/>
      <w:marLeft w:val="0"/>
      <w:marRight w:val="0"/>
      <w:marTop w:val="0"/>
      <w:marBottom w:val="0"/>
      <w:divBdr>
        <w:top w:val="none" w:sz="0" w:space="0" w:color="auto"/>
        <w:left w:val="none" w:sz="0" w:space="0" w:color="auto"/>
        <w:bottom w:val="none" w:sz="0" w:space="0" w:color="auto"/>
        <w:right w:val="none" w:sz="0" w:space="0" w:color="auto"/>
      </w:divBdr>
    </w:div>
    <w:div w:id="1819876820">
      <w:bodyDiv w:val="1"/>
      <w:marLeft w:val="0"/>
      <w:marRight w:val="0"/>
      <w:marTop w:val="0"/>
      <w:marBottom w:val="0"/>
      <w:divBdr>
        <w:top w:val="none" w:sz="0" w:space="0" w:color="auto"/>
        <w:left w:val="none" w:sz="0" w:space="0" w:color="auto"/>
        <w:bottom w:val="none" w:sz="0" w:space="0" w:color="auto"/>
        <w:right w:val="none" w:sz="0" w:space="0" w:color="auto"/>
      </w:divBdr>
    </w:div>
    <w:div w:id="1824465553">
      <w:bodyDiv w:val="1"/>
      <w:marLeft w:val="0"/>
      <w:marRight w:val="0"/>
      <w:marTop w:val="0"/>
      <w:marBottom w:val="0"/>
      <w:divBdr>
        <w:top w:val="none" w:sz="0" w:space="0" w:color="auto"/>
        <w:left w:val="none" w:sz="0" w:space="0" w:color="auto"/>
        <w:bottom w:val="none" w:sz="0" w:space="0" w:color="auto"/>
        <w:right w:val="none" w:sz="0" w:space="0" w:color="auto"/>
      </w:divBdr>
    </w:div>
    <w:div w:id="1825465233">
      <w:bodyDiv w:val="1"/>
      <w:marLeft w:val="0"/>
      <w:marRight w:val="0"/>
      <w:marTop w:val="0"/>
      <w:marBottom w:val="0"/>
      <w:divBdr>
        <w:top w:val="none" w:sz="0" w:space="0" w:color="auto"/>
        <w:left w:val="none" w:sz="0" w:space="0" w:color="auto"/>
        <w:bottom w:val="none" w:sz="0" w:space="0" w:color="auto"/>
        <w:right w:val="none" w:sz="0" w:space="0" w:color="auto"/>
      </w:divBdr>
    </w:div>
    <w:div w:id="1825781691">
      <w:bodyDiv w:val="1"/>
      <w:marLeft w:val="0"/>
      <w:marRight w:val="0"/>
      <w:marTop w:val="0"/>
      <w:marBottom w:val="0"/>
      <w:divBdr>
        <w:top w:val="none" w:sz="0" w:space="0" w:color="auto"/>
        <w:left w:val="none" w:sz="0" w:space="0" w:color="auto"/>
        <w:bottom w:val="none" w:sz="0" w:space="0" w:color="auto"/>
        <w:right w:val="none" w:sz="0" w:space="0" w:color="auto"/>
      </w:divBdr>
      <w:divsChild>
        <w:div w:id="46998233">
          <w:marLeft w:val="0"/>
          <w:marRight w:val="0"/>
          <w:marTop w:val="0"/>
          <w:marBottom w:val="0"/>
          <w:divBdr>
            <w:top w:val="none" w:sz="0" w:space="0" w:color="auto"/>
            <w:left w:val="none" w:sz="0" w:space="0" w:color="auto"/>
            <w:bottom w:val="none" w:sz="0" w:space="0" w:color="auto"/>
            <w:right w:val="none" w:sz="0" w:space="0" w:color="auto"/>
          </w:divBdr>
          <w:divsChild>
            <w:div w:id="710571707">
              <w:marLeft w:val="0"/>
              <w:marRight w:val="0"/>
              <w:marTop w:val="0"/>
              <w:marBottom w:val="0"/>
              <w:divBdr>
                <w:top w:val="none" w:sz="0" w:space="0" w:color="auto"/>
                <w:left w:val="none" w:sz="0" w:space="0" w:color="auto"/>
                <w:bottom w:val="none" w:sz="0" w:space="0" w:color="auto"/>
                <w:right w:val="none" w:sz="0" w:space="0" w:color="auto"/>
              </w:divBdr>
              <w:divsChild>
                <w:div w:id="420029637">
                  <w:marLeft w:val="150"/>
                  <w:marRight w:val="150"/>
                  <w:marTop w:val="150"/>
                  <w:marBottom w:val="150"/>
                  <w:divBdr>
                    <w:top w:val="none" w:sz="0" w:space="0" w:color="auto"/>
                    <w:left w:val="none" w:sz="0" w:space="0" w:color="auto"/>
                    <w:bottom w:val="none" w:sz="0" w:space="0" w:color="auto"/>
                    <w:right w:val="none" w:sz="0" w:space="0" w:color="auto"/>
                  </w:divBdr>
                  <w:divsChild>
                    <w:div w:id="99372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604611">
          <w:marLeft w:val="0"/>
          <w:marRight w:val="0"/>
          <w:marTop w:val="0"/>
          <w:marBottom w:val="0"/>
          <w:divBdr>
            <w:top w:val="none" w:sz="0" w:space="0" w:color="auto"/>
            <w:left w:val="none" w:sz="0" w:space="0" w:color="auto"/>
            <w:bottom w:val="none" w:sz="0" w:space="0" w:color="auto"/>
            <w:right w:val="none" w:sz="0" w:space="0" w:color="auto"/>
          </w:divBdr>
        </w:div>
      </w:divsChild>
    </w:div>
    <w:div w:id="1836409177">
      <w:bodyDiv w:val="1"/>
      <w:marLeft w:val="0"/>
      <w:marRight w:val="0"/>
      <w:marTop w:val="0"/>
      <w:marBottom w:val="0"/>
      <w:divBdr>
        <w:top w:val="none" w:sz="0" w:space="0" w:color="auto"/>
        <w:left w:val="none" w:sz="0" w:space="0" w:color="auto"/>
        <w:bottom w:val="none" w:sz="0" w:space="0" w:color="auto"/>
        <w:right w:val="none" w:sz="0" w:space="0" w:color="auto"/>
      </w:divBdr>
    </w:div>
    <w:div w:id="1839492993">
      <w:bodyDiv w:val="1"/>
      <w:marLeft w:val="0"/>
      <w:marRight w:val="0"/>
      <w:marTop w:val="0"/>
      <w:marBottom w:val="0"/>
      <w:divBdr>
        <w:top w:val="none" w:sz="0" w:space="0" w:color="auto"/>
        <w:left w:val="none" w:sz="0" w:space="0" w:color="auto"/>
        <w:bottom w:val="none" w:sz="0" w:space="0" w:color="auto"/>
        <w:right w:val="none" w:sz="0" w:space="0" w:color="auto"/>
      </w:divBdr>
    </w:div>
    <w:div w:id="1840120387">
      <w:bodyDiv w:val="1"/>
      <w:marLeft w:val="0"/>
      <w:marRight w:val="0"/>
      <w:marTop w:val="0"/>
      <w:marBottom w:val="0"/>
      <w:divBdr>
        <w:top w:val="none" w:sz="0" w:space="0" w:color="auto"/>
        <w:left w:val="none" w:sz="0" w:space="0" w:color="auto"/>
        <w:bottom w:val="none" w:sz="0" w:space="0" w:color="auto"/>
        <w:right w:val="none" w:sz="0" w:space="0" w:color="auto"/>
      </w:divBdr>
    </w:div>
    <w:div w:id="1846700181">
      <w:bodyDiv w:val="1"/>
      <w:marLeft w:val="0"/>
      <w:marRight w:val="0"/>
      <w:marTop w:val="0"/>
      <w:marBottom w:val="0"/>
      <w:divBdr>
        <w:top w:val="none" w:sz="0" w:space="0" w:color="auto"/>
        <w:left w:val="none" w:sz="0" w:space="0" w:color="auto"/>
        <w:bottom w:val="none" w:sz="0" w:space="0" w:color="auto"/>
        <w:right w:val="none" w:sz="0" w:space="0" w:color="auto"/>
      </w:divBdr>
    </w:div>
    <w:div w:id="1849440585">
      <w:bodyDiv w:val="1"/>
      <w:marLeft w:val="0"/>
      <w:marRight w:val="0"/>
      <w:marTop w:val="0"/>
      <w:marBottom w:val="0"/>
      <w:divBdr>
        <w:top w:val="none" w:sz="0" w:space="0" w:color="auto"/>
        <w:left w:val="none" w:sz="0" w:space="0" w:color="auto"/>
        <w:bottom w:val="none" w:sz="0" w:space="0" w:color="auto"/>
        <w:right w:val="none" w:sz="0" w:space="0" w:color="auto"/>
      </w:divBdr>
    </w:div>
    <w:div w:id="1849636687">
      <w:bodyDiv w:val="1"/>
      <w:marLeft w:val="0"/>
      <w:marRight w:val="0"/>
      <w:marTop w:val="0"/>
      <w:marBottom w:val="0"/>
      <w:divBdr>
        <w:top w:val="none" w:sz="0" w:space="0" w:color="auto"/>
        <w:left w:val="none" w:sz="0" w:space="0" w:color="auto"/>
        <w:bottom w:val="none" w:sz="0" w:space="0" w:color="auto"/>
        <w:right w:val="none" w:sz="0" w:space="0" w:color="auto"/>
      </w:divBdr>
    </w:div>
    <w:div w:id="1860503334">
      <w:bodyDiv w:val="1"/>
      <w:marLeft w:val="0"/>
      <w:marRight w:val="0"/>
      <w:marTop w:val="0"/>
      <w:marBottom w:val="0"/>
      <w:divBdr>
        <w:top w:val="none" w:sz="0" w:space="0" w:color="auto"/>
        <w:left w:val="none" w:sz="0" w:space="0" w:color="auto"/>
        <w:bottom w:val="none" w:sz="0" w:space="0" w:color="auto"/>
        <w:right w:val="none" w:sz="0" w:space="0" w:color="auto"/>
      </w:divBdr>
    </w:div>
    <w:div w:id="1879658473">
      <w:bodyDiv w:val="1"/>
      <w:marLeft w:val="0"/>
      <w:marRight w:val="0"/>
      <w:marTop w:val="0"/>
      <w:marBottom w:val="0"/>
      <w:divBdr>
        <w:top w:val="none" w:sz="0" w:space="0" w:color="auto"/>
        <w:left w:val="none" w:sz="0" w:space="0" w:color="auto"/>
        <w:bottom w:val="none" w:sz="0" w:space="0" w:color="auto"/>
        <w:right w:val="none" w:sz="0" w:space="0" w:color="auto"/>
      </w:divBdr>
    </w:div>
    <w:div w:id="1883130515">
      <w:bodyDiv w:val="1"/>
      <w:marLeft w:val="0"/>
      <w:marRight w:val="0"/>
      <w:marTop w:val="0"/>
      <w:marBottom w:val="0"/>
      <w:divBdr>
        <w:top w:val="none" w:sz="0" w:space="0" w:color="auto"/>
        <w:left w:val="none" w:sz="0" w:space="0" w:color="auto"/>
        <w:bottom w:val="none" w:sz="0" w:space="0" w:color="auto"/>
        <w:right w:val="none" w:sz="0" w:space="0" w:color="auto"/>
      </w:divBdr>
    </w:div>
    <w:div w:id="1887638765">
      <w:bodyDiv w:val="1"/>
      <w:marLeft w:val="0"/>
      <w:marRight w:val="0"/>
      <w:marTop w:val="0"/>
      <w:marBottom w:val="0"/>
      <w:divBdr>
        <w:top w:val="none" w:sz="0" w:space="0" w:color="auto"/>
        <w:left w:val="none" w:sz="0" w:space="0" w:color="auto"/>
        <w:bottom w:val="none" w:sz="0" w:space="0" w:color="auto"/>
        <w:right w:val="none" w:sz="0" w:space="0" w:color="auto"/>
      </w:divBdr>
    </w:div>
    <w:div w:id="1887643243">
      <w:bodyDiv w:val="1"/>
      <w:marLeft w:val="0"/>
      <w:marRight w:val="0"/>
      <w:marTop w:val="0"/>
      <w:marBottom w:val="0"/>
      <w:divBdr>
        <w:top w:val="none" w:sz="0" w:space="0" w:color="auto"/>
        <w:left w:val="none" w:sz="0" w:space="0" w:color="auto"/>
        <w:bottom w:val="none" w:sz="0" w:space="0" w:color="auto"/>
        <w:right w:val="none" w:sz="0" w:space="0" w:color="auto"/>
      </w:divBdr>
    </w:div>
    <w:div w:id="1896970306">
      <w:bodyDiv w:val="1"/>
      <w:marLeft w:val="0"/>
      <w:marRight w:val="0"/>
      <w:marTop w:val="0"/>
      <w:marBottom w:val="0"/>
      <w:divBdr>
        <w:top w:val="none" w:sz="0" w:space="0" w:color="auto"/>
        <w:left w:val="none" w:sz="0" w:space="0" w:color="auto"/>
        <w:bottom w:val="none" w:sz="0" w:space="0" w:color="auto"/>
        <w:right w:val="none" w:sz="0" w:space="0" w:color="auto"/>
      </w:divBdr>
    </w:div>
    <w:div w:id="1927836492">
      <w:bodyDiv w:val="1"/>
      <w:marLeft w:val="0"/>
      <w:marRight w:val="0"/>
      <w:marTop w:val="0"/>
      <w:marBottom w:val="0"/>
      <w:divBdr>
        <w:top w:val="none" w:sz="0" w:space="0" w:color="auto"/>
        <w:left w:val="none" w:sz="0" w:space="0" w:color="auto"/>
        <w:bottom w:val="none" w:sz="0" w:space="0" w:color="auto"/>
        <w:right w:val="none" w:sz="0" w:space="0" w:color="auto"/>
      </w:divBdr>
      <w:divsChild>
        <w:div w:id="1693989011">
          <w:marLeft w:val="0"/>
          <w:marRight w:val="0"/>
          <w:marTop w:val="0"/>
          <w:marBottom w:val="0"/>
          <w:divBdr>
            <w:top w:val="none" w:sz="0" w:space="0" w:color="auto"/>
            <w:left w:val="none" w:sz="0" w:space="0" w:color="auto"/>
            <w:bottom w:val="none" w:sz="0" w:space="0" w:color="auto"/>
            <w:right w:val="none" w:sz="0" w:space="0" w:color="auto"/>
          </w:divBdr>
          <w:divsChild>
            <w:div w:id="1003314699">
              <w:marLeft w:val="0"/>
              <w:marRight w:val="0"/>
              <w:marTop w:val="0"/>
              <w:marBottom w:val="0"/>
              <w:divBdr>
                <w:top w:val="none" w:sz="0" w:space="0" w:color="auto"/>
                <w:left w:val="none" w:sz="0" w:space="0" w:color="auto"/>
                <w:bottom w:val="none" w:sz="0" w:space="0" w:color="auto"/>
                <w:right w:val="none" w:sz="0" w:space="0" w:color="auto"/>
              </w:divBdr>
              <w:divsChild>
                <w:div w:id="680161593">
                  <w:marLeft w:val="0"/>
                  <w:marRight w:val="0"/>
                  <w:marTop w:val="0"/>
                  <w:marBottom w:val="0"/>
                  <w:divBdr>
                    <w:top w:val="none" w:sz="0" w:space="0" w:color="auto"/>
                    <w:left w:val="none" w:sz="0" w:space="0" w:color="auto"/>
                    <w:bottom w:val="none" w:sz="0" w:space="0" w:color="auto"/>
                    <w:right w:val="none" w:sz="0" w:space="0" w:color="auto"/>
                  </w:divBdr>
                  <w:divsChild>
                    <w:div w:id="18435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805918">
      <w:bodyDiv w:val="1"/>
      <w:marLeft w:val="0"/>
      <w:marRight w:val="0"/>
      <w:marTop w:val="0"/>
      <w:marBottom w:val="0"/>
      <w:divBdr>
        <w:top w:val="none" w:sz="0" w:space="0" w:color="auto"/>
        <w:left w:val="none" w:sz="0" w:space="0" w:color="auto"/>
        <w:bottom w:val="none" w:sz="0" w:space="0" w:color="auto"/>
        <w:right w:val="none" w:sz="0" w:space="0" w:color="auto"/>
      </w:divBdr>
    </w:div>
    <w:div w:id="1930383153">
      <w:bodyDiv w:val="1"/>
      <w:marLeft w:val="0"/>
      <w:marRight w:val="0"/>
      <w:marTop w:val="0"/>
      <w:marBottom w:val="0"/>
      <w:divBdr>
        <w:top w:val="none" w:sz="0" w:space="0" w:color="auto"/>
        <w:left w:val="none" w:sz="0" w:space="0" w:color="auto"/>
        <w:bottom w:val="none" w:sz="0" w:space="0" w:color="auto"/>
        <w:right w:val="none" w:sz="0" w:space="0" w:color="auto"/>
      </w:divBdr>
    </w:div>
    <w:div w:id="1936401847">
      <w:bodyDiv w:val="1"/>
      <w:marLeft w:val="0"/>
      <w:marRight w:val="0"/>
      <w:marTop w:val="0"/>
      <w:marBottom w:val="0"/>
      <w:divBdr>
        <w:top w:val="none" w:sz="0" w:space="0" w:color="auto"/>
        <w:left w:val="none" w:sz="0" w:space="0" w:color="auto"/>
        <w:bottom w:val="none" w:sz="0" w:space="0" w:color="auto"/>
        <w:right w:val="none" w:sz="0" w:space="0" w:color="auto"/>
      </w:divBdr>
    </w:div>
    <w:div w:id="1943878277">
      <w:bodyDiv w:val="1"/>
      <w:marLeft w:val="0"/>
      <w:marRight w:val="0"/>
      <w:marTop w:val="0"/>
      <w:marBottom w:val="0"/>
      <w:divBdr>
        <w:top w:val="none" w:sz="0" w:space="0" w:color="auto"/>
        <w:left w:val="none" w:sz="0" w:space="0" w:color="auto"/>
        <w:bottom w:val="none" w:sz="0" w:space="0" w:color="auto"/>
        <w:right w:val="none" w:sz="0" w:space="0" w:color="auto"/>
      </w:divBdr>
    </w:div>
    <w:div w:id="1947537905">
      <w:bodyDiv w:val="1"/>
      <w:marLeft w:val="0"/>
      <w:marRight w:val="0"/>
      <w:marTop w:val="0"/>
      <w:marBottom w:val="0"/>
      <w:divBdr>
        <w:top w:val="none" w:sz="0" w:space="0" w:color="auto"/>
        <w:left w:val="none" w:sz="0" w:space="0" w:color="auto"/>
        <w:bottom w:val="none" w:sz="0" w:space="0" w:color="auto"/>
        <w:right w:val="none" w:sz="0" w:space="0" w:color="auto"/>
      </w:divBdr>
    </w:div>
    <w:div w:id="1961917994">
      <w:bodyDiv w:val="1"/>
      <w:marLeft w:val="0"/>
      <w:marRight w:val="0"/>
      <w:marTop w:val="0"/>
      <w:marBottom w:val="0"/>
      <w:divBdr>
        <w:top w:val="none" w:sz="0" w:space="0" w:color="auto"/>
        <w:left w:val="none" w:sz="0" w:space="0" w:color="auto"/>
        <w:bottom w:val="none" w:sz="0" w:space="0" w:color="auto"/>
        <w:right w:val="none" w:sz="0" w:space="0" w:color="auto"/>
      </w:divBdr>
    </w:div>
    <w:div w:id="1965500594">
      <w:bodyDiv w:val="1"/>
      <w:marLeft w:val="0"/>
      <w:marRight w:val="0"/>
      <w:marTop w:val="0"/>
      <w:marBottom w:val="0"/>
      <w:divBdr>
        <w:top w:val="none" w:sz="0" w:space="0" w:color="auto"/>
        <w:left w:val="none" w:sz="0" w:space="0" w:color="auto"/>
        <w:bottom w:val="none" w:sz="0" w:space="0" w:color="auto"/>
        <w:right w:val="none" w:sz="0" w:space="0" w:color="auto"/>
      </w:divBdr>
    </w:div>
    <w:div w:id="1970822174">
      <w:bodyDiv w:val="1"/>
      <w:marLeft w:val="0"/>
      <w:marRight w:val="0"/>
      <w:marTop w:val="0"/>
      <w:marBottom w:val="0"/>
      <w:divBdr>
        <w:top w:val="none" w:sz="0" w:space="0" w:color="auto"/>
        <w:left w:val="none" w:sz="0" w:space="0" w:color="auto"/>
        <w:bottom w:val="none" w:sz="0" w:space="0" w:color="auto"/>
        <w:right w:val="none" w:sz="0" w:space="0" w:color="auto"/>
      </w:divBdr>
    </w:div>
    <w:div w:id="1976370245">
      <w:bodyDiv w:val="1"/>
      <w:marLeft w:val="0"/>
      <w:marRight w:val="0"/>
      <w:marTop w:val="0"/>
      <w:marBottom w:val="0"/>
      <w:divBdr>
        <w:top w:val="none" w:sz="0" w:space="0" w:color="auto"/>
        <w:left w:val="none" w:sz="0" w:space="0" w:color="auto"/>
        <w:bottom w:val="none" w:sz="0" w:space="0" w:color="auto"/>
        <w:right w:val="none" w:sz="0" w:space="0" w:color="auto"/>
      </w:divBdr>
    </w:div>
    <w:div w:id="1996106392">
      <w:bodyDiv w:val="1"/>
      <w:marLeft w:val="0"/>
      <w:marRight w:val="0"/>
      <w:marTop w:val="0"/>
      <w:marBottom w:val="0"/>
      <w:divBdr>
        <w:top w:val="none" w:sz="0" w:space="0" w:color="auto"/>
        <w:left w:val="none" w:sz="0" w:space="0" w:color="auto"/>
        <w:bottom w:val="none" w:sz="0" w:space="0" w:color="auto"/>
        <w:right w:val="none" w:sz="0" w:space="0" w:color="auto"/>
      </w:divBdr>
      <w:divsChild>
        <w:div w:id="140973820">
          <w:marLeft w:val="0"/>
          <w:marRight w:val="0"/>
          <w:marTop w:val="0"/>
          <w:marBottom w:val="0"/>
          <w:divBdr>
            <w:top w:val="none" w:sz="0" w:space="0" w:color="auto"/>
            <w:left w:val="none" w:sz="0" w:space="0" w:color="auto"/>
            <w:bottom w:val="none" w:sz="0" w:space="0" w:color="auto"/>
            <w:right w:val="none" w:sz="0" w:space="0" w:color="auto"/>
          </w:divBdr>
        </w:div>
        <w:div w:id="1357274492">
          <w:marLeft w:val="0"/>
          <w:marRight w:val="0"/>
          <w:marTop w:val="0"/>
          <w:marBottom w:val="0"/>
          <w:divBdr>
            <w:top w:val="none" w:sz="0" w:space="0" w:color="auto"/>
            <w:left w:val="none" w:sz="0" w:space="0" w:color="auto"/>
            <w:bottom w:val="none" w:sz="0" w:space="0" w:color="auto"/>
            <w:right w:val="none" w:sz="0" w:space="0" w:color="auto"/>
          </w:divBdr>
        </w:div>
      </w:divsChild>
    </w:div>
    <w:div w:id="2000648067">
      <w:bodyDiv w:val="1"/>
      <w:marLeft w:val="0"/>
      <w:marRight w:val="0"/>
      <w:marTop w:val="0"/>
      <w:marBottom w:val="0"/>
      <w:divBdr>
        <w:top w:val="none" w:sz="0" w:space="0" w:color="auto"/>
        <w:left w:val="none" w:sz="0" w:space="0" w:color="auto"/>
        <w:bottom w:val="none" w:sz="0" w:space="0" w:color="auto"/>
        <w:right w:val="none" w:sz="0" w:space="0" w:color="auto"/>
      </w:divBdr>
    </w:div>
    <w:div w:id="2003115556">
      <w:bodyDiv w:val="1"/>
      <w:marLeft w:val="0"/>
      <w:marRight w:val="0"/>
      <w:marTop w:val="0"/>
      <w:marBottom w:val="0"/>
      <w:divBdr>
        <w:top w:val="none" w:sz="0" w:space="0" w:color="auto"/>
        <w:left w:val="none" w:sz="0" w:space="0" w:color="auto"/>
        <w:bottom w:val="none" w:sz="0" w:space="0" w:color="auto"/>
        <w:right w:val="none" w:sz="0" w:space="0" w:color="auto"/>
      </w:divBdr>
    </w:div>
    <w:div w:id="2011759422">
      <w:bodyDiv w:val="1"/>
      <w:marLeft w:val="0"/>
      <w:marRight w:val="0"/>
      <w:marTop w:val="0"/>
      <w:marBottom w:val="0"/>
      <w:divBdr>
        <w:top w:val="none" w:sz="0" w:space="0" w:color="auto"/>
        <w:left w:val="none" w:sz="0" w:space="0" w:color="auto"/>
        <w:bottom w:val="none" w:sz="0" w:space="0" w:color="auto"/>
        <w:right w:val="none" w:sz="0" w:space="0" w:color="auto"/>
      </w:divBdr>
    </w:div>
    <w:div w:id="2016036875">
      <w:bodyDiv w:val="1"/>
      <w:marLeft w:val="0"/>
      <w:marRight w:val="0"/>
      <w:marTop w:val="0"/>
      <w:marBottom w:val="0"/>
      <w:divBdr>
        <w:top w:val="none" w:sz="0" w:space="0" w:color="auto"/>
        <w:left w:val="none" w:sz="0" w:space="0" w:color="auto"/>
        <w:bottom w:val="none" w:sz="0" w:space="0" w:color="auto"/>
        <w:right w:val="none" w:sz="0" w:space="0" w:color="auto"/>
      </w:divBdr>
    </w:div>
    <w:div w:id="2021933229">
      <w:bodyDiv w:val="1"/>
      <w:marLeft w:val="0"/>
      <w:marRight w:val="0"/>
      <w:marTop w:val="0"/>
      <w:marBottom w:val="0"/>
      <w:divBdr>
        <w:top w:val="none" w:sz="0" w:space="0" w:color="auto"/>
        <w:left w:val="none" w:sz="0" w:space="0" w:color="auto"/>
        <w:bottom w:val="none" w:sz="0" w:space="0" w:color="auto"/>
        <w:right w:val="none" w:sz="0" w:space="0" w:color="auto"/>
      </w:divBdr>
    </w:div>
    <w:div w:id="2024672405">
      <w:bodyDiv w:val="1"/>
      <w:marLeft w:val="0"/>
      <w:marRight w:val="0"/>
      <w:marTop w:val="0"/>
      <w:marBottom w:val="0"/>
      <w:divBdr>
        <w:top w:val="none" w:sz="0" w:space="0" w:color="auto"/>
        <w:left w:val="none" w:sz="0" w:space="0" w:color="auto"/>
        <w:bottom w:val="none" w:sz="0" w:space="0" w:color="auto"/>
        <w:right w:val="none" w:sz="0" w:space="0" w:color="auto"/>
      </w:divBdr>
    </w:div>
    <w:div w:id="2030376482">
      <w:bodyDiv w:val="1"/>
      <w:marLeft w:val="0"/>
      <w:marRight w:val="0"/>
      <w:marTop w:val="0"/>
      <w:marBottom w:val="0"/>
      <w:divBdr>
        <w:top w:val="none" w:sz="0" w:space="0" w:color="auto"/>
        <w:left w:val="none" w:sz="0" w:space="0" w:color="auto"/>
        <w:bottom w:val="none" w:sz="0" w:space="0" w:color="auto"/>
        <w:right w:val="none" w:sz="0" w:space="0" w:color="auto"/>
      </w:divBdr>
    </w:div>
    <w:div w:id="2045516110">
      <w:bodyDiv w:val="1"/>
      <w:marLeft w:val="0"/>
      <w:marRight w:val="0"/>
      <w:marTop w:val="0"/>
      <w:marBottom w:val="0"/>
      <w:divBdr>
        <w:top w:val="none" w:sz="0" w:space="0" w:color="auto"/>
        <w:left w:val="none" w:sz="0" w:space="0" w:color="auto"/>
        <w:bottom w:val="none" w:sz="0" w:space="0" w:color="auto"/>
        <w:right w:val="none" w:sz="0" w:space="0" w:color="auto"/>
      </w:divBdr>
    </w:div>
    <w:div w:id="2050454550">
      <w:bodyDiv w:val="1"/>
      <w:marLeft w:val="0"/>
      <w:marRight w:val="0"/>
      <w:marTop w:val="0"/>
      <w:marBottom w:val="0"/>
      <w:divBdr>
        <w:top w:val="none" w:sz="0" w:space="0" w:color="auto"/>
        <w:left w:val="none" w:sz="0" w:space="0" w:color="auto"/>
        <w:bottom w:val="none" w:sz="0" w:space="0" w:color="auto"/>
        <w:right w:val="none" w:sz="0" w:space="0" w:color="auto"/>
      </w:divBdr>
    </w:div>
    <w:div w:id="2051299252">
      <w:bodyDiv w:val="1"/>
      <w:marLeft w:val="0"/>
      <w:marRight w:val="0"/>
      <w:marTop w:val="0"/>
      <w:marBottom w:val="0"/>
      <w:divBdr>
        <w:top w:val="none" w:sz="0" w:space="0" w:color="auto"/>
        <w:left w:val="none" w:sz="0" w:space="0" w:color="auto"/>
        <w:bottom w:val="none" w:sz="0" w:space="0" w:color="auto"/>
        <w:right w:val="none" w:sz="0" w:space="0" w:color="auto"/>
      </w:divBdr>
      <w:divsChild>
        <w:div w:id="112752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235142">
      <w:bodyDiv w:val="1"/>
      <w:marLeft w:val="0"/>
      <w:marRight w:val="0"/>
      <w:marTop w:val="0"/>
      <w:marBottom w:val="0"/>
      <w:divBdr>
        <w:top w:val="none" w:sz="0" w:space="0" w:color="auto"/>
        <w:left w:val="none" w:sz="0" w:space="0" w:color="auto"/>
        <w:bottom w:val="none" w:sz="0" w:space="0" w:color="auto"/>
        <w:right w:val="none" w:sz="0" w:space="0" w:color="auto"/>
      </w:divBdr>
    </w:div>
    <w:div w:id="2064060469">
      <w:bodyDiv w:val="1"/>
      <w:marLeft w:val="0"/>
      <w:marRight w:val="0"/>
      <w:marTop w:val="0"/>
      <w:marBottom w:val="0"/>
      <w:divBdr>
        <w:top w:val="none" w:sz="0" w:space="0" w:color="auto"/>
        <w:left w:val="none" w:sz="0" w:space="0" w:color="auto"/>
        <w:bottom w:val="none" w:sz="0" w:space="0" w:color="auto"/>
        <w:right w:val="none" w:sz="0" w:space="0" w:color="auto"/>
      </w:divBdr>
    </w:div>
    <w:div w:id="2087914157">
      <w:bodyDiv w:val="1"/>
      <w:marLeft w:val="0"/>
      <w:marRight w:val="0"/>
      <w:marTop w:val="0"/>
      <w:marBottom w:val="0"/>
      <w:divBdr>
        <w:top w:val="none" w:sz="0" w:space="0" w:color="auto"/>
        <w:left w:val="none" w:sz="0" w:space="0" w:color="auto"/>
        <w:bottom w:val="none" w:sz="0" w:space="0" w:color="auto"/>
        <w:right w:val="none" w:sz="0" w:space="0" w:color="auto"/>
      </w:divBdr>
    </w:div>
    <w:div w:id="2099402929">
      <w:bodyDiv w:val="1"/>
      <w:marLeft w:val="0"/>
      <w:marRight w:val="0"/>
      <w:marTop w:val="0"/>
      <w:marBottom w:val="0"/>
      <w:divBdr>
        <w:top w:val="none" w:sz="0" w:space="0" w:color="auto"/>
        <w:left w:val="none" w:sz="0" w:space="0" w:color="auto"/>
        <w:bottom w:val="none" w:sz="0" w:space="0" w:color="auto"/>
        <w:right w:val="none" w:sz="0" w:space="0" w:color="auto"/>
      </w:divBdr>
    </w:div>
    <w:div w:id="2112504805">
      <w:bodyDiv w:val="1"/>
      <w:marLeft w:val="0"/>
      <w:marRight w:val="0"/>
      <w:marTop w:val="0"/>
      <w:marBottom w:val="0"/>
      <w:divBdr>
        <w:top w:val="none" w:sz="0" w:space="0" w:color="auto"/>
        <w:left w:val="none" w:sz="0" w:space="0" w:color="auto"/>
        <w:bottom w:val="none" w:sz="0" w:space="0" w:color="auto"/>
        <w:right w:val="none" w:sz="0" w:space="0" w:color="auto"/>
      </w:divBdr>
    </w:div>
    <w:div w:id="2113357586">
      <w:bodyDiv w:val="1"/>
      <w:marLeft w:val="0"/>
      <w:marRight w:val="0"/>
      <w:marTop w:val="0"/>
      <w:marBottom w:val="0"/>
      <w:divBdr>
        <w:top w:val="none" w:sz="0" w:space="0" w:color="auto"/>
        <w:left w:val="none" w:sz="0" w:space="0" w:color="auto"/>
        <w:bottom w:val="none" w:sz="0" w:space="0" w:color="auto"/>
        <w:right w:val="none" w:sz="0" w:space="0" w:color="auto"/>
      </w:divBdr>
    </w:div>
    <w:div w:id="2116242696">
      <w:bodyDiv w:val="1"/>
      <w:marLeft w:val="0"/>
      <w:marRight w:val="0"/>
      <w:marTop w:val="0"/>
      <w:marBottom w:val="0"/>
      <w:divBdr>
        <w:top w:val="none" w:sz="0" w:space="0" w:color="auto"/>
        <w:left w:val="none" w:sz="0" w:space="0" w:color="auto"/>
        <w:bottom w:val="none" w:sz="0" w:space="0" w:color="auto"/>
        <w:right w:val="none" w:sz="0" w:space="0" w:color="auto"/>
      </w:divBdr>
    </w:div>
    <w:div w:id="2116243529">
      <w:bodyDiv w:val="1"/>
      <w:marLeft w:val="0"/>
      <w:marRight w:val="0"/>
      <w:marTop w:val="0"/>
      <w:marBottom w:val="0"/>
      <w:divBdr>
        <w:top w:val="none" w:sz="0" w:space="0" w:color="auto"/>
        <w:left w:val="none" w:sz="0" w:space="0" w:color="auto"/>
        <w:bottom w:val="none" w:sz="0" w:space="0" w:color="auto"/>
        <w:right w:val="none" w:sz="0" w:space="0" w:color="auto"/>
      </w:divBdr>
    </w:div>
    <w:div w:id="2120417318">
      <w:bodyDiv w:val="1"/>
      <w:marLeft w:val="0"/>
      <w:marRight w:val="0"/>
      <w:marTop w:val="0"/>
      <w:marBottom w:val="0"/>
      <w:divBdr>
        <w:top w:val="none" w:sz="0" w:space="0" w:color="auto"/>
        <w:left w:val="none" w:sz="0" w:space="0" w:color="auto"/>
        <w:bottom w:val="none" w:sz="0" w:space="0" w:color="auto"/>
        <w:right w:val="none" w:sz="0" w:space="0" w:color="auto"/>
      </w:divBdr>
    </w:div>
    <w:div w:id="2127195380">
      <w:bodyDiv w:val="1"/>
      <w:marLeft w:val="0"/>
      <w:marRight w:val="0"/>
      <w:marTop w:val="0"/>
      <w:marBottom w:val="0"/>
      <w:divBdr>
        <w:top w:val="none" w:sz="0" w:space="0" w:color="auto"/>
        <w:left w:val="none" w:sz="0" w:space="0" w:color="auto"/>
        <w:bottom w:val="none" w:sz="0" w:space="0" w:color="auto"/>
        <w:right w:val="none" w:sz="0" w:space="0" w:color="auto"/>
      </w:divBdr>
    </w:div>
    <w:div w:id="2132629278">
      <w:bodyDiv w:val="1"/>
      <w:marLeft w:val="0"/>
      <w:marRight w:val="0"/>
      <w:marTop w:val="0"/>
      <w:marBottom w:val="0"/>
      <w:divBdr>
        <w:top w:val="none" w:sz="0" w:space="0" w:color="auto"/>
        <w:left w:val="none" w:sz="0" w:space="0" w:color="auto"/>
        <w:bottom w:val="none" w:sz="0" w:space="0" w:color="auto"/>
        <w:right w:val="none" w:sz="0" w:space="0" w:color="auto"/>
      </w:divBdr>
    </w:div>
    <w:div w:id="2135902388">
      <w:bodyDiv w:val="1"/>
      <w:marLeft w:val="0"/>
      <w:marRight w:val="0"/>
      <w:marTop w:val="0"/>
      <w:marBottom w:val="0"/>
      <w:divBdr>
        <w:top w:val="none" w:sz="0" w:space="0" w:color="auto"/>
        <w:left w:val="none" w:sz="0" w:space="0" w:color="auto"/>
        <w:bottom w:val="none" w:sz="0" w:space="0" w:color="auto"/>
        <w:right w:val="none" w:sz="0" w:space="0" w:color="auto"/>
      </w:divBdr>
      <w:divsChild>
        <w:div w:id="578321767">
          <w:marLeft w:val="0"/>
          <w:marRight w:val="0"/>
          <w:marTop w:val="0"/>
          <w:marBottom w:val="0"/>
          <w:divBdr>
            <w:top w:val="none" w:sz="0" w:space="0" w:color="auto"/>
            <w:left w:val="none" w:sz="0" w:space="0" w:color="auto"/>
            <w:bottom w:val="none" w:sz="0" w:space="0" w:color="auto"/>
            <w:right w:val="none" w:sz="0" w:space="0" w:color="auto"/>
          </w:divBdr>
          <w:divsChild>
            <w:div w:id="433133540">
              <w:marLeft w:val="0"/>
              <w:marRight w:val="0"/>
              <w:marTop w:val="0"/>
              <w:marBottom w:val="0"/>
              <w:divBdr>
                <w:top w:val="none" w:sz="0" w:space="0" w:color="auto"/>
                <w:left w:val="none" w:sz="0" w:space="0" w:color="auto"/>
                <w:bottom w:val="none" w:sz="0" w:space="0" w:color="auto"/>
                <w:right w:val="none" w:sz="0" w:space="0" w:color="auto"/>
              </w:divBdr>
              <w:divsChild>
                <w:div w:id="1406996658">
                  <w:marLeft w:val="0"/>
                  <w:marRight w:val="0"/>
                  <w:marTop w:val="0"/>
                  <w:marBottom w:val="0"/>
                  <w:divBdr>
                    <w:top w:val="none" w:sz="0" w:space="0" w:color="auto"/>
                    <w:left w:val="none" w:sz="0" w:space="0" w:color="auto"/>
                    <w:bottom w:val="none" w:sz="0" w:space="0" w:color="auto"/>
                    <w:right w:val="none" w:sz="0" w:space="0" w:color="auto"/>
                  </w:divBdr>
                  <w:divsChild>
                    <w:div w:id="198634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654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emf"/><Relationship Id="rId26" Type="http://schemas.openxmlformats.org/officeDocument/2006/relationships/image" Target="media/image13.png"/><Relationship Id="rId39" Type="http://schemas.microsoft.com/office/2011/relationships/people" Target="peop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2.xml"/><Relationship Id="rId10" Type="http://schemas.openxmlformats.org/officeDocument/2006/relationships/comments" Target="comments.xml"/><Relationship Id="rId19" Type="http://schemas.openxmlformats.org/officeDocument/2006/relationships/image" Target="media/image6.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uio.no/english/about/designmanual/profile-elements/logo/index.html"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hyperlink" Target="https://www.ub.uio.no/english/writing-publishing/masters-theses/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01FA8-130B-924A-9150-CE90A2558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73</Pages>
  <Words>60323</Words>
  <Characters>343842</Characters>
  <Application>Microsoft Office Word</Application>
  <DocSecurity>0</DocSecurity>
  <Lines>2865</Lines>
  <Paragraphs>806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Margrete Soya Heimvik</dc:creator>
  <cp:keywords/>
  <dc:description/>
  <cp:lastModifiedBy>Margrete Soya Heimvik</cp:lastModifiedBy>
  <cp:revision>13</cp:revision>
  <dcterms:created xsi:type="dcterms:W3CDTF">2025-05-03T07:04:00Z</dcterms:created>
  <dcterms:modified xsi:type="dcterms:W3CDTF">2025-05-05T16:10:00Z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id="xVP8rJjv"/&gt;&lt;style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